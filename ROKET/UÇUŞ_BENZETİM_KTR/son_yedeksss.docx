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46ECC2" w14:textId="77777777" w:rsidR="00392764" w:rsidRDefault="00392764" w:rsidP="00916D08">
      <w:pPr>
        <w:pStyle w:val="Default"/>
        <w:spacing w:line="360" w:lineRule="auto"/>
        <w:pPrChange w:id="0" w:author="LENOVO" w:date="2022-05-05T16:28:00Z">
          <w:pPr>
            <w:pStyle w:val="Default"/>
          </w:pPr>
        </w:pPrChange>
      </w:pPr>
    </w:p>
    <w:p w14:paraId="23F57777" w14:textId="50252A1B" w:rsidR="00392764" w:rsidRPr="00916D08" w:rsidRDefault="00392764" w:rsidP="00392764">
      <w:pPr>
        <w:pStyle w:val="Default"/>
        <w:spacing w:line="360" w:lineRule="auto"/>
        <w:jc w:val="center"/>
        <w:rPr>
          <w:rPrChange w:id="1" w:author="LENOVO" w:date="2022-05-05T16:28:00Z">
            <w:rPr>
              <w:sz w:val="44"/>
              <w:szCs w:val="44"/>
            </w:rPr>
          </w:rPrChange>
        </w:rPr>
      </w:pPr>
      <w:r w:rsidRPr="00916D08">
        <w:rPr>
          <w:rPrChange w:id="2" w:author="LENOVO" w:date="2022-05-05T16:28:00Z">
            <w:rPr>
              <w:sz w:val="44"/>
              <w:szCs w:val="44"/>
            </w:rPr>
          </w:rPrChange>
        </w:rPr>
        <w:t>KAYZER ROKET TAKIMI</w:t>
      </w:r>
    </w:p>
    <w:p w14:paraId="1AF4D16C" w14:textId="3CCD2028" w:rsidR="00392764" w:rsidRPr="00916D08" w:rsidRDefault="00392764" w:rsidP="00392764">
      <w:pPr>
        <w:pStyle w:val="Default"/>
        <w:spacing w:line="360" w:lineRule="auto"/>
        <w:jc w:val="center"/>
        <w:rPr>
          <w:rPrChange w:id="3" w:author="LENOVO" w:date="2022-05-05T16:28:00Z">
            <w:rPr>
              <w:sz w:val="44"/>
              <w:szCs w:val="44"/>
            </w:rPr>
          </w:rPrChange>
        </w:rPr>
      </w:pPr>
      <w:r w:rsidRPr="00916D08">
        <w:rPr>
          <w:rPrChange w:id="4" w:author="LENOVO" w:date="2022-05-05T16:28:00Z">
            <w:rPr>
              <w:sz w:val="44"/>
              <w:szCs w:val="44"/>
            </w:rPr>
          </w:rPrChange>
        </w:rPr>
        <w:t>TEKNOFEST-2022 ROKET YARIŞMASI</w:t>
      </w:r>
    </w:p>
    <w:p w14:paraId="3D12D0C2" w14:textId="245769E9" w:rsidR="00392764" w:rsidRPr="00916D08" w:rsidRDefault="00392764" w:rsidP="00392764">
      <w:pPr>
        <w:pStyle w:val="Default"/>
        <w:spacing w:line="360" w:lineRule="auto"/>
        <w:jc w:val="center"/>
        <w:rPr>
          <w:rPrChange w:id="5" w:author="LENOVO" w:date="2022-05-05T16:28:00Z">
            <w:rPr>
              <w:sz w:val="44"/>
              <w:szCs w:val="44"/>
            </w:rPr>
          </w:rPrChange>
        </w:rPr>
      </w:pPr>
      <w:r w:rsidRPr="00916D08">
        <w:rPr>
          <w:rPrChange w:id="6" w:author="LENOVO" w:date="2022-05-05T16:28:00Z">
            <w:rPr>
              <w:sz w:val="44"/>
              <w:szCs w:val="44"/>
            </w:rPr>
          </w:rPrChange>
        </w:rPr>
        <w:t>ÖTR AŞAMASI</w:t>
      </w:r>
    </w:p>
    <w:p w14:paraId="1E34AAD7" w14:textId="4A1ABDFA" w:rsidR="00392764" w:rsidRPr="00916D08" w:rsidRDefault="00392764" w:rsidP="00392764">
      <w:pPr>
        <w:spacing w:line="360" w:lineRule="auto"/>
        <w:jc w:val="center"/>
        <w:rPr>
          <w:rFonts w:ascii="Times New Roman" w:hAnsi="Times New Roman"/>
          <w:sz w:val="24"/>
          <w:rPrChange w:id="7" w:author="LENOVO" w:date="2022-05-05T16:28:00Z">
            <w:rPr>
              <w:rFonts w:ascii="Times New Roman" w:hAnsi="Times New Roman" w:cs="Times New Roman"/>
              <w:sz w:val="44"/>
              <w:szCs w:val="44"/>
            </w:rPr>
          </w:rPrChange>
        </w:rPr>
      </w:pPr>
      <w:r w:rsidRPr="00916D08">
        <w:rPr>
          <w:rFonts w:ascii="Times New Roman" w:hAnsi="Times New Roman"/>
          <w:sz w:val="24"/>
          <w:rPrChange w:id="8" w:author="LENOVO" w:date="2022-05-05T16:28:00Z">
            <w:rPr>
              <w:rFonts w:ascii="Times New Roman" w:hAnsi="Times New Roman" w:cs="Times New Roman"/>
              <w:sz w:val="44"/>
              <w:szCs w:val="44"/>
            </w:rPr>
          </w:rPrChange>
        </w:rPr>
        <w:t>UÇUŞ BENZETİMİ RAPORU</w:t>
      </w:r>
    </w:p>
    <w:p w14:paraId="40B5429A" w14:textId="77777777" w:rsidR="00392764" w:rsidRPr="00916D08" w:rsidRDefault="00392764" w:rsidP="00392764">
      <w:pPr>
        <w:spacing w:line="360" w:lineRule="auto"/>
        <w:jc w:val="center"/>
        <w:rPr>
          <w:rFonts w:ascii="Times New Roman" w:hAnsi="Times New Roman"/>
          <w:sz w:val="24"/>
          <w:rPrChange w:id="9" w:author="LENOVO" w:date="2022-05-05T16:28:00Z">
            <w:rPr>
              <w:rFonts w:ascii="Times New Roman" w:hAnsi="Times New Roman" w:cs="Times New Roman"/>
              <w:sz w:val="44"/>
              <w:szCs w:val="44"/>
            </w:rPr>
          </w:rPrChange>
        </w:rPr>
      </w:pPr>
    </w:p>
    <w:p w14:paraId="11F8A0CB" w14:textId="77777777" w:rsidR="00392764" w:rsidRDefault="00392764" w:rsidP="004855AA">
      <w:pPr>
        <w:spacing w:line="360" w:lineRule="auto"/>
        <w:rPr>
          <w:rFonts w:ascii="Times New Roman" w:hAnsi="Times New Roman" w:cs="Times New Roman"/>
          <w:sz w:val="24"/>
          <w:szCs w:val="24"/>
        </w:rPr>
      </w:pPr>
      <w:r w:rsidRPr="00916D08">
        <w:rPr>
          <w:rFonts w:ascii="Times New Roman" w:hAnsi="Times New Roman"/>
          <w:sz w:val="24"/>
          <w:rPrChange w:id="10" w:author="LENOVO" w:date="2022-05-05T16:28:00Z">
            <w:rPr>
              <w:noProof/>
              <w:lang w:eastAsia="tr-TR"/>
            </w:rPr>
          </w:rPrChange>
        </w:rPr>
        <w:drawing>
          <wp:inline distT="0" distB="0" distL="0" distR="0" wp14:anchorId="058CBFDD" wp14:editId="64DDFDBF">
            <wp:extent cx="5760720" cy="58229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5822950"/>
                    </a:xfrm>
                    <a:prstGeom prst="rect">
                      <a:avLst/>
                    </a:prstGeom>
                    <a:noFill/>
                    <a:ln>
                      <a:noFill/>
                    </a:ln>
                  </pic:spPr>
                </pic:pic>
              </a:graphicData>
            </a:graphic>
          </wp:inline>
        </w:drawing>
      </w:r>
    </w:p>
    <w:p w14:paraId="77D5EF07" w14:textId="77777777" w:rsidR="005B75D0" w:rsidRDefault="005B75D0" w:rsidP="00392764">
      <w:pPr>
        <w:spacing w:line="360" w:lineRule="auto"/>
        <w:rPr>
          <w:rFonts w:ascii="Times New Roman" w:hAnsi="Times New Roman" w:cs="Times New Roman"/>
          <w:sz w:val="24"/>
          <w:szCs w:val="24"/>
        </w:rPr>
      </w:pPr>
    </w:p>
    <w:p w14:paraId="68EDAF21" w14:textId="2D3BDFCF" w:rsidR="005B75D0" w:rsidRDefault="005B75D0" w:rsidP="00916D08">
      <w:pPr>
        <w:spacing w:line="360" w:lineRule="auto"/>
        <w:rPr>
          <w:rFonts w:ascii="Times New Roman" w:hAnsi="Times New Roman" w:cs="Times New Roman"/>
          <w:sz w:val="24"/>
          <w:szCs w:val="24"/>
        </w:rPr>
        <w:pPrChange w:id="11" w:author="LENOVO" w:date="2022-05-05T16:28:00Z">
          <w:pPr/>
        </w:pPrChange>
      </w:pPr>
    </w:p>
    <w:sdt>
      <w:sdtPr>
        <w:rPr>
          <w:b w:val="0"/>
          <w:sz w:val="24"/>
          <w:rPrChange w:id="12" w:author="LENOVO" w:date="2022-05-05T16:28:00Z">
            <w:rPr>
              <w:rFonts w:asciiTheme="minorHAnsi" w:eastAsiaTheme="minorHAnsi" w:hAnsiTheme="minorHAnsi" w:cstheme="minorBidi"/>
              <w:b w:val="0"/>
              <w:sz w:val="22"/>
              <w:szCs w:val="22"/>
              <w:lang w:eastAsia="en-US"/>
            </w:rPr>
          </w:rPrChange>
        </w:rPr>
        <w:id w:val="-290286817"/>
        <w:docPartObj>
          <w:docPartGallery w:val="Table of Contents"/>
          <w:docPartUnique/>
        </w:docPartObj>
      </w:sdtPr>
      <w:sdtEndPr>
        <w:rPr>
          <w:rFonts w:eastAsiaTheme="minorHAnsi" w:cstheme="minorBidi"/>
          <w:szCs w:val="22"/>
          <w:lang w:eastAsia="en-US"/>
          <w:rPrChange w:id="13" w:author="LENOVO" w:date="2022-05-05T16:28:00Z">
            <w:rPr/>
          </w:rPrChange>
        </w:rPr>
      </w:sdtEndPr>
      <w:sdtContent>
        <w:p w14:paraId="0164771C" w14:textId="08992CD6" w:rsidR="005B75D0" w:rsidRPr="00916D08" w:rsidRDefault="005B75D0" w:rsidP="00916D08">
          <w:pPr>
            <w:pStyle w:val="TOCHeading"/>
            <w:spacing w:line="360" w:lineRule="auto"/>
            <w:rPr>
              <w:sz w:val="24"/>
              <w:rPrChange w:id="14" w:author="LENOVO" w:date="2022-05-05T16:28:00Z">
                <w:rPr/>
              </w:rPrChange>
            </w:rPr>
            <w:pPrChange w:id="15" w:author="LENOVO" w:date="2022-05-05T16:28:00Z">
              <w:pPr>
                <w:pStyle w:val="TOCHeading"/>
              </w:pPr>
            </w:pPrChange>
          </w:pPr>
          <w:r w:rsidRPr="00916D08">
            <w:rPr>
              <w:sz w:val="24"/>
              <w:rPrChange w:id="16" w:author="LENOVO" w:date="2022-05-05T16:28:00Z">
                <w:rPr/>
              </w:rPrChange>
            </w:rPr>
            <w:t>İçindekiler</w:t>
          </w:r>
        </w:p>
        <w:p w14:paraId="381E8035" w14:textId="08B0DFE6" w:rsidR="00A9729C" w:rsidRPr="00916D08" w:rsidRDefault="005B75D0" w:rsidP="00916D08">
          <w:pPr>
            <w:pStyle w:val="TOC1"/>
            <w:tabs>
              <w:tab w:val="right" w:leader="dot" w:pos="9062"/>
            </w:tabs>
            <w:spacing w:line="360" w:lineRule="auto"/>
            <w:rPr>
              <w:rFonts w:ascii="Times New Roman" w:hAnsi="Times New Roman"/>
              <w:sz w:val="24"/>
              <w:rPrChange w:id="17" w:author="LENOVO" w:date="2022-05-05T16:28:00Z">
                <w:rPr>
                  <w:rFonts w:eastAsiaTheme="minorEastAsia"/>
                  <w:noProof/>
                  <w:lang w:eastAsia="tr-TR"/>
                </w:rPr>
              </w:rPrChange>
            </w:rPr>
            <w:pPrChange w:id="18" w:author="LENOVO" w:date="2022-05-05T16:28:00Z">
              <w:pPr>
                <w:pStyle w:val="TOC1"/>
                <w:tabs>
                  <w:tab w:val="right" w:leader="dot" w:pos="9062"/>
                </w:tabs>
              </w:pPr>
            </w:pPrChange>
          </w:pPr>
          <w:r w:rsidRPr="00916D08">
            <w:rPr>
              <w:rFonts w:ascii="Times New Roman" w:hAnsi="Times New Roman"/>
              <w:sz w:val="24"/>
              <w:rPrChange w:id="19" w:author="LENOVO" w:date="2022-05-05T16:28:00Z">
                <w:rPr/>
              </w:rPrChange>
            </w:rPr>
            <w:fldChar w:fldCharType="begin"/>
          </w:r>
          <w:r w:rsidRPr="00916D08">
            <w:rPr>
              <w:rFonts w:ascii="Times New Roman" w:hAnsi="Times New Roman"/>
              <w:sz w:val="24"/>
              <w:rPrChange w:id="20" w:author="LENOVO" w:date="2022-05-05T16:28:00Z">
                <w:rPr/>
              </w:rPrChange>
            </w:rPr>
            <w:instrText xml:space="preserve"> TOC \o "1-3" \h \z \u </w:instrText>
          </w:r>
          <w:r w:rsidRPr="00916D08">
            <w:rPr>
              <w:rFonts w:ascii="Times New Roman" w:hAnsi="Times New Roman"/>
              <w:sz w:val="24"/>
              <w:rPrChange w:id="21" w:author="LENOVO" w:date="2022-05-05T16:28:00Z">
                <w:rPr/>
              </w:rPrChange>
            </w:rPr>
            <w:fldChar w:fldCharType="separate"/>
          </w:r>
          <w:r w:rsidR="00E32178" w:rsidRPr="00916D08">
            <w:rPr>
              <w:rStyle w:val="Hyperlink"/>
              <w:rFonts w:ascii="Times New Roman" w:hAnsi="Times New Roman"/>
              <w:sz w:val="24"/>
              <w:rPrChange w:id="22" w:author="LENOVO" w:date="2022-05-05T16:28:00Z">
                <w:rPr>
                  <w:rStyle w:val="Hyperlink"/>
                  <w:noProof/>
                </w:rPr>
              </w:rPrChange>
            </w:rPr>
            <w:fldChar w:fldCharType="begin"/>
          </w:r>
          <w:r w:rsidR="00E32178" w:rsidRPr="00916D08">
            <w:rPr>
              <w:rStyle w:val="Hyperlink"/>
              <w:rFonts w:ascii="Times New Roman" w:hAnsi="Times New Roman"/>
              <w:sz w:val="24"/>
              <w:rPrChange w:id="23" w:author="LENOVO" w:date="2022-05-05T16:28:00Z">
                <w:rPr>
                  <w:rStyle w:val="Hyperlink"/>
                  <w:noProof/>
                </w:rPr>
              </w:rPrChange>
            </w:rPr>
            <w:instrText xml:space="preserve"> HYPERLINK \l "_Toc102649943" </w:instrText>
          </w:r>
          <w:r w:rsidR="00E32178" w:rsidRPr="00916D08">
            <w:rPr>
              <w:rStyle w:val="Hyperlink"/>
              <w:rFonts w:ascii="Times New Roman" w:hAnsi="Times New Roman"/>
              <w:sz w:val="24"/>
              <w:rPrChange w:id="24" w:author="LENOVO" w:date="2022-05-05T16:28:00Z">
                <w:rPr>
                  <w:rStyle w:val="Hyperlink"/>
                  <w:noProof/>
                </w:rPr>
              </w:rPrChange>
            </w:rPr>
            <w:fldChar w:fldCharType="separate"/>
          </w:r>
          <w:r w:rsidR="00A9729C" w:rsidRPr="00916D08">
            <w:rPr>
              <w:rStyle w:val="Hyperlink"/>
              <w:rFonts w:ascii="Times New Roman" w:hAnsi="Times New Roman"/>
              <w:sz w:val="24"/>
              <w:rPrChange w:id="25" w:author="LENOVO" w:date="2022-05-05T16:28:00Z">
                <w:rPr>
                  <w:rStyle w:val="Hyperlink"/>
                  <w:noProof/>
                </w:rPr>
              </w:rPrChange>
            </w:rPr>
            <w:t>Kinematik ve Dinamik Denklemler</w:t>
          </w:r>
          <w:r w:rsidR="00A9729C" w:rsidRPr="00916D08">
            <w:rPr>
              <w:rFonts w:ascii="Times New Roman" w:hAnsi="Times New Roman"/>
              <w:webHidden/>
              <w:sz w:val="24"/>
              <w:rPrChange w:id="26" w:author="LENOVO" w:date="2022-05-05T16:28:00Z">
                <w:rPr>
                  <w:noProof/>
                  <w:webHidden/>
                </w:rPr>
              </w:rPrChange>
            </w:rPr>
            <w:tab/>
          </w:r>
          <w:r w:rsidR="00A9729C" w:rsidRPr="00916D08">
            <w:rPr>
              <w:rFonts w:ascii="Times New Roman" w:hAnsi="Times New Roman"/>
              <w:webHidden/>
              <w:sz w:val="24"/>
              <w:rPrChange w:id="27" w:author="LENOVO" w:date="2022-05-05T16:28:00Z">
                <w:rPr>
                  <w:noProof/>
                  <w:webHidden/>
                </w:rPr>
              </w:rPrChange>
            </w:rPr>
            <w:fldChar w:fldCharType="begin"/>
          </w:r>
          <w:r w:rsidR="00A9729C" w:rsidRPr="00916D08">
            <w:rPr>
              <w:rFonts w:ascii="Times New Roman" w:hAnsi="Times New Roman"/>
              <w:webHidden/>
              <w:sz w:val="24"/>
              <w:rPrChange w:id="28" w:author="LENOVO" w:date="2022-05-05T16:28:00Z">
                <w:rPr>
                  <w:noProof/>
                  <w:webHidden/>
                </w:rPr>
              </w:rPrChange>
            </w:rPr>
            <w:instrText xml:space="preserve"> PAGEREF _Toc102649943 \h </w:instrText>
          </w:r>
          <w:r w:rsidR="00A9729C" w:rsidRPr="00916D08">
            <w:rPr>
              <w:rFonts w:ascii="Times New Roman" w:hAnsi="Times New Roman"/>
              <w:webHidden/>
              <w:sz w:val="24"/>
              <w:rPrChange w:id="29" w:author="LENOVO" w:date="2022-05-05T16:28:00Z">
                <w:rPr>
                  <w:noProof/>
                  <w:webHidden/>
                </w:rPr>
              </w:rPrChange>
            </w:rPr>
          </w:r>
          <w:r w:rsidR="00A9729C" w:rsidRPr="00916D08">
            <w:rPr>
              <w:rFonts w:ascii="Times New Roman" w:hAnsi="Times New Roman"/>
              <w:webHidden/>
              <w:sz w:val="24"/>
              <w:rPrChange w:id="30" w:author="LENOVO" w:date="2022-05-05T16:28:00Z">
                <w:rPr>
                  <w:noProof/>
                  <w:webHidden/>
                </w:rPr>
              </w:rPrChange>
            </w:rPr>
            <w:fldChar w:fldCharType="separate"/>
          </w:r>
          <w:r w:rsidR="00A9729C" w:rsidRPr="00916D08">
            <w:rPr>
              <w:rFonts w:ascii="Times New Roman" w:hAnsi="Times New Roman"/>
              <w:webHidden/>
              <w:sz w:val="24"/>
              <w:rPrChange w:id="31" w:author="LENOVO" w:date="2022-05-05T16:28:00Z">
                <w:rPr>
                  <w:noProof/>
                  <w:webHidden/>
                </w:rPr>
              </w:rPrChange>
            </w:rPr>
            <w:t>2</w:t>
          </w:r>
          <w:r w:rsidR="00A9729C" w:rsidRPr="00916D08">
            <w:rPr>
              <w:rFonts w:ascii="Times New Roman" w:hAnsi="Times New Roman"/>
              <w:webHidden/>
              <w:sz w:val="24"/>
              <w:rPrChange w:id="32" w:author="LENOVO" w:date="2022-05-05T16:28:00Z">
                <w:rPr>
                  <w:noProof/>
                  <w:webHidden/>
                </w:rPr>
              </w:rPrChange>
            </w:rPr>
            <w:fldChar w:fldCharType="end"/>
          </w:r>
          <w:r w:rsidR="00E32178" w:rsidRPr="00916D08">
            <w:rPr>
              <w:rFonts w:ascii="Times New Roman" w:hAnsi="Times New Roman"/>
              <w:sz w:val="24"/>
              <w:rPrChange w:id="33" w:author="LENOVO" w:date="2022-05-05T16:28:00Z">
                <w:rPr>
                  <w:noProof/>
                </w:rPr>
              </w:rPrChange>
            </w:rPr>
            <w:fldChar w:fldCharType="end"/>
          </w:r>
        </w:p>
        <w:p w14:paraId="0529391D" w14:textId="382FF618" w:rsidR="00A9729C" w:rsidRPr="00916D08" w:rsidRDefault="00E32178" w:rsidP="00916D08">
          <w:pPr>
            <w:pStyle w:val="TOC1"/>
            <w:tabs>
              <w:tab w:val="right" w:leader="dot" w:pos="9062"/>
            </w:tabs>
            <w:spacing w:line="360" w:lineRule="auto"/>
            <w:rPr>
              <w:rFonts w:ascii="Times New Roman" w:hAnsi="Times New Roman"/>
              <w:sz w:val="24"/>
              <w:rPrChange w:id="34" w:author="LENOVO" w:date="2022-05-05T16:28:00Z">
                <w:rPr>
                  <w:rFonts w:eastAsiaTheme="minorEastAsia"/>
                  <w:noProof/>
                  <w:lang w:eastAsia="tr-TR"/>
                </w:rPr>
              </w:rPrChange>
            </w:rPr>
            <w:pPrChange w:id="35" w:author="LENOVO" w:date="2022-05-05T16:28:00Z">
              <w:pPr>
                <w:pStyle w:val="TOC1"/>
                <w:tabs>
                  <w:tab w:val="right" w:leader="dot" w:pos="9062"/>
                </w:tabs>
              </w:pPr>
            </w:pPrChange>
          </w:pPr>
          <w:r w:rsidRPr="00916D08">
            <w:rPr>
              <w:rStyle w:val="Hyperlink"/>
              <w:rFonts w:ascii="Times New Roman" w:hAnsi="Times New Roman"/>
              <w:sz w:val="24"/>
              <w:rPrChange w:id="36" w:author="LENOVO" w:date="2022-05-05T16:28:00Z">
                <w:rPr>
                  <w:rStyle w:val="Hyperlink"/>
                  <w:noProof/>
                </w:rPr>
              </w:rPrChange>
            </w:rPr>
            <w:fldChar w:fldCharType="begin"/>
          </w:r>
          <w:r w:rsidRPr="00916D08">
            <w:rPr>
              <w:rStyle w:val="Hyperlink"/>
              <w:rFonts w:ascii="Times New Roman" w:hAnsi="Times New Roman"/>
              <w:sz w:val="24"/>
              <w:rPrChange w:id="37" w:author="LENOVO" w:date="2022-05-05T16:28:00Z">
                <w:rPr>
                  <w:rStyle w:val="Hyperlink"/>
                  <w:noProof/>
                </w:rPr>
              </w:rPrChange>
            </w:rPr>
            <w:instrText xml:space="preserve"> HYPERLINK \l "_Toc102649944" </w:instrText>
          </w:r>
          <w:r w:rsidRPr="00916D08">
            <w:rPr>
              <w:rStyle w:val="Hyperlink"/>
              <w:rFonts w:ascii="Times New Roman" w:hAnsi="Times New Roman"/>
              <w:sz w:val="24"/>
              <w:rPrChange w:id="38" w:author="LENOVO" w:date="2022-05-05T16:28:00Z">
                <w:rPr>
                  <w:rStyle w:val="Hyperlink"/>
                  <w:noProof/>
                </w:rPr>
              </w:rPrChange>
            </w:rPr>
            <w:fldChar w:fldCharType="separate"/>
          </w:r>
          <w:r w:rsidR="00A9729C" w:rsidRPr="00916D08">
            <w:rPr>
              <w:rStyle w:val="Hyperlink"/>
              <w:rFonts w:ascii="Times New Roman" w:hAnsi="Times New Roman"/>
              <w:sz w:val="24"/>
              <w:rPrChange w:id="39" w:author="LENOVO" w:date="2022-05-05T16:28:00Z">
                <w:rPr>
                  <w:rStyle w:val="Hyperlink"/>
                  <w:noProof/>
                </w:rPr>
              </w:rPrChange>
            </w:rPr>
            <w:t>Atmosfer Modeli</w:t>
          </w:r>
          <w:r w:rsidR="00A9729C" w:rsidRPr="00916D08">
            <w:rPr>
              <w:rFonts w:ascii="Times New Roman" w:hAnsi="Times New Roman"/>
              <w:webHidden/>
              <w:sz w:val="24"/>
              <w:rPrChange w:id="40" w:author="LENOVO" w:date="2022-05-05T16:28:00Z">
                <w:rPr>
                  <w:noProof/>
                  <w:webHidden/>
                </w:rPr>
              </w:rPrChange>
            </w:rPr>
            <w:tab/>
          </w:r>
          <w:r w:rsidR="00A9729C" w:rsidRPr="00916D08">
            <w:rPr>
              <w:rFonts w:ascii="Times New Roman" w:hAnsi="Times New Roman"/>
              <w:webHidden/>
              <w:sz w:val="24"/>
              <w:rPrChange w:id="41" w:author="LENOVO" w:date="2022-05-05T16:28:00Z">
                <w:rPr>
                  <w:noProof/>
                  <w:webHidden/>
                </w:rPr>
              </w:rPrChange>
            </w:rPr>
            <w:fldChar w:fldCharType="begin"/>
          </w:r>
          <w:r w:rsidR="00A9729C" w:rsidRPr="00916D08">
            <w:rPr>
              <w:rFonts w:ascii="Times New Roman" w:hAnsi="Times New Roman"/>
              <w:webHidden/>
              <w:sz w:val="24"/>
              <w:rPrChange w:id="42" w:author="LENOVO" w:date="2022-05-05T16:28:00Z">
                <w:rPr>
                  <w:noProof/>
                  <w:webHidden/>
                </w:rPr>
              </w:rPrChange>
            </w:rPr>
            <w:instrText xml:space="preserve"> PAGEREF _Toc102649944 \h </w:instrText>
          </w:r>
          <w:r w:rsidR="00A9729C" w:rsidRPr="00916D08">
            <w:rPr>
              <w:rFonts w:ascii="Times New Roman" w:hAnsi="Times New Roman"/>
              <w:webHidden/>
              <w:sz w:val="24"/>
              <w:rPrChange w:id="43" w:author="LENOVO" w:date="2022-05-05T16:28:00Z">
                <w:rPr>
                  <w:noProof/>
                  <w:webHidden/>
                </w:rPr>
              </w:rPrChange>
            </w:rPr>
          </w:r>
          <w:r w:rsidR="00A9729C" w:rsidRPr="00916D08">
            <w:rPr>
              <w:rFonts w:ascii="Times New Roman" w:hAnsi="Times New Roman"/>
              <w:webHidden/>
              <w:sz w:val="24"/>
              <w:rPrChange w:id="44" w:author="LENOVO" w:date="2022-05-05T16:28:00Z">
                <w:rPr>
                  <w:noProof/>
                  <w:webHidden/>
                </w:rPr>
              </w:rPrChange>
            </w:rPr>
            <w:fldChar w:fldCharType="separate"/>
          </w:r>
          <w:r w:rsidR="00A9729C" w:rsidRPr="00916D08">
            <w:rPr>
              <w:rFonts w:ascii="Times New Roman" w:hAnsi="Times New Roman"/>
              <w:webHidden/>
              <w:sz w:val="24"/>
              <w:rPrChange w:id="45" w:author="LENOVO" w:date="2022-05-05T16:28:00Z">
                <w:rPr>
                  <w:noProof/>
                  <w:webHidden/>
                </w:rPr>
              </w:rPrChange>
            </w:rPr>
            <w:t>2</w:t>
          </w:r>
          <w:r w:rsidR="00A9729C" w:rsidRPr="00916D08">
            <w:rPr>
              <w:rFonts w:ascii="Times New Roman" w:hAnsi="Times New Roman"/>
              <w:webHidden/>
              <w:sz w:val="24"/>
              <w:rPrChange w:id="46" w:author="LENOVO" w:date="2022-05-05T16:28:00Z">
                <w:rPr>
                  <w:noProof/>
                  <w:webHidden/>
                </w:rPr>
              </w:rPrChange>
            </w:rPr>
            <w:fldChar w:fldCharType="end"/>
          </w:r>
          <w:r w:rsidRPr="00916D08">
            <w:rPr>
              <w:rFonts w:ascii="Times New Roman" w:hAnsi="Times New Roman"/>
              <w:sz w:val="24"/>
              <w:rPrChange w:id="47" w:author="LENOVO" w:date="2022-05-05T16:28:00Z">
                <w:rPr>
                  <w:noProof/>
                </w:rPr>
              </w:rPrChange>
            </w:rPr>
            <w:fldChar w:fldCharType="end"/>
          </w:r>
        </w:p>
        <w:p w14:paraId="1980C86E" w14:textId="0DA08A34" w:rsidR="00A9729C" w:rsidRPr="00916D08" w:rsidRDefault="00E32178" w:rsidP="00916D08">
          <w:pPr>
            <w:pStyle w:val="TOC1"/>
            <w:tabs>
              <w:tab w:val="right" w:leader="dot" w:pos="9062"/>
            </w:tabs>
            <w:spacing w:line="360" w:lineRule="auto"/>
            <w:rPr>
              <w:rFonts w:ascii="Times New Roman" w:hAnsi="Times New Roman"/>
              <w:sz w:val="24"/>
              <w:rPrChange w:id="48" w:author="LENOVO" w:date="2022-05-05T16:28:00Z">
                <w:rPr>
                  <w:rFonts w:eastAsiaTheme="minorEastAsia"/>
                  <w:noProof/>
                  <w:lang w:eastAsia="tr-TR"/>
                </w:rPr>
              </w:rPrChange>
            </w:rPr>
            <w:pPrChange w:id="49" w:author="LENOVO" w:date="2022-05-05T16:28:00Z">
              <w:pPr>
                <w:pStyle w:val="TOC1"/>
                <w:tabs>
                  <w:tab w:val="right" w:leader="dot" w:pos="9062"/>
                </w:tabs>
              </w:pPr>
            </w:pPrChange>
          </w:pPr>
          <w:r w:rsidRPr="00916D08">
            <w:rPr>
              <w:rStyle w:val="Hyperlink"/>
              <w:rFonts w:ascii="Times New Roman" w:hAnsi="Times New Roman"/>
              <w:sz w:val="24"/>
              <w:rPrChange w:id="50" w:author="LENOVO" w:date="2022-05-05T16:28:00Z">
                <w:rPr>
                  <w:rStyle w:val="Hyperlink"/>
                  <w:noProof/>
                </w:rPr>
              </w:rPrChange>
            </w:rPr>
            <w:fldChar w:fldCharType="begin"/>
          </w:r>
          <w:r w:rsidRPr="00916D08">
            <w:rPr>
              <w:rStyle w:val="Hyperlink"/>
              <w:rFonts w:ascii="Times New Roman" w:hAnsi="Times New Roman"/>
              <w:sz w:val="24"/>
              <w:rPrChange w:id="51" w:author="LENOVO" w:date="2022-05-05T16:28:00Z">
                <w:rPr>
                  <w:rStyle w:val="Hyperlink"/>
                  <w:noProof/>
                </w:rPr>
              </w:rPrChange>
            </w:rPr>
            <w:instrText xml:space="preserve"> HYPERLINK \l "_Toc102649945" </w:instrText>
          </w:r>
          <w:r w:rsidRPr="00916D08">
            <w:rPr>
              <w:rStyle w:val="Hyperlink"/>
              <w:rFonts w:ascii="Times New Roman" w:hAnsi="Times New Roman"/>
              <w:sz w:val="24"/>
              <w:rPrChange w:id="52" w:author="LENOVO" w:date="2022-05-05T16:28:00Z">
                <w:rPr>
                  <w:rStyle w:val="Hyperlink"/>
                  <w:noProof/>
                </w:rPr>
              </w:rPrChange>
            </w:rPr>
            <w:fldChar w:fldCharType="separate"/>
          </w:r>
          <w:r w:rsidR="00A9729C" w:rsidRPr="00916D08">
            <w:rPr>
              <w:rStyle w:val="Hyperlink"/>
              <w:rFonts w:ascii="Times New Roman" w:hAnsi="Times New Roman"/>
              <w:sz w:val="24"/>
              <w:rPrChange w:id="53" w:author="LENOVO" w:date="2022-05-05T16:28:00Z">
                <w:rPr>
                  <w:rStyle w:val="Hyperlink"/>
                  <w:noProof/>
                </w:rPr>
              </w:rPrChange>
            </w:rPr>
            <w:t>Motor Modeli</w:t>
          </w:r>
          <w:r w:rsidR="00A9729C" w:rsidRPr="00916D08">
            <w:rPr>
              <w:rFonts w:ascii="Times New Roman" w:hAnsi="Times New Roman"/>
              <w:webHidden/>
              <w:sz w:val="24"/>
              <w:rPrChange w:id="54" w:author="LENOVO" w:date="2022-05-05T16:28:00Z">
                <w:rPr>
                  <w:noProof/>
                  <w:webHidden/>
                </w:rPr>
              </w:rPrChange>
            </w:rPr>
            <w:tab/>
          </w:r>
          <w:r w:rsidR="00A9729C" w:rsidRPr="00916D08">
            <w:rPr>
              <w:rFonts w:ascii="Times New Roman" w:hAnsi="Times New Roman"/>
              <w:webHidden/>
              <w:sz w:val="24"/>
              <w:rPrChange w:id="55" w:author="LENOVO" w:date="2022-05-05T16:28:00Z">
                <w:rPr>
                  <w:noProof/>
                  <w:webHidden/>
                </w:rPr>
              </w:rPrChange>
            </w:rPr>
            <w:fldChar w:fldCharType="begin"/>
          </w:r>
          <w:r w:rsidR="00A9729C" w:rsidRPr="00916D08">
            <w:rPr>
              <w:rFonts w:ascii="Times New Roman" w:hAnsi="Times New Roman"/>
              <w:webHidden/>
              <w:sz w:val="24"/>
              <w:rPrChange w:id="56" w:author="LENOVO" w:date="2022-05-05T16:28:00Z">
                <w:rPr>
                  <w:noProof/>
                  <w:webHidden/>
                </w:rPr>
              </w:rPrChange>
            </w:rPr>
            <w:instrText xml:space="preserve"> PAGEREF _Toc102649945 \h </w:instrText>
          </w:r>
          <w:r w:rsidR="00A9729C" w:rsidRPr="00916D08">
            <w:rPr>
              <w:rFonts w:ascii="Times New Roman" w:hAnsi="Times New Roman"/>
              <w:webHidden/>
              <w:sz w:val="24"/>
              <w:rPrChange w:id="57" w:author="LENOVO" w:date="2022-05-05T16:28:00Z">
                <w:rPr>
                  <w:noProof/>
                  <w:webHidden/>
                </w:rPr>
              </w:rPrChange>
            </w:rPr>
          </w:r>
          <w:r w:rsidR="00A9729C" w:rsidRPr="00916D08">
            <w:rPr>
              <w:rFonts w:ascii="Times New Roman" w:hAnsi="Times New Roman"/>
              <w:webHidden/>
              <w:sz w:val="24"/>
              <w:rPrChange w:id="58" w:author="LENOVO" w:date="2022-05-05T16:28:00Z">
                <w:rPr>
                  <w:noProof/>
                  <w:webHidden/>
                </w:rPr>
              </w:rPrChange>
            </w:rPr>
            <w:fldChar w:fldCharType="separate"/>
          </w:r>
          <w:r w:rsidR="00A9729C" w:rsidRPr="00916D08">
            <w:rPr>
              <w:rFonts w:ascii="Times New Roman" w:hAnsi="Times New Roman"/>
              <w:webHidden/>
              <w:sz w:val="24"/>
              <w:rPrChange w:id="59" w:author="LENOVO" w:date="2022-05-05T16:28:00Z">
                <w:rPr>
                  <w:noProof/>
                  <w:webHidden/>
                </w:rPr>
              </w:rPrChange>
            </w:rPr>
            <w:t>2</w:t>
          </w:r>
          <w:r w:rsidR="00A9729C" w:rsidRPr="00916D08">
            <w:rPr>
              <w:rFonts w:ascii="Times New Roman" w:hAnsi="Times New Roman"/>
              <w:webHidden/>
              <w:sz w:val="24"/>
              <w:rPrChange w:id="60" w:author="LENOVO" w:date="2022-05-05T16:28:00Z">
                <w:rPr>
                  <w:noProof/>
                  <w:webHidden/>
                </w:rPr>
              </w:rPrChange>
            </w:rPr>
            <w:fldChar w:fldCharType="end"/>
          </w:r>
          <w:r w:rsidRPr="00916D08">
            <w:rPr>
              <w:rFonts w:ascii="Times New Roman" w:hAnsi="Times New Roman"/>
              <w:sz w:val="24"/>
              <w:rPrChange w:id="61" w:author="LENOVO" w:date="2022-05-05T16:28:00Z">
                <w:rPr>
                  <w:noProof/>
                </w:rPr>
              </w:rPrChange>
            </w:rPr>
            <w:fldChar w:fldCharType="end"/>
          </w:r>
        </w:p>
        <w:p w14:paraId="7C95F4F4" w14:textId="7F6A2520" w:rsidR="00A9729C" w:rsidRPr="00916D08" w:rsidRDefault="00E32178" w:rsidP="00916D08">
          <w:pPr>
            <w:pStyle w:val="TOC1"/>
            <w:tabs>
              <w:tab w:val="right" w:leader="dot" w:pos="9062"/>
            </w:tabs>
            <w:spacing w:line="360" w:lineRule="auto"/>
            <w:rPr>
              <w:rFonts w:ascii="Times New Roman" w:hAnsi="Times New Roman"/>
              <w:sz w:val="24"/>
              <w:rPrChange w:id="62" w:author="LENOVO" w:date="2022-05-05T16:28:00Z">
                <w:rPr>
                  <w:rFonts w:eastAsiaTheme="minorEastAsia"/>
                  <w:noProof/>
                  <w:lang w:eastAsia="tr-TR"/>
                </w:rPr>
              </w:rPrChange>
            </w:rPr>
            <w:pPrChange w:id="63" w:author="LENOVO" w:date="2022-05-05T16:28:00Z">
              <w:pPr>
                <w:pStyle w:val="TOC1"/>
                <w:tabs>
                  <w:tab w:val="right" w:leader="dot" w:pos="9062"/>
                </w:tabs>
              </w:pPr>
            </w:pPrChange>
          </w:pPr>
          <w:r w:rsidRPr="00916D08">
            <w:rPr>
              <w:rStyle w:val="Hyperlink"/>
              <w:rFonts w:ascii="Times New Roman" w:hAnsi="Times New Roman"/>
              <w:sz w:val="24"/>
              <w:rPrChange w:id="64" w:author="LENOVO" w:date="2022-05-05T16:28:00Z">
                <w:rPr>
                  <w:rStyle w:val="Hyperlink"/>
                  <w:noProof/>
                </w:rPr>
              </w:rPrChange>
            </w:rPr>
            <w:fldChar w:fldCharType="begin"/>
          </w:r>
          <w:r w:rsidRPr="00916D08">
            <w:rPr>
              <w:rStyle w:val="Hyperlink"/>
              <w:rFonts w:ascii="Times New Roman" w:hAnsi="Times New Roman"/>
              <w:sz w:val="24"/>
              <w:rPrChange w:id="65" w:author="LENOVO" w:date="2022-05-05T16:28:00Z">
                <w:rPr>
                  <w:rStyle w:val="Hyperlink"/>
                  <w:noProof/>
                </w:rPr>
              </w:rPrChange>
            </w:rPr>
            <w:instrText xml:space="preserve"> HYPERLINK \l "_Toc102649946" </w:instrText>
          </w:r>
          <w:r w:rsidRPr="00916D08">
            <w:rPr>
              <w:rStyle w:val="Hyperlink"/>
              <w:rFonts w:ascii="Times New Roman" w:hAnsi="Times New Roman"/>
              <w:sz w:val="24"/>
              <w:rPrChange w:id="66" w:author="LENOVO" w:date="2022-05-05T16:28:00Z">
                <w:rPr>
                  <w:rStyle w:val="Hyperlink"/>
                  <w:noProof/>
                </w:rPr>
              </w:rPrChange>
            </w:rPr>
            <w:fldChar w:fldCharType="separate"/>
          </w:r>
          <w:r w:rsidR="00A9729C" w:rsidRPr="00916D08">
            <w:rPr>
              <w:rStyle w:val="Hyperlink"/>
              <w:rFonts w:ascii="Times New Roman" w:hAnsi="Times New Roman"/>
              <w:sz w:val="24"/>
              <w:rPrChange w:id="67" w:author="LENOVO" w:date="2022-05-05T16:28:00Z">
                <w:rPr>
                  <w:rStyle w:val="Hyperlink"/>
                  <w:noProof/>
                </w:rPr>
              </w:rPrChange>
            </w:rPr>
            <w:t>Aerodinamik Model</w:t>
          </w:r>
          <w:r w:rsidR="00A9729C" w:rsidRPr="00916D08">
            <w:rPr>
              <w:rFonts w:ascii="Times New Roman" w:hAnsi="Times New Roman"/>
              <w:webHidden/>
              <w:sz w:val="24"/>
              <w:rPrChange w:id="68" w:author="LENOVO" w:date="2022-05-05T16:28:00Z">
                <w:rPr>
                  <w:noProof/>
                  <w:webHidden/>
                </w:rPr>
              </w:rPrChange>
            </w:rPr>
            <w:tab/>
          </w:r>
          <w:r w:rsidR="00A9729C" w:rsidRPr="00916D08">
            <w:rPr>
              <w:rFonts w:ascii="Times New Roman" w:hAnsi="Times New Roman"/>
              <w:webHidden/>
              <w:sz w:val="24"/>
              <w:rPrChange w:id="69" w:author="LENOVO" w:date="2022-05-05T16:28:00Z">
                <w:rPr>
                  <w:noProof/>
                  <w:webHidden/>
                </w:rPr>
              </w:rPrChange>
            </w:rPr>
            <w:fldChar w:fldCharType="begin"/>
          </w:r>
          <w:r w:rsidR="00A9729C" w:rsidRPr="00916D08">
            <w:rPr>
              <w:rFonts w:ascii="Times New Roman" w:hAnsi="Times New Roman"/>
              <w:webHidden/>
              <w:sz w:val="24"/>
              <w:rPrChange w:id="70" w:author="LENOVO" w:date="2022-05-05T16:28:00Z">
                <w:rPr>
                  <w:noProof/>
                  <w:webHidden/>
                </w:rPr>
              </w:rPrChange>
            </w:rPr>
            <w:instrText xml:space="preserve"> PAGEREF _Toc102649946 \h </w:instrText>
          </w:r>
          <w:r w:rsidR="00A9729C" w:rsidRPr="00916D08">
            <w:rPr>
              <w:rFonts w:ascii="Times New Roman" w:hAnsi="Times New Roman"/>
              <w:webHidden/>
              <w:sz w:val="24"/>
              <w:rPrChange w:id="71" w:author="LENOVO" w:date="2022-05-05T16:28:00Z">
                <w:rPr>
                  <w:noProof/>
                  <w:webHidden/>
                </w:rPr>
              </w:rPrChange>
            </w:rPr>
          </w:r>
          <w:r w:rsidR="00A9729C" w:rsidRPr="00916D08">
            <w:rPr>
              <w:rFonts w:ascii="Times New Roman" w:hAnsi="Times New Roman"/>
              <w:webHidden/>
              <w:sz w:val="24"/>
              <w:rPrChange w:id="72" w:author="LENOVO" w:date="2022-05-05T16:28:00Z">
                <w:rPr>
                  <w:noProof/>
                  <w:webHidden/>
                </w:rPr>
              </w:rPrChange>
            </w:rPr>
            <w:fldChar w:fldCharType="separate"/>
          </w:r>
          <w:r w:rsidR="00A9729C" w:rsidRPr="00916D08">
            <w:rPr>
              <w:rFonts w:ascii="Times New Roman" w:hAnsi="Times New Roman"/>
              <w:webHidden/>
              <w:sz w:val="24"/>
              <w:rPrChange w:id="73" w:author="LENOVO" w:date="2022-05-05T16:28:00Z">
                <w:rPr>
                  <w:noProof/>
                  <w:webHidden/>
                </w:rPr>
              </w:rPrChange>
            </w:rPr>
            <w:t>2</w:t>
          </w:r>
          <w:r w:rsidR="00A9729C" w:rsidRPr="00916D08">
            <w:rPr>
              <w:rFonts w:ascii="Times New Roman" w:hAnsi="Times New Roman"/>
              <w:webHidden/>
              <w:sz w:val="24"/>
              <w:rPrChange w:id="74" w:author="LENOVO" w:date="2022-05-05T16:28:00Z">
                <w:rPr>
                  <w:noProof/>
                  <w:webHidden/>
                </w:rPr>
              </w:rPrChange>
            </w:rPr>
            <w:fldChar w:fldCharType="end"/>
          </w:r>
          <w:r w:rsidRPr="00916D08">
            <w:rPr>
              <w:rFonts w:ascii="Times New Roman" w:hAnsi="Times New Roman"/>
              <w:sz w:val="24"/>
              <w:rPrChange w:id="75" w:author="LENOVO" w:date="2022-05-05T16:28:00Z">
                <w:rPr>
                  <w:noProof/>
                </w:rPr>
              </w:rPrChange>
            </w:rPr>
            <w:fldChar w:fldCharType="end"/>
          </w:r>
        </w:p>
        <w:p w14:paraId="1FE34268" w14:textId="56DC62A1" w:rsidR="00A9729C" w:rsidRPr="00916D08" w:rsidRDefault="00E32178" w:rsidP="00916D08">
          <w:pPr>
            <w:pStyle w:val="TOC1"/>
            <w:tabs>
              <w:tab w:val="right" w:leader="dot" w:pos="9062"/>
            </w:tabs>
            <w:spacing w:line="360" w:lineRule="auto"/>
            <w:rPr>
              <w:rFonts w:ascii="Times New Roman" w:hAnsi="Times New Roman"/>
              <w:sz w:val="24"/>
              <w:rPrChange w:id="76" w:author="LENOVO" w:date="2022-05-05T16:28:00Z">
                <w:rPr>
                  <w:rFonts w:eastAsiaTheme="minorEastAsia"/>
                  <w:noProof/>
                  <w:lang w:eastAsia="tr-TR"/>
                </w:rPr>
              </w:rPrChange>
            </w:rPr>
            <w:pPrChange w:id="77" w:author="LENOVO" w:date="2022-05-05T16:28:00Z">
              <w:pPr>
                <w:pStyle w:val="TOC1"/>
                <w:tabs>
                  <w:tab w:val="right" w:leader="dot" w:pos="9062"/>
                </w:tabs>
              </w:pPr>
            </w:pPrChange>
          </w:pPr>
          <w:r w:rsidRPr="00916D08">
            <w:rPr>
              <w:rStyle w:val="Hyperlink"/>
              <w:rFonts w:ascii="Times New Roman" w:hAnsi="Times New Roman"/>
              <w:sz w:val="24"/>
              <w:rPrChange w:id="78" w:author="LENOVO" w:date="2022-05-05T16:28:00Z">
                <w:rPr>
                  <w:rStyle w:val="Hyperlink"/>
                  <w:noProof/>
                </w:rPr>
              </w:rPrChange>
            </w:rPr>
            <w:fldChar w:fldCharType="begin"/>
          </w:r>
          <w:r w:rsidRPr="00916D08">
            <w:rPr>
              <w:rStyle w:val="Hyperlink"/>
              <w:rFonts w:ascii="Times New Roman" w:hAnsi="Times New Roman"/>
              <w:sz w:val="24"/>
              <w:rPrChange w:id="79" w:author="LENOVO" w:date="2022-05-05T16:28:00Z">
                <w:rPr>
                  <w:rStyle w:val="Hyperlink"/>
                  <w:noProof/>
                </w:rPr>
              </w:rPrChange>
            </w:rPr>
            <w:instrText xml:space="preserve"> HYPERLINK \l</w:instrText>
          </w:r>
          <w:r w:rsidRPr="00916D08">
            <w:rPr>
              <w:rStyle w:val="Hyperlink"/>
              <w:rFonts w:ascii="Times New Roman" w:hAnsi="Times New Roman"/>
              <w:sz w:val="24"/>
              <w:rPrChange w:id="80" w:author="LENOVO" w:date="2022-05-05T16:28:00Z">
                <w:rPr>
                  <w:rStyle w:val="Hyperlink"/>
                  <w:noProof/>
                </w:rPr>
              </w:rPrChange>
            </w:rPr>
            <w:instrText xml:space="preserve"> "_Toc102649947" </w:instrText>
          </w:r>
          <w:r w:rsidRPr="00916D08">
            <w:rPr>
              <w:rStyle w:val="Hyperlink"/>
              <w:rFonts w:ascii="Times New Roman" w:hAnsi="Times New Roman"/>
              <w:sz w:val="24"/>
              <w:rPrChange w:id="81" w:author="LENOVO" w:date="2022-05-05T16:28:00Z">
                <w:rPr>
                  <w:rStyle w:val="Hyperlink"/>
                  <w:noProof/>
                </w:rPr>
              </w:rPrChange>
            </w:rPr>
            <w:fldChar w:fldCharType="separate"/>
          </w:r>
          <w:r w:rsidR="00A9729C" w:rsidRPr="00916D08">
            <w:rPr>
              <w:rStyle w:val="Hyperlink"/>
              <w:rFonts w:ascii="Times New Roman" w:hAnsi="Times New Roman"/>
              <w:sz w:val="24"/>
              <w:rPrChange w:id="82" w:author="LENOVO" w:date="2022-05-05T16:28:00Z">
                <w:rPr>
                  <w:rStyle w:val="Hyperlink"/>
                  <w:noProof/>
                </w:rPr>
              </w:rPrChange>
            </w:rPr>
            <w:t>Benzetim Yapısı</w:t>
          </w:r>
          <w:r w:rsidR="00A9729C" w:rsidRPr="00916D08">
            <w:rPr>
              <w:rFonts w:ascii="Times New Roman" w:hAnsi="Times New Roman"/>
              <w:webHidden/>
              <w:sz w:val="24"/>
              <w:rPrChange w:id="83" w:author="LENOVO" w:date="2022-05-05T16:28:00Z">
                <w:rPr>
                  <w:noProof/>
                  <w:webHidden/>
                </w:rPr>
              </w:rPrChange>
            </w:rPr>
            <w:tab/>
          </w:r>
          <w:r w:rsidR="00A9729C" w:rsidRPr="00916D08">
            <w:rPr>
              <w:rFonts w:ascii="Times New Roman" w:hAnsi="Times New Roman"/>
              <w:webHidden/>
              <w:sz w:val="24"/>
              <w:rPrChange w:id="84" w:author="LENOVO" w:date="2022-05-05T16:28:00Z">
                <w:rPr>
                  <w:noProof/>
                  <w:webHidden/>
                </w:rPr>
              </w:rPrChange>
            </w:rPr>
            <w:fldChar w:fldCharType="begin"/>
          </w:r>
          <w:r w:rsidR="00A9729C" w:rsidRPr="00916D08">
            <w:rPr>
              <w:rFonts w:ascii="Times New Roman" w:hAnsi="Times New Roman"/>
              <w:webHidden/>
              <w:sz w:val="24"/>
              <w:rPrChange w:id="85" w:author="LENOVO" w:date="2022-05-05T16:28:00Z">
                <w:rPr>
                  <w:noProof/>
                  <w:webHidden/>
                </w:rPr>
              </w:rPrChange>
            </w:rPr>
            <w:instrText xml:space="preserve"> PAGEREF _Toc102649947 \h </w:instrText>
          </w:r>
          <w:r w:rsidR="00A9729C" w:rsidRPr="00916D08">
            <w:rPr>
              <w:rFonts w:ascii="Times New Roman" w:hAnsi="Times New Roman"/>
              <w:webHidden/>
              <w:sz w:val="24"/>
              <w:rPrChange w:id="86" w:author="LENOVO" w:date="2022-05-05T16:28:00Z">
                <w:rPr>
                  <w:noProof/>
                  <w:webHidden/>
                </w:rPr>
              </w:rPrChange>
            </w:rPr>
          </w:r>
          <w:r w:rsidR="00A9729C" w:rsidRPr="00916D08">
            <w:rPr>
              <w:rFonts w:ascii="Times New Roman" w:hAnsi="Times New Roman"/>
              <w:webHidden/>
              <w:sz w:val="24"/>
              <w:rPrChange w:id="87" w:author="LENOVO" w:date="2022-05-05T16:28:00Z">
                <w:rPr>
                  <w:noProof/>
                  <w:webHidden/>
                </w:rPr>
              </w:rPrChange>
            </w:rPr>
            <w:fldChar w:fldCharType="separate"/>
          </w:r>
          <w:r w:rsidR="00A9729C" w:rsidRPr="00916D08">
            <w:rPr>
              <w:rFonts w:ascii="Times New Roman" w:hAnsi="Times New Roman"/>
              <w:webHidden/>
              <w:sz w:val="24"/>
              <w:rPrChange w:id="88" w:author="LENOVO" w:date="2022-05-05T16:28:00Z">
                <w:rPr>
                  <w:noProof/>
                  <w:webHidden/>
                </w:rPr>
              </w:rPrChange>
            </w:rPr>
            <w:t>2</w:t>
          </w:r>
          <w:r w:rsidR="00A9729C" w:rsidRPr="00916D08">
            <w:rPr>
              <w:rFonts w:ascii="Times New Roman" w:hAnsi="Times New Roman"/>
              <w:webHidden/>
              <w:sz w:val="24"/>
              <w:rPrChange w:id="89" w:author="LENOVO" w:date="2022-05-05T16:28:00Z">
                <w:rPr>
                  <w:noProof/>
                  <w:webHidden/>
                </w:rPr>
              </w:rPrChange>
            </w:rPr>
            <w:fldChar w:fldCharType="end"/>
          </w:r>
          <w:r w:rsidRPr="00916D08">
            <w:rPr>
              <w:rFonts w:ascii="Times New Roman" w:hAnsi="Times New Roman"/>
              <w:sz w:val="24"/>
              <w:rPrChange w:id="90" w:author="LENOVO" w:date="2022-05-05T16:28:00Z">
                <w:rPr>
                  <w:noProof/>
                </w:rPr>
              </w:rPrChange>
            </w:rPr>
            <w:fldChar w:fldCharType="end"/>
          </w:r>
        </w:p>
        <w:p w14:paraId="6C775CBB" w14:textId="5D2EDE9F" w:rsidR="00A9729C" w:rsidRPr="00916D08" w:rsidRDefault="00E32178" w:rsidP="00916D08">
          <w:pPr>
            <w:pStyle w:val="TOC1"/>
            <w:tabs>
              <w:tab w:val="right" w:leader="dot" w:pos="9062"/>
            </w:tabs>
            <w:spacing w:line="360" w:lineRule="auto"/>
            <w:rPr>
              <w:rFonts w:ascii="Times New Roman" w:hAnsi="Times New Roman"/>
              <w:sz w:val="24"/>
              <w:rPrChange w:id="91" w:author="LENOVO" w:date="2022-05-05T16:28:00Z">
                <w:rPr>
                  <w:rFonts w:eastAsiaTheme="minorEastAsia"/>
                  <w:noProof/>
                  <w:lang w:eastAsia="tr-TR"/>
                </w:rPr>
              </w:rPrChange>
            </w:rPr>
            <w:pPrChange w:id="92" w:author="LENOVO" w:date="2022-05-05T16:28:00Z">
              <w:pPr>
                <w:pStyle w:val="TOC1"/>
                <w:tabs>
                  <w:tab w:val="right" w:leader="dot" w:pos="9062"/>
                </w:tabs>
              </w:pPr>
            </w:pPrChange>
          </w:pPr>
          <w:r w:rsidRPr="00916D08">
            <w:rPr>
              <w:rStyle w:val="Hyperlink"/>
              <w:rFonts w:ascii="Times New Roman" w:hAnsi="Times New Roman"/>
              <w:sz w:val="24"/>
              <w:rPrChange w:id="93" w:author="LENOVO" w:date="2022-05-05T16:28:00Z">
                <w:rPr>
                  <w:rStyle w:val="Hyperlink"/>
                  <w:noProof/>
                </w:rPr>
              </w:rPrChange>
            </w:rPr>
            <w:fldChar w:fldCharType="begin"/>
          </w:r>
          <w:r w:rsidRPr="00916D08">
            <w:rPr>
              <w:rStyle w:val="Hyperlink"/>
              <w:rFonts w:ascii="Times New Roman" w:hAnsi="Times New Roman"/>
              <w:sz w:val="24"/>
              <w:rPrChange w:id="94" w:author="LENOVO" w:date="2022-05-05T16:28:00Z">
                <w:rPr>
                  <w:rStyle w:val="Hyperlink"/>
                  <w:noProof/>
                </w:rPr>
              </w:rPrChange>
            </w:rPr>
            <w:instrText xml:space="preserve"> HYPERLINK \l "_Toc102649948" </w:instrText>
          </w:r>
          <w:r w:rsidRPr="00916D08">
            <w:rPr>
              <w:rStyle w:val="Hyperlink"/>
              <w:rFonts w:ascii="Times New Roman" w:hAnsi="Times New Roman"/>
              <w:sz w:val="24"/>
              <w:rPrChange w:id="95" w:author="LENOVO" w:date="2022-05-05T16:28:00Z">
                <w:rPr>
                  <w:rStyle w:val="Hyperlink"/>
                  <w:noProof/>
                </w:rPr>
              </w:rPrChange>
            </w:rPr>
            <w:fldChar w:fldCharType="separate"/>
          </w:r>
          <w:r w:rsidR="00A9729C" w:rsidRPr="00916D08">
            <w:rPr>
              <w:rStyle w:val="Hyperlink"/>
              <w:rFonts w:ascii="Times New Roman" w:hAnsi="Times New Roman"/>
              <w:sz w:val="24"/>
              <w:rPrChange w:id="96" w:author="LENOVO" w:date="2022-05-05T16:28:00Z">
                <w:rPr>
                  <w:rStyle w:val="Hyperlink"/>
                  <w:noProof/>
                </w:rPr>
              </w:rPrChange>
            </w:rPr>
            <w:t>Benzetimin Doğrulanması</w:t>
          </w:r>
          <w:r w:rsidR="00A9729C" w:rsidRPr="00916D08">
            <w:rPr>
              <w:rFonts w:ascii="Times New Roman" w:hAnsi="Times New Roman"/>
              <w:webHidden/>
              <w:sz w:val="24"/>
              <w:rPrChange w:id="97" w:author="LENOVO" w:date="2022-05-05T16:28:00Z">
                <w:rPr>
                  <w:noProof/>
                  <w:webHidden/>
                </w:rPr>
              </w:rPrChange>
            </w:rPr>
            <w:tab/>
          </w:r>
          <w:r w:rsidR="00A9729C" w:rsidRPr="00916D08">
            <w:rPr>
              <w:rFonts w:ascii="Times New Roman" w:hAnsi="Times New Roman"/>
              <w:webHidden/>
              <w:sz w:val="24"/>
              <w:rPrChange w:id="98" w:author="LENOVO" w:date="2022-05-05T16:28:00Z">
                <w:rPr>
                  <w:noProof/>
                  <w:webHidden/>
                </w:rPr>
              </w:rPrChange>
            </w:rPr>
            <w:fldChar w:fldCharType="begin"/>
          </w:r>
          <w:r w:rsidR="00A9729C" w:rsidRPr="00916D08">
            <w:rPr>
              <w:rFonts w:ascii="Times New Roman" w:hAnsi="Times New Roman"/>
              <w:webHidden/>
              <w:sz w:val="24"/>
              <w:rPrChange w:id="99" w:author="LENOVO" w:date="2022-05-05T16:28:00Z">
                <w:rPr>
                  <w:noProof/>
                  <w:webHidden/>
                </w:rPr>
              </w:rPrChange>
            </w:rPr>
            <w:instrText xml:space="preserve"> PAGEREF _Toc102649948 \h </w:instrText>
          </w:r>
          <w:r w:rsidR="00A9729C" w:rsidRPr="00916D08">
            <w:rPr>
              <w:rFonts w:ascii="Times New Roman" w:hAnsi="Times New Roman"/>
              <w:webHidden/>
              <w:sz w:val="24"/>
              <w:rPrChange w:id="100" w:author="LENOVO" w:date="2022-05-05T16:28:00Z">
                <w:rPr>
                  <w:noProof/>
                  <w:webHidden/>
                </w:rPr>
              </w:rPrChange>
            </w:rPr>
          </w:r>
          <w:r w:rsidR="00A9729C" w:rsidRPr="00916D08">
            <w:rPr>
              <w:rFonts w:ascii="Times New Roman" w:hAnsi="Times New Roman"/>
              <w:webHidden/>
              <w:sz w:val="24"/>
              <w:rPrChange w:id="101" w:author="LENOVO" w:date="2022-05-05T16:28:00Z">
                <w:rPr>
                  <w:noProof/>
                  <w:webHidden/>
                </w:rPr>
              </w:rPrChange>
            </w:rPr>
            <w:fldChar w:fldCharType="separate"/>
          </w:r>
          <w:r w:rsidR="00A9729C" w:rsidRPr="00916D08">
            <w:rPr>
              <w:rFonts w:ascii="Times New Roman" w:hAnsi="Times New Roman"/>
              <w:webHidden/>
              <w:sz w:val="24"/>
              <w:rPrChange w:id="102" w:author="LENOVO" w:date="2022-05-05T16:28:00Z">
                <w:rPr>
                  <w:noProof/>
                  <w:webHidden/>
                </w:rPr>
              </w:rPrChange>
            </w:rPr>
            <w:t>2</w:t>
          </w:r>
          <w:r w:rsidR="00A9729C" w:rsidRPr="00916D08">
            <w:rPr>
              <w:rFonts w:ascii="Times New Roman" w:hAnsi="Times New Roman"/>
              <w:webHidden/>
              <w:sz w:val="24"/>
              <w:rPrChange w:id="103" w:author="LENOVO" w:date="2022-05-05T16:28:00Z">
                <w:rPr>
                  <w:noProof/>
                  <w:webHidden/>
                </w:rPr>
              </w:rPrChange>
            </w:rPr>
            <w:fldChar w:fldCharType="end"/>
          </w:r>
          <w:r w:rsidRPr="00916D08">
            <w:rPr>
              <w:rFonts w:ascii="Times New Roman" w:hAnsi="Times New Roman"/>
              <w:sz w:val="24"/>
              <w:rPrChange w:id="104" w:author="LENOVO" w:date="2022-05-05T16:28:00Z">
                <w:rPr>
                  <w:noProof/>
                </w:rPr>
              </w:rPrChange>
            </w:rPr>
            <w:fldChar w:fldCharType="end"/>
          </w:r>
        </w:p>
        <w:p w14:paraId="3A2D60AE" w14:textId="7D1BF853" w:rsidR="00A9729C" w:rsidRPr="00916D08" w:rsidRDefault="00E32178" w:rsidP="00916D08">
          <w:pPr>
            <w:pStyle w:val="TOC1"/>
            <w:tabs>
              <w:tab w:val="right" w:leader="dot" w:pos="9062"/>
            </w:tabs>
            <w:spacing w:line="360" w:lineRule="auto"/>
            <w:rPr>
              <w:rFonts w:ascii="Times New Roman" w:hAnsi="Times New Roman"/>
              <w:sz w:val="24"/>
              <w:rPrChange w:id="105" w:author="LENOVO" w:date="2022-05-05T16:28:00Z">
                <w:rPr>
                  <w:rFonts w:eastAsiaTheme="minorEastAsia"/>
                  <w:noProof/>
                  <w:lang w:eastAsia="tr-TR"/>
                </w:rPr>
              </w:rPrChange>
            </w:rPr>
            <w:pPrChange w:id="106" w:author="LENOVO" w:date="2022-05-05T16:28:00Z">
              <w:pPr>
                <w:pStyle w:val="TOC1"/>
                <w:tabs>
                  <w:tab w:val="right" w:leader="dot" w:pos="9062"/>
                </w:tabs>
              </w:pPr>
            </w:pPrChange>
          </w:pPr>
          <w:r w:rsidRPr="00916D08">
            <w:rPr>
              <w:rStyle w:val="Hyperlink"/>
              <w:rFonts w:ascii="Times New Roman" w:hAnsi="Times New Roman"/>
              <w:sz w:val="24"/>
              <w:rPrChange w:id="107" w:author="LENOVO" w:date="2022-05-05T16:28:00Z">
                <w:rPr>
                  <w:rStyle w:val="Hyperlink"/>
                  <w:noProof/>
                </w:rPr>
              </w:rPrChange>
            </w:rPr>
            <w:fldChar w:fldCharType="begin"/>
          </w:r>
          <w:r w:rsidRPr="00916D08">
            <w:rPr>
              <w:rStyle w:val="Hyperlink"/>
              <w:rFonts w:ascii="Times New Roman" w:hAnsi="Times New Roman"/>
              <w:sz w:val="24"/>
              <w:rPrChange w:id="108" w:author="LENOVO" w:date="2022-05-05T16:28:00Z">
                <w:rPr>
                  <w:rStyle w:val="Hyperlink"/>
                  <w:noProof/>
                </w:rPr>
              </w:rPrChange>
            </w:rPr>
            <w:instrText xml:space="preserve"> HYPERLINK \l "_Toc102649949" </w:instrText>
          </w:r>
          <w:r w:rsidRPr="00916D08">
            <w:rPr>
              <w:rStyle w:val="Hyperlink"/>
              <w:rFonts w:ascii="Times New Roman" w:hAnsi="Times New Roman"/>
              <w:sz w:val="24"/>
              <w:rPrChange w:id="109" w:author="LENOVO" w:date="2022-05-05T16:28:00Z">
                <w:rPr>
                  <w:rStyle w:val="Hyperlink"/>
                  <w:noProof/>
                </w:rPr>
              </w:rPrChange>
            </w:rPr>
            <w:fldChar w:fldCharType="separate"/>
          </w:r>
          <w:r w:rsidR="00A9729C" w:rsidRPr="00916D08">
            <w:rPr>
              <w:rStyle w:val="Hyperlink"/>
              <w:rFonts w:ascii="Times New Roman" w:hAnsi="Times New Roman"/>
              <w:sz w:val="24"/>
              <w:rPrChange w:id="110" w:author="LENOVO" w:date="2022-05-05T16:28:00Z">
                <w:rPr>
                  <w:rStyle w:val="Hyperlink"/>
                  <w:noProof/>
                </w:rPr>
              </w:rPrChange>
            </w:rPr>
            <w:t>REFERANSLAR</w:t>
          </w:r>
          <w:r w:rsidR="00A9729C" w:rsidRPr="00916D08">
            <w:rPr>
              <w:rFonts w:ascii="Times New Roman" w:hAnsi="Times New Roman"/>
              <w:webHidden/>
              <w:sz w:val="24"/>
              <w:rPrChange w:id="111" w:author="LENOVO" w:date="2022-05-05T16:28:00Z">
                <w:rPr>
                  <w:noProof/>
                  <w:webHidden/>
                </w:rPr>
              </w:rPrChange>
            </w:rPr>
            <w:tab/>
          </w:r>
          <w:r w:rsidR="00A9729C" w:rsidRPr="00916D08">
            <w:rPr>
              <w:rFonts w:ascii="Times New Roman" w:hAnsi="Times New Roman"/>
              <w:webHidden/>
              <w:sz w:val="24"/>
              <w:rPrChange w:id="112" w:author="LENOVO" w:date="2022-05-05T16:28:00Z">
                <w:rPr>
                  <w:noProof/>
                  <w:webHidden/>
                </w:rPr>
              </w:rPrChange>
            </w:rPr>
            <w:fldChar w:fldCharType="begin"/>
          </w:r>
          <w:r w:rsidR="00A9729C" w:rsidRPr="00916D08">
            <w:rPr>
              <w:rFonts w:ascii="Times New Roman" w:hAnsi="Times New Roman"/>
              <w:webHidden/>
              <w:sz w:val="24"/>
              <w:rPrChange w:id="113" w:author="LENOVO" w:date="2022-05-05T16:28:00Z">
                <w:rPr>
                  <w:noProof/>
                  <w:webHidden/>
                </w:rPr>
              </w:rPrChange>
            </w:rPr>
            <w:instrText xml:space="preserve"> PAGEREF _Toc102649949 \h </w:instrText>
          </w:r>
          <w:r w:rsidR="00A9729C" w:rsidRPr="00916D08">
            <w:rPr>
              <w:rFonts w:ascii="Times New Roman" w:hAnsi="Times New Roman"/>
              <w:webHidden/>
              <w:sz w:val="24"/>
              <w:rPrChange w:id="114" w:author="LENOVO" w:date="2022-05-05T16:28:00Z">
                <w:rPr>
                  <w:noProof/>
                  <w:webHidden/>
                </w:rPr>
              </w:rPrChange>
            </w:rPr>
          </w:r>
          <w:r w:rsidR="00A9729C" w:rsidRPr="00916D08">
            <w:rPr>
              <w:rFonts w:ascii="Times New Roman" w:hAnsi="Times New Roman"/>
              <w:webHidden/>
              <w:sz w:val="24"/>
              <w:rPrChange w:id="115" w:author="LENOVO" w:date="2022-05-05T16:28:00Z">
                <w:rPr>
                  <w:noProof/>
                  <w:webHidden/>
                </w:rPr>
              </w:rPrChange>
            </w:rPr>
            <w:fldChar w:fldCharType="separate"/>
          </w:r>
          <w:r w:rsidR="00A9729C" w:rsidRPr="00916D08">
            <w:rPr>
              <w:rFonts w:ascii="Times New Roman" w:hAnsi="Times New Roman"/>
              <w:webHidden/>
              <w:sz w:val="24"/>
              <w:rPrChange w:id="116" w:author="LENOVO" w:date="2022-05-05T16:28:00Z">
                <w:rPr>
                  <w:noProof/>
                  <w:webHidden/>
                </w:rPr>
              </w:rPrChange>
            </w:rPr>
            <w:t>2</w:t>
          </w:r>
          <w:r w:rsidR="00A9729C" w:rsidRPr="00916D08">
            <w:rPr>
              <w:rFonts w:ascii="Times New Roman" w:hAnsi="Times New Roman"/>
              <w:webHidden/>
              <w:sz w:val="24"/>
              <w:rPrChange w:id="117" w:author="LENOVO" w:date="2022-05-05T16:28:00Z">
                <w:rPr>
                  <w:noProof/>
                  <w:webHidden/>
                </w:rPr>
              </w:rPrChange>
            </w:rPr>
            <w:fldChar w:fldCharType="end"/>
          </w:r>
          <w:r w:rsidRPr="00916D08">
            <w:rPr>
              <w:rFonts w:ascii="Times New Roman" w:hAnsi="Times New Roman"/>
              <w:sz w:val="24"/>
              <w:rPrChange w:id="118" w:author="LENOVO" w:date="2022-05-05T16:28:00Z">
                <w:rPr>
                  <w:noProof/>
                </w:rPr>
              </w:rPrChange>
            </w:rPr>
            <w:fldChar w:fldCharType="end"/>
          </w:r>
        </w:p>
        <w:p w14:paraId="063A12CA" w14:textId="79E2B8AB" w:rsidR="005B75D0" w:rsidRPr="00916D08" w:rsidRDefault="005B75D0" w:rsidP="00916D08">
          <w:pPr>
            <w:spacing w:line="360" w:lineRule="auto"/>
            <w:rPr>
              <w:rFonts w:ascii="Times New Roman" w:hAnsi="Times New Roman"/>
              <w:sz w:val="24"/>
              <w:rPrChange w:id="119" w:author="LENOVO" w:date="2022-05-05T16:28:00Z">
                <w:rPr/>
              </w:rPrChange>
            </w:rPr>
            <w:pPrChange w:id="120" w:author="LENOVO" w:date="2022-05-05T16:28:00Z">
              <w:pPr/>
            </w:pPrChange>
          </w:pPr>
          <w:r w:rsidRPr="00916D08">
            <w:rPr>
              <w:rFonts w:ascii="Times New Roman" w:hAnsi="Times New Roman"/>
              <w:b/>
              <w:sz w:val="24"/>
              <w:rPrChange w:id="121" w:author="LENOVO" w:date="2022-05-05T16:28:00Z">
                <w:rPr>
                  <w:b/>
                  <w:bCs/>
                </w:rPr>
              </w:rPrChange>
            </w:rPr>
            <w:fldChar w:fldCharType="end"/>
          </w:r>
        </w:p>
      </w:sdtContent>
    </w:sdt>
    <w:p w14:paraId="5B557824" w14:textId="551EAF16" w:rsidR="005B75D0" w:rsidRDefault="005B75D0" w:rsidP="00916D08">
      <w:pPr>
        <w:spacing w:line="360" w:lineRule="auto"/>
        <w:rPr>
          <w:rFonts w:ascii="Times New Roman" w:hAnsi="Times New Roman" w:cs="Times New Roman"/>
          <w:sz w:val="24"/>
          <w:szCs w:val="24"/>
        </w:rPr>
        <w:pPrChange w:id="122" w:author="LENOVO" w:date="2022-05-05T16:28:00Z">
          <w:pPr/>
        </w:pPrChange>
      </w:pPr>
    </w:p>
    <w:p w14:paraId="152FC51F" w14:textId="64A9FFD7" w:rsidR="00EA3798" w:rsidRDefault="00EA3798" w:rsidP="00916D08">
      <w:pPr>
        <w:spacing w:line="360" w:lineRule="auto"/>
        <w:rPr>
          <w:rFonts w:ascii="Times New Roman" w:hAnsi="Times New Roman" w:cs="Times New Roman"/>
          <w:sz w:val="24"/>
          <w:szCs w:val="24"/>
        </w:rPr>
        <w:pPrChange w:id="123" w:author="LENOVO" w:date="2022-05-05T16:28:00Z">
          <w:pPr/>
        </w:pPrChange>
      </w:pPr>
    </w:p>
    <w:p w14:paraId="68C8C32E" w14:textId="1D8F5AEE" w:rsidR="00EA3798" w:rsidRDefault="00EA3798" w:rsidP="00916D08">
      <w:pPr>
        <w:spacing w:line="360" w:lineRule="auto"/>
        <w:rPr>
          <w:rFonts w:ascii="Times New Roman" w:hAnsi="Times New Roman" w:cs="Times New Roman"/>
          <w:sz w:val="24"/>
          <w:szCs w:val="24"/>
        </w:rPr>
        <w:pPrChange w:id="124" w:author="LENOVO" w:date="2022-05-05T16:28:00Z">
          <w:pPr/>
        </w:pPrChange>
      </w:pPr>
    </w:p>
    <w:p w14:paraId="1FA01E40" w14:textId="5980E204" w:rsidR="00EA3798" w:rsidRDefault="00EA3798" w:rsidP="00916D08">
      <w:pPr>
        <w:spacing w:line="360" w:lineRule="auto"/>
        <w:rPr>
          <w:rFonts w:ascii="Times New Roman" w:hAnsi="Times New Roman" w:cs="Times New Roman"/>
          <w:sz w:val="24"/>
          <w:szCs w:val="24"/>
        </w:rPr>
        <w:pPrChange w:id="125" w:author="LENOVO" w:date="2022-05-05T16:28:00Z">
          <w:pPr/>
        </w:pPrChange>
      </w:pPr>
    </w:p>
    <w:p w14:paraId="406B911D" w14:textId="3FAE9068" w:rsidR="00EA3798" w:rsidRDefault="00EA3798" w:rsidP="00916D08">
      <w:pPr>
        <w:spacing w:line="360" w:lineRule="auto"/>
        <w:rPr>
          <w:rFonts w:ascii="Times New Roman" w:hAnsi="Times New Roman" w:cs="Times New Roman"/>
          <w:sz w:val="24"/>
          <w:szCs w:val="24"/>
        </w:rPr>
        <w:pPrChange w:id="126" w:author="LENOVO" w:date="2022-05-05T16:28:00Z">
          <w:pPr/>
        </w:pPrChange>
      </w:pPr>
    </w:p>
    <w:p w14:paraId="26E6BDC0" w14:textId="6FFC5CA2" w:rsidR="00EA3798" w:rsidRDefault="00EA3798" w:rsidP="00916D08">
      <w:pPr>
        <w:spacing w:line="360" w:lineRule="auto"/>
        <w:rPr>
          <w:rFonts w:ascii="Times New Roman" w:hAnsi="Times New Roman" w:cs="Times New Roman"/>
          <w:sz w:val="24"/>
          <w:szCs w:val="24"/>
        </w:rPr>
        <w:pPrChange w:id="127" w:author="LENOVO" w:date="2022-05-05T16:28:00Z">
          <w:pPr/>
        </w:pPrChange>
      </w:pPr>
    </w:p>
    <w:p w14:paraId="3F7AB048" w14:textId="0E84E728" w:rsidR="00EA3798" w:rsidRDefault="00EA3798" w:rsidP="00916D08">
      <w:pPr>
        <w:spacing w:line="360" w:lineRule="auto"/>
        <w:rPr>
          <w:rFonts w:ascii="Times New Roman" w:hAnsi="Times New Roman" w:cs="Times New Roman"/>
          <w:sz w:val="24"/>
          <w:szCs w:val="24"/>
        </w:rPr>
        <w:pPrChange w:id="128" w:author="LENOVO" w:date="2022-05-05T16:28:00Z">
          <w:pPr/>
        </w:pPrChange>
      </w:pPr>
    </w:p>
    <w:p w14:paraId="1BA49EE2" w14:textId="4E27B1B5" w:rsidR="00EA3798" w:rsidRDefault="00EA3798" w:rsidP="00916D08">
      <w:pPr>
        <w:spacing w:line="360" w:lineRule="auto"/>
        <w:rPr>
          <w:rFonts w:ascii="Times New Roman" w:hAnsi="Times New Roman" w:cs="Times New Roman"/>
          <w:sz w:val="24"/>
          <w:szCs w:val="24"/>
        </w:rPr>
        <w:pPrChange w:id="129" w:author="LENOVO" w:date="2022-05-05T16:28:00Z">
          <w:pPr/>
        </w:pPrChange>
      </w:pPr>
    </w:p>
    <w:p w14:paraId="63D9538E" w14:textId="126C8FA7" w:rsidR="00EA3798" w:rsidRDefault="00EA3798" w:rsidP="00916D08">
      <w:pPr>
        <w:spacing w:line="360" w:lineRule="auto"/>
        <w:rPr>
          <w:rFonts w:ascii="Times New Roman" w:hAnsi="Times New Roman" w:cs="Times New Roman"/>
          <w:sz w:val="24"/>
          <w:szCs w:val="24"/>
        </w:rPr>
        <w:pPrChange w:id="130" w:author="LENOVO" w:date="2022-05-05T16:28:00Z">
          <w:pPr/>
        </w:pPrChange>
      </w:pPr>
    </w:p>
    <w:p w14:paraId="69CFA3A0" w14:textId="7523BB92" w:rsidR="00EA3798" w:rsidRDefault="00EA3798" w:rsidP="00916D08">
      <w:pPr>
        <w:spacing w:line="360" w:lineRule="auto"/>
        <w:rPr>
          <w:rFonts w:ascii="Times New Roman" w:hAnsi="Times New Roman" w:cs="Times New Roman"/>
          <w:sz w:val="24"/>
          <w:szCs w:val="24"/>
        </w:rPr>
        <w:pPrChange w:id="131" w:author="LENOVO" w:date="2022-05-05T16:28:00Z">
          <w:pPr/>
        </w:pPrChange>
      </w:pPr>
    </w:p>
    <w:p w14:paraId="76DFB51D" w14:textId="52B69D3F" w:rsidR="00EA3798" w:rsidRDefault="00EA3798" w:rsidP="00916D08">
      <w:pPr>
        <w:spacing w:line="360" w:lineRule="auto"/>
        <w:rPr>
          <w:rFonts w:ascii="Times New Roman" w:hAnsi="Times New Roman" w:cs="Times New Roman"/>
          <w:sz w:val="24"/>
          <w:szCs w:val="24"/>
        </w:rPr>
        <w:pPrChange w:id="132" w:author="LENOVO" w:date="2022-05-05T16:28:00Z">
          <w:pPr/>
        </w:pPrChange>
      </w:pPr>
    </w:p>
    <w:p w14:paraId="42BB51B4" w14:textId="5E80B8C2" w:rsidR="00EA3798" w:rsidRDefault="00EA3798" w:rsidP="00916D08">
      <w:pPr>
        <w:spacing w:line="360" w:lineRule="auto"/>
        <w:rPr>
          <w:rFonts w:ascii="Times New Roman" w:hAnsi="Times New Roman" w:cs="Times New Roman"/>
          <w:sz w:val="24"/>
          <w:szCs w:val="24"/>
        </w:rPr>
        <w:pPrChange w:id="133" w:author="LENOVO" w:date="2022-05-05T16:28:00Z">
          <w:pPr/>
        </w:pPrChange>
      </w:pPr>
    </w:p>
    <w:p w14:paraId="0B3CC897" w14:textId="448C7CD7" w:rsidR="00EA3798" w:rsidRDefault="00EA3798" w:rsidP="00916D08">
      <w:pPr>
        <w:spacing w:line="360" w:lineRule="auto"/>
        <w:rPr>
          <w:rFonts w:ascii="Times New Roman" w:hAnsi="Times New Roman" w:cs="Times New Roman"/>
          <w:sz w:val="24"/>
          <w:szCs w:val="24"/>
        </w:rPr>
        <w:pPrChange w:id="134" w:author="LENOVO" w:date="2022-05-05T16:28:00Z">
          <w:pPr/>
        </w:pPrChange>
      </w:pPr>
    </w:p>
    <w:p w14:paraId="5C9E24C3" w14:textId="5F3F63C7" w:rsidR="00EA3798" w:rsidRDefault="00EA3798" w:rsidP="00916D08">
      <w:pPr>
        <w:spacing w:line="360" w:lineRule="auto"/>
        <w:rPr>
          <w:rFonts w:ascii="Times New Roman" w:hAnsi="Times New Roman" w:cs="Times New Roman"/>
          <w:sz w:val="24"/>
          <w:szCs w:val="24"/>
        </w:rPr>
        <w:pPrChange w:id="135" w:author="LENOVO" w:date="2022-05-05T16:28:00Z">
          <w:pPr/>
        </w:pPrChange>
      </w:pPr>
    </w:p>
    <w:p w14:paraId="1DE3ADD9" w14:textId="27B8C843" w:rsidR="00EA3798" w:rsidRDefault="00EA3798" w:rsidP="00916D08">
      <w:pPr>
        <w:spacing w:line="360" w:lineRule="auto"/>
        <w:rPr>
          <w:rFonts w:ascii="Times New Roman" w:hAnsi="Times New Roman" w:cs="Times New Roman"/>
          <w:sz w:val="24"/>
          <w:szCs w:val="24"/>
        </w:rPr>
        <w:pPrChange w:id="136" w:author="LENOVO" w:date="2022-05-05T16:28:00Z">
          <w:pPr/>
        </w:pPrChange>
      </w:pPr>
    </w:p>
    <w:p w14:paraId="4C80B2DC" w14:textId="098A8F5D" w:rsidR="00EA3798" w:rsidRDefault="00EA3798" w:rsidP="00916D08">
      <w:pPr>
        <w:spacing w:line="360" w:lineRule="auto"/>
        <w:rPr>
          <w:rFonts w:ascii="Times New Roman" w:hAnsi="Times New Roman" w:cs="Times New Roman"/>
          <w:sz w:val="24"/>
          <w:szCs w:val="24"/>
        </w:rPr>
        <w:pPrChange w:id="137" w:author="LENOVO" w:date="2022-05-05T16:28:00Z">
          <w:pPr/>
        </w:pPrChange>
      </w:pPr>
    </w:p>
    <w:p w14:paraId="23AAAB9E" w14:textId="77777777" w:rsidR="00EA3798" w:rsidRDefault="00EA3798" w:rsidP="00916D08">
      <w:pPr>
        <w:spacing w:line="360" w:lineRule="auto"/>
        <w:rPr>
          <w:rFonts w:ascii="Times New Roman" w:hAnsi="Times New Roman" w:cs="Times New Roman"/>
          <w:sz w:val="24"/>
          <w:szCs w:val="24"/>
        </w:rPr>
        <w:pPrChange w:id="138" w:author="LENOVO" w:date="2022-05-05T16:28:00Z">
          <w:pPr/>
        </w:pPrChange>
      </w:pPr>
    </w:p>
    <w:p w14:paraId="47E23F0B" w14:textId="653FCAD7" w:rsidR="00E84E41" w:rsidRPr="00916D08" w:rsidRDefault="00E84E41" w:rsidP="00916D08">
      <w:pPr>
        <w:pStyle w:val="Heading1"/>
        <w:spacing w:line="360" w:lineRule="auto"/>
        <w:rPr>
          <w:sz w:val="24"/>
          <w:rPrChange w:id="139" w:author="LENOVO" w:date="2022-05-05T16:28:00Z">
            <w:rPr/>
          </w:rPrChange>
        </w:rPr>
        <w:pPrChange w:id="140" w:author="LENOVO" w:date="2022-05-05T16:28:00Z">
          <w:pPr>
            <w:pStyle w:val="Heading1"/>
          </w:pPr>
        </w:pPrChange>
      </w:pPr>
      <w:bookmarkStart w:id="141" w:name="_Toc102649943"/>
      <w:r w:rsidRPr="00916D08">
        <w:rPr>
          <w:sz w:val="24"/>
          <w:rPrChange w:id="142" w:author="LENOVO" w:date="2022-05-05T16:28:00Z">
            <w:rPr/>
          </w:rPrChange>
        </w:rPr>
        <w:t>Kinematik ve Dinamik Denklemle</w:t>
      </w:r>
      <w:r w:rsidR="00392764" w:rsidRPr="00916D08">
        <w:rPr>
          <w:sz w:val="24"/>
          <w:rPrChange w:id="143" w:author="LENOVO" w:date="2022-05-05T16:28:00Z">
            <w:rPr/>
          </w:rPrChange>
        </w:rPr>
        <w:t>r</w:t>
      </w:r>
      <w:bookmarkEnd w:id="141"/>
    </w:p>
    <w:p w14:paraId="4D9954C0" w14:textId="1472175D" w:rsidR="00E84E41" w:rsidRDefault="00E84E41"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Roket uçuş benzetim yapılırken kinematik ve dinamik denklemler kullanılarak ivme, hız, konum ve uçuş yolu açısı bulunmuştur. Kullanılan formüller ve bu formüllerin neyi bulduğu aşağıda belirtilmiştir.</w:t>
      </w:r>
      <w:r w:rsidR="00E55447" w:rsidRPr="004855AA">
        <w:rPr>
          <w:rFonts w:ascii="Times New Roman" w:hAnsi="Times New Roman" w:cs="Times New Roman"/>
          <w:sz w:val="24"/>
          <w:szCs w:val="24"/>
        </w:rPr>
        <w:t xml:space="preserve"> </w:t>
      </w:r>
      <w:r w:rsidR="000253F6" w:rsidRPr="004855AA">
        <w:rPr>
          <w:rFonts w:ascii="Times New Roman" w:hAnsi="Times New Roman" w:cs="Times New Roman"/>
          <w:sz w:val="24"/>
          <w:szCs w:val="24"/>
        </w:rPr>
        <w:t>Tüm parametreler nerdeyse birbiriyle bağlantılı olduğu için, denklemler tasarlanan Matlab koduna göre olacaktır.</w:t>
      </w:r>
    </w:p>
    <w:p w14:paraId="6ABDBA09" w14:textId="5982B869" w:rsidR="00EE000F" w:rsidRPr="004855AA" w:rsidRDefault="00EE000F" w:rsidP="00EE000F">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shd w:val="clear" w:color="auto" w:fill="FFFFFF"/>
        </w:rPr>
        <w:t>Euler-Cromer yöntemi kullanılarak yükseklik, açı, hız, menzil değerleri bulunmuştur. Kullanılan formüller aşağıdadır.</w:t>
      </w:r>
    </w:p>
    <w:p w14:paraId="0B96CC3B" w14:textId="77777777" w:rsidR="00EE000F" w:rsidRPr="004855AA" w:rsidRDefault="00EE000F" w:rsidP="00EE000F">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noProof/>
          <w:sz w:val="24"/>
          <w:szCs w:val="24"/>
          <w:lang w:eastAsia="tr-TR"/>
        </w:rPr>
        <w:drawing>
          <wp:inline distT="0" distB="0" distL="0" distR="0" wp14:anchorId="3325A88F" wp14:editId="46C04779">
            <wp:extent cx="3420787" cy="1200150"/>
            <wp:effectExtent l="0" t="0" r="8255"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6"/>
                    <a:stretch>
                      <a:fillRect/>
                    </a:stretch>
                  </pic:blipFill>
                  <pic:spPr>
                    <a:xfrm>
                      <a:off x="0" y="0"/>
                      <a:ext cx="3438901" cy="1206505"/>
                    </a:xfrm>
                    <a:prstGeom prst="rect">
                      <a:avLst/>
                    </a:prstGeom>
                  </pic:spPr>
                </pic:pic>
              </a:graphicData>
            </a:graphic>
          </wp:inline>
        </w:drawing>
      </w:r>
    </w:p>
    <w:p w14:paraId="77F6F69D" w14:textId="40A2F11E" w:rsidR="00EE000F" w:rsidRDefault="00EE000F" w:rsidP="004855AA">
      <w:pPr>
        <w:spacing w:line="360" w:lineRule="auto"/>
        <w:rPr>
          <w:rFonts w:ascii="Times New Roman" w:hAnsi="Times New Roman" w:cs="Times New Roman"/>
          <w:sz w:val="24"/>
          <w:szCs w:val="24"/>
        </w:rPr>
      </w:pPr>
      <w:r w:rsidRPr="004855AA">
        <w:rPr>
          <w:rFonts w:ascii="Times New Roman" w:hAnsi="Times New Roman" w:cs="Times New Roman"/>
          <w:noProof/>
          <w:sz w:val="24"/>
          <w:szCs w:val="24"/>
          <w:lang w:eastAsia="tr-TR"/>
        </w:rPr>
        <w:drawing>
          <wp:inline distT="0" distB="0" distL="0" distR="0" wp14:anchorId="736875A1" wp14:editId="0975963B">
            <wp:extent cx="3420787" cy="1200150"/>
            <wp:effectExtent l="0" t="0" r="8255"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6"/>
                    <a:stretch>
                      <a:fillRect/>
                    </a:stretch>
                  </pic:blipFill>
                  <pic:spPr>
                    <a:xfrm>
                      <a:off x="0" y="0"/>
                      <a:ext cx="3438901" cy="1206505"/>
                    </a:xfrm>
                    <a:prstGeom prst="rect">
                      <a:avLst/>
                    </a:prstGeom>
                  </pic:spPr>
                </pic:pic>
              </a:graphicData>
            </a:graphic>
          </wp:inline>
        </w:drawing>
      </w:r>
    </w:p>
    <w:p w14:paraId="5E625555" w14:textId="77777777" w:rsidR="00EE000F" w:rsidRPr="00916D08" w:rsidRDefault="00EE000F" w:rsidP="00916D08">
      <w:pPr>
        <w:spacing w:line="360" w:lineRule="auto"/>
        <w:jc w:val="center"/>
        <w:rPr>
          <w:rFonts w:ascii="Times New Roman" w:hAnsi="Times New Roman"/>
          <w:sz w:val="24"/>
          <w:rPrChange w:id="144" w:author="LENOVO" w:date="2022-05-05T16:28:00Z">
            <w:rPr/>
          </w:rPrChange>
        </w:rPr>
        <w:pPrChange w:id="145" w:author="LENOVO" w:date="2022-05-05T16:28:00Z">
          <w:pPr>
            <w:jc w:val="center"/>
          </w:pPr>
        </w:pPrChange>
      </w:pPr>
      <w:r w:rsidRPr="00916D08">
        <w:rPr>
          <w:rFonts w:ascii="Times New Roman" w:hAnsi="Times New Roman"/>
          <w:sz w:val="24"/>
          <w:rPrChange w:id="146" w:author="LENOVO" w:date="2022-05-05T16:28:00Z">
            <w:rPr>
              <w:noProof/>
              <w:lang w:eastAsia="tr-TR"/>
            </w:rPr>
          </w:rPrChange>
        </w:rPr>
        <w:drawing>
          <wp:inline distT="0" distB="0" distL="0" distR="0" wp14:anchorId="5E9C604A" wp14:editId="3026E900">
            <wp:extent cx="1609725" cy="488524"/>
            <wp:effectExtent l="0" t="0" r="0" b="698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7"/>
                    <a:stretch>
                      <a:fillRect/>
                    </a:stretch>
                  </pic:blipFill>
                  <pic:spPr>
                    <a:xfrm>
                      <a:off x="0" y="0"/>
                      <a:ext cx="1631172" cy="495033"/>
                    </a:xfrm>
                    <a:prstGeom prst="rect">
                      <a:avLst/>
                    </a:prstGeom>
                  </pic:spPr>
                </pic:pic>
              </a:graphicData>
            </a:graphic>
          </wp:inline>
        </w:drawing>
      </w:r>
    </w:p>
    <w:p w14:paraId="4CE3E6A2" w14:textId="4D7977B4" w:rsidR="00A94B5E" w:rsidRDefault="00EE000F" w:rsidP="00C67E4D">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rPr>
        <w:t xml:space="preserve">Denklemdeki G, yerçekimsel sabittir ve </w:t>
      </w:r>
      <w:r w:rsidRPr="004855AA">
        <w:rPr>
          <w:rFonts w:ascii="Times New Roman" w:eastAsia="Times New Roman" w:hAnsi="Times New Roman" w:cs="Times New Roman"/>
          <w:sz w:val="24"/>
          <w:szCs w:val="24"/>
          <w:lang w:eastAsia="tr-TR"/>
        </w:rPr>
        <w:t>6.674e-11 olarak alınmıştır. M</w:t>
      </w:r>
      <w:r w:rsidRPr="004855AA">
        <w:rPr>
          <w:rFonts w:ascii="Times New Roman" w:eastAsia="Times New Roman" w:hAnsi="Times New Roman" w:cs="Times New Roman"/>
          <w:sz w:val="24"/>
          <w:szCs w:val="24"/>
          <w:vertAlign w:val="subscript"/>
          <w:lang w:eastAsia="tr-TR"/>
        </w:rPr>
        <w:t>E</w:t>
      </w:r>
      <w:r w:rsidRPr="004855AA">
        <w:rPr>
          <w:rFonts w:ascii="Times New Roman" w:eastAsia="Times New Roman" w:hAnsi="Times New Roman" w:cs="Times New Roman"/>
          <w:sz w:val="24"/>
          <w:szCs w:val="24"/>
          <w:lang w:eastAsia="tr-TR"/>
        </w:rPr>
        <w:t xml:space="preserve"> dünyanın kütlesidir ve 5.972e24 olarak alınmıştır. Z ise roketimizin yüksekliğini temsil etmektedir. R</w:t>
      </w:r>
      <w:r w:rsidRPr="004855AA">
        <w:rPr>
          <w:rFonts w:ascii="Times New Roman" w:eastAsia="Times New Roman" w:hAnsi="Times New Roman" w:cs="Times New Roman"/>
          <w:sz w:val="24"/>
          <w:szCs w:val="24"/>
          <w:vertAlign w:val="subscript"/>
          <w:lang w:eastAsia="tr-TR"/>
        </w:rPr>
        <w:t xml:space="preserve">E </w:t>
      </w:r>
      <w:r w:rsidRPr="004855AA">
        <w:rPr>
          <w:rFonts w:ascii="Times New Roman" w:eastAsia="Times New Roman" w:hAnsi="Times New Roman" w:cs="Times New Roman"/>
          <w:sz w:val="24"/>
          <w:szCs w:val="24"/>
          <w:lang w:eastAsia="tr-TR"/>
        </w:rPr>
        <w:t xml:space="preserve">ise Dünya’nın yarıçapıdır ve </w:t>
      </w:r>
      <w:r w:rsidRPr="004855AA">
        <w:rPr>
          <w:rFonts w:ascii="Times New Roman" w:hAnsi="Times New Roman" w:cs="Times New Roman"/>
          <w:sz w:val="24"/>
          <w:szCs w:val="24"/>
          <w:shd w:val="clear" w:color="auto" w:fill="FFFFFF"/>
        </w:rPr>
        <w:t>6,371,000 m olarak alınmıştır.</w:t>
      </w:r>
    </w:p>
    <w:p w14:paraId="5E13B97B" w14:textId="062D6F09" w:rsidR="00046EB5" w:rsidRPr="004855AA" w:rsidRDefault="008803F1"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Zamana bağlı kütle</w:t>
      </w:r>
      <w:r w:rsidR="00EA3798">
        <w:rPr>
          <w:rFonts w:ascii="Times New Roman" w:hAnsi="Times New Roman" w:cs="Times New Roman"/>
          <w:sz w:val="24"/>
          <w:szCs w:val="24"/>
        </w:rPr>
        <w:t xml:space="preserve"> ve</w:t>
      </w:r>
      <w:r w:rsidRPr="004855AA">
        <w:rPr>
          <w:rFonts w:ascii="Times New Roman" w:hAnsi="Times New Roman" w:cs="Times New Roman"/>
          <w:sz w:val="24"/>
          <w:szCs w:val="24"/>
        </w:rPr>
        <w:t xml:space="preserve"> yerçekimi hesaplanmıştır. </w:t>
      </w:r>
      <w:r w:rsidR="00E1576E" w:rsidRPr="004855AA">
        <w:rPr>
          <w:rFonts w:ascii="Times New Roman" w:hAnsi="Times New Roman" w:cs="Times New Roman"/>
          <w:sz w:val="24"/>
          <w:szCs w:val="24"/>
        </w:rPr>
        <w:t>Kütle zamanla azaldığından ve yerçekimi yükseklikle azaldığından, yerçekimi kuvveti zamana ve yüksekliğe bağlıdır.</w:t>
      </w:r>
    </w:p>
    <w:p w14:paraId="35BF7B5A" w14:textId="77777777" w:rsidR="00A51FB1" w:rsidRPr="004855AA" w:rsidRDefault="00A51FB1"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Öncelikle</w:t>
      </w:r>
      <w:r w:rsidR="002B49DD" w:rsidRPr="004855AA">
        <w:rPr>
          <w:rFonts w:ascii="Times New Roman" w:hAnsi="Times New Roman" w:cs="Times New Roman"/>
          <w:sz w:val="24"/>
          <w:szCs w:val="24"/>
        </w:rPr>
        <w:t xml:space="preserve"> yerçekimini bulmak için aşağıdaki formül kullanılmıştır.</w:t>
      </w:r>
    </w:p>
    <w:p w14:paraId="0DEBF31B" w14:textId="77777777" w:rsidR="001B19A7" w:rsidRPr="00916D08" w:rsidRDefault="001B19A7" w:rsidP="00916D08">
      <w:pPr>
        <w:spacing w:line="360" w:lineRule="auto"/>
        <w:jc w:val="center"/>
        <w:rPr>
          <w:rFonts w:ascii="Times New Roman" w:hAnsi="Times New Roman"/>
          <w:sz w:val="24"/>
          <w:rPrChange w:id="147" w:author="LENOVO" w:date="2022-05-05T16:28:00Z">
            <w:rPr/>
          </w:rPrChange>
        </w:rPr>
        <w:pPrChange w:id="148" w:author="LENOVO" w:date="2022-05-05T16:28:00Z">
          <w:pPr>
            <w:jc w:val="center"/>
          </w:pPr>
        </w:pPrChange>
      </w:pPr>
      <w:r w:rsidRPr="00916D08">
        <w:rPr>
          <w:rFonts w:ascii="Times New Roman" w:hAnsi="Times New Roman"/>
          <w:sz w:val="24"/>
          <w:rPrChange w:id="149" w:author="LENOVO" w:date="2022-05-05T16:28:00Z">
            <w:rPr>
              <w:noProof/>
              <w:lang w:eastAsia="tr-TR"/>
            </w:rPr>
          </w:rPrChange>
        </w:rPr>
        <w:drawing>
          <wp:inline distT="0" distB="0" distL="0" distR="0" wp14:anchorId="612C25AD" wp14:editId="75AE4DCA">
            <wp:extent cx="1609725" cy="488524"/>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31172" cy="495033"/>
                    </a:xfrm>
                    <a:prstGeom prst="rect">
                      <a:avLst/>
                    </a:prstGeom>
                  </pic:spPr>
                </pic:pic>
              </a:graphicData>
            </a:graphic>
          </wp:inline>
        </w:drawing>
      </w:r>
    </w:p>
    <w:p w14:paraId="41AA691C" w14:textId="77777777" w:rsidR="004855AA" w:rsidRDefault="001B19A7" w:rsidP="004855AA">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rPr>
        <w:t xml:space="preserve">Denklemdeki G, yerçekimsel sabittir ve </w:t>
      </w:r>
      <w:r w:rsidRPr="004855AA">
        <w:rPr>
          <w:rFonts w:ascii="Times New Roman" w:eastAsia="Times New Roman" w:hAnsi="Times New Roman" w:cs="Times New Roman"/>
          <w:sz w:val="24"/>
          <w:szCs w:val="24"/>
          <w:lang w:eastAsia="tr-TR"/>
        </w:rPr>
        <w:t xml:space="preserve">6.674e-11 olarak alınmıştır. </w:t>
      </w:r>
      <w:r w:rsidR="00FF222A" w:rsidRPr="004855AA">
        <w:rPr>
          <w:rFonts w:ascii="Times New Roman" w:eastAsia="Times New Roman" w:hAnsi="Times New Roman" w:cs="Times New Roman"/>
          <w:sz w:val="24"/>
          <w:szCs w:val="24"/>
          <w:lang w:eastAsia="tr-TR"/>
        </w:rPr>
        <w:t>M</w:t>
      </w:r>
      <w:r w:rsidR="00FF222A" w:rsidRPr="004855AA">
        <w:rPr>
          <w:rFonts w:ascii="Times New Roman" w:eastAsia="Times New Roman" w:hAnsi="Times New Roman" w:cs="Times New Roman"/>
          <w:sz w:val="24"/>
          <w:szCs w:val="24"/>
          <w:vertAlign w:val="subscript"/>
          <w:lang w:eastAsia="tr-TR"/>
        </w:rPr>
        <w:t>E</w:t>
      </w:r>
      <w:r w:rsidR="00FF222A" w:rsidRPr="004855AA">
        <w:rPr>
          <w:rFonts w:ascii="Times New Roman" w:eastAsia="Times New Roman" w:hAnsi="Times New Roman" w:cs="Times New Roman"/>
          <w:sz w:val="24"/>
          <w:szCs w:val="24"/>
          <w:lang w:eastAsia="tr-TR"/>
        </w:rPr>
        <w:t xml:space="preserve"> dünyanın kütlesidir ve 5.972e24 olarak alınmıştır. Z ise roketimizin yüksekliğini temsil etmektedir. R</w:t>
      </w:r>
      <w:r w:rsidR="00FF222A" w:rsidRPr="004855AA">
        <w:rPr>
          <w:rFonts w:ascii="Times New Roman" w:eastAsia="Times New Roman" w:hAnsi="Times New Roman" w:cs="Times New Roman"/>
          <w:sz w:val="24"/>
          <w:szCs w:val="24"/>
          <w:vertAlign w:val="subscript"/>
          <w:lang w:eastAsia="tr-TR"/>
        </w:rPr>
        <w:t xml:space="preserve">E </w:t>
      </w:r>
      <w:r w:rsidR="00FF222A" w:rsidRPr="004855AA">
        <w:rPr>
          <w:rFonts w:ascii="Times New Roman" w:eastAsia="Times New Roman" w:hAnsi="Times New Roman" w:cs="Times New Roman"/>
          <w:sz w:val="24"/>
          <w:szCs w:val="24"/>
          <w:lang w:eastAsia="tr-TR"/>
        </w:rPr>
        <w:t>ise Dünya’</w:t>
      </w:r>
      <w:r w:rsidR="001119BC" w:rsidRPr="004855AA">
        <w:rPr>
          <w:rFonts w:ascii="Times New Roman" w:eastAsia="Times New Roman" w:hAnsi="Times New Roman" w:cs="Times New Roman"/>
          <w:sz w:val="24"/>
          <w:szCs w:val="24"/>
          <w:lang w:eastAsia="tr-TR"/>
        </w:rPr>
        <w:t xml:space="preserve">nın yarıçapıdır ve </w:t>
      </w:r>
      <w:r w:rsidR="001119BC" w:rsidRPr="004855AA">
        <w:rPr>
          <w:rFonts w:ascii="Times New Roman" w:hAnsi="Times New Roman" w:cs="Times New Roman"/>
          <w:sz w:val="24"/>
          <w:szCs w:val="24"/>
          <w:shd w:val="clear" w:color="auto" w:fill="FFFFFF"/>
        </w:rPr>
        <w:t>6,371,000 m olarak alınmıştır.</w:t>
      </w:r>
    </w:p>
    <w:p w14:paraId="5AC84956" w14:textId="72946317" w:rsidR="001119BC" w:rsidRPr="004855AA" w:rsidRDefault="001119BC" w:rsidP="004855AA">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shd w:val="clear" w:color="auto" w:fill="FFFFFF"/>
        </w:rPr>
        <w:t>Zamana bağlı yerçekimi grafiği aşağıdadır.</w:t>
      </w:r>
    </w:p>
    <w:p w14:paraId="50B24D65" w14:textId="773D433B" w:rsidR="008D127A" w:rsidRPr="00916D08" w:rsidRDefault="009B517B" w:rsidP="00916D08">
      <w:pPr>
        <w:spacing w:line="360" w:lineRule="auto"/>
        <w:jc w:val="center"/>
        <w:rPr>
          <w:rFonts w:ascii="Times New Roman" w:hAnsi="Times New Roman"/>
          <w:sz w:val="24"/>
          <w:rPrChange w:id="150" w:author="LENOVO" w:date="2022-05-05T16:28:00Z">
            <w:rPr>
              <w:rFonts w:eastAsia="Times New Roman" w:cstheme="minorHAnsi"/>
              <w:lang w:eastAsia="tr-TR"/>
            </w:rPr>
          </w:rPrChange>
        </w:rPr>
        <w:pPrChange w:id="151" w:author="LENOVO" w:date="2022-05-05T16:28:00Z">
          <w:pPr>
            <w:jc w:val="center"/>
          </w:pPr>
        </w:pPrChange>
      </w:pPr>
      <w:r w:rsidRPr="00916D08">
        <w:rPr>
          <w:rFonts w:ascii="Times New Roman" w:hAnsi="Times New Roman"/>
          <w:sz w:val="24"/>
          <w:rPrChange w:id="152" w:author="LENOVO" w:date="2022-05-05T16:28:00Z">
            <w:rPr>
              <w:noProof/>
              <w:lang w:eastAsia="tr-TR"/>
            </w:rPr>
          </w:rPrChange>
        </w:rPr>
        <w:drawing>
          <wp:inline distT="0" distB="0" distL="0" distR="0" wp14:anchorId="0449365C" wp14:editId="3CFF215D">
            <wp:extent cx="3736981" cy="2809457"/>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4189" cy="2829912"/>
                    </a:xfrm>
                    <a:prstGeom prst="rect">
                      <a:avLst/>
                    </a:prstGeom>
                  </pic:spPr>
                </pic:pic>
              </a:graphicData>
            </a:graphic>
          </wp:inline>
        </w:drawing>
      </w:r>
    </w:p>
    <w:p w14:paraId="634FFDC5" w14:textId="77777777" w:rsidR="001B19A7" w:rsidRPr="004855AA" w:rsidRDefault="00FF222A" w:rsidP="004855AA">
      <w:pPr>
        <w:spacing w:line="360" w:lineRule="auto"/>
        <w:rPr>
          <w:rFonts w:ascii="Times New Roman" w:eastAsia="Times New Roman" w:hAnsi="Times New Roman" w:cs="Times New Roman"/>
          <w:sz w:val="24"/>
          <w:szCs w:val="24"/>
          <w:vertAlign w:val="subscript"/>
          <w:lang w:eastAsia="tr-TR"/>
        </w:rPr>
      </w:pPr>
      <w:r w:rsidRPr="004855AA">
        <w:rPr>
          <w:rFonts w:ascii="Times New Roman" w:eastAsia="Times New Roman" w:hAnsi="Times New Roman" w:cs="Times New Roman"/>
          <w:sz w:val="24"/>
          <w:szCs w:val="24"/>
          <w:vertAlign w:val="subscript"/>
          <w:lang w:eastAsia="tr-TR"/>
        </w:rPr>
        <w:t xml:space="preserve"> </w:t>
      </w:r>
    </w:p>
    <w:p w14:paraId="0EC765DB" w14:textId="1693483D" w:rsidR="001E1249" w:rsidRDefault="001E1249"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Görüldüğü üzere y</w:t>
      </w:r>
      <w:r w:rsidR="00DA3B4E" w:rsidRPr="004855AA">
        <w:rPr>
          <w:rFonts w:ascii="Times New Roman" w:hAnsi="Times New Roman" w:cs="Times New Roman"/>
          <w:sz w:val="24"/>
          <w:szCs w:val="24"/>
        </w:rPr>
        <w:t>ükseklik arttıkça yerçekimi ivmesi azalmıştır.</w:t>
      </w:r>
    </w:p>
    <w:p w14:paraId="2B4718BD" w14:textId="4E7D85B6" w:rsidR="009B59D3" w:rsidRPr="004855AA" w:rsidRDefault="009B59D3" w:rsidP="00916D08">
      <w:pPr>
        <w:pStyle w:val="Balk"/>
        <w:spacing w:line="360" w:lineRule="auto"/>
        <w:rPr>
          <w:rFonts w:cs="Times New Roman"/>
          <w:sz w:val="24"/>
          <w:szCs w:val="24"/>
        </w:rPr>
        <w:pPrChange w:id="153" w:author="LENOVO" w:date="2022-05-05T16:28:00Z">
          <w:pPr>
            <w:pStyle w:val="Balk"/>
          </w:pPr>
        </w:pPrChange>
      </w:pPr>
      <w:bookmarkStart w:id="154" w:name="_Toc102649944"/>
      <w:r w:rsidRPr="00916D08">
        <w:rPr>
          <w:sz w:val="24"/>
          <w:rPrChange w:id="155" w:author="LENOVO" w:date="2022-05-05T16:28:00Z">
            <w:rPr/>
          </w:rPrChange>
        </w:rPr>
        <w:t>Atmosfer Modeli</w:t>
      </w:r>
      <w:bookmarkEnd w:id="154"/>
    </w:p>
    <w:p w14:paraId="129B3CA2" w14:textId="77777777" w:rsidR="00DA3B4E" w:rsidRPr="004855AA" w:rsidRDefault="00DA3B4E"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Yerçekimi ivmesinin uçuş benzetim zamanına göre bulunmasından sonra, hava yoğunluğunun zamana göre değişimi hesaplanmıştır.</w:t>
      </w:r>
      <w:r w:rsidR="00EA32E6" w:rsidRPr="004855AA">
        <w:rPr>
          <w:rFonts w:ascii="Times New Roman" w:hAnsi="Times New Roman" w:cs="Times New Roman"/>
          <w:sz w:val="24"/>
          <w:szCs w:val="24"/>
        </w:rPr>
        <w:t xml:space="preserve"> Ek olarak zamana göre sıcaklık ve basınç değerleri hesaplanmıştır. </w:t>
      </w:r>
    </w:p>
    <w:p w14:paraId="6871BD8F" w14:textId="77777777" w:rsidR="00EA32E6" w:rsidRPr="004855AA" w:rsidRDefault="00EA32E6"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Öncelikle hava yoğunluğunun</w:t>
      </w:r>
      <w:r w:rsidR="00A122D6" w:rsidRPr="004855AA">
        <w:rPr>
          <w:rFonts w:ascii="Times New Roman" w:hAnsi="Times New Roman" w:cs="Times New Roman"/>
          <w:sz w:val="24"/>
          <w:szCs w:val="24"/>
        </w:rPr>
        <w:t>, sıcaklığın ve basıncın</w:t>
      </w:r>
      <w:r w:rsidRPr="004855AA">
        <w:rPr>
          <w:rFonts w:ascii="Times New Roman" w:hAnsi="Times New Roman" w:cs="Times New Roman"/>
          <w:sz w:val="24"/>
          <w:szCs w:val="24"/>
        </w:rPr>
        <w:t xml:space="preserve"> formülü aşağıda verilmiştir.</w:t>
      </w:r>
    </w:p>
    <w:p w14:paraId="6E820551" w14:textId="77777777" w:rsidR="00EA32E6" w:rsidRPr="00916D08" w:rsidRDefault="00EA32E6" w:rsidP="00916D08">
      <w:pPr>
        <w:spacing w:line="360" w:lineRule="auto"/>
        <w:rPr>
          <w:rFonts w:ascii="Times New Roman" w:hAnsi="Times New Roman"/>
          <w:sz w:val="24"/>
          <w:rPrChange w:id="156" w:author="LENOVO" w:date="2022-05-05T16:28:00Z">
            <w:rPr/>
          </w:rPrChange>
        </w:rPr>
        <w:pPrChange w:id="157" w:author="LENOVO" w:date="2022-05-05T16:28:00Z">
          <w:pPr/>
        </w:pPrChange>
      </w:pPr>
      <w:r w:rsidRPr="00916D08">
        <w:rPr>
          <w:rFonts w:ascii="Times New Roman" w:hAnsi="Times New Roman"/>
          <w:sz w:val="24"/>
          <w:rPrChange w:id="158" w:author="LENOVO" w:date="2022-05-05T16:28:00Z">
            <w:rPr>
              <w:noProof/>
              <w:lang w:eastAsia="tr-TR"/>
            </w:rPr>
          </w:rPrChange>
        </w:rPr>
        <w:drawing>
          <wp:inline distT="0" distB="0" distL="0" distR="0" wp14:anchorId="31191DBA" wp14:editId="639B7AA7">
            <wp:extent cx="1943100" cy="1275160"/>
            <wp:effectExtent l="0" t="0" r="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170" cy="1281112"/>
                    </a:xfrm>
                    <a:prstGeom prst="rect">
                      <a:avLst/>
                    </a:prstGeom>
                  </pic:spPr>
                </pic:pic>
              </a:graphicData>
            </a:graphic>
          </wp:inline>
        </w:drawing>
      </w:r>
    </w:p>
    <w:p w14:paraId="0D12E39F" w14:textId="6C98A158" w:rsidR="00A122D6" w:rsidRPr="004855AA" w:rsidRDefault="00A122D6"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 xml:space="preserve">Ek olarak, roketimiz 86 </w:t>
      </w:r>
      <w:r w:rsidR="009B59D3" w:rsidRPr="004855AA">
        <w:rPr>
          <w:rFonts w:ascii="Times New Roman" w:hAnsi="Times New Roman" w:cs="Times New Roman"/>
          <w:sz w:val="24"/>
          <w:szCs w:val="24"/>
        </w:rPr>
        <w:t>km’den</w:t>
      </w:r>
      <w:r w:rsidRPr="004855AA">
        <w:rPr>
          <w:rFonts w:ascii="Times New Roman" w:hAnsi="Times New Roman" w:cs="Times New Roman"/>
          <w:sz w:val="24"/>
          <w:szCs w:val="24"/>
        </w:rPr>
        <w:t xml:space="preserve"> az irtifaya ulaştığı için hesaba dahil edilmeyen ama kodda kullandığımız, 86 km ve üzeri irtifa için kullanılan formül aşağıdadır.</w:t>
      </w:r>
    </w:p>
    <w:p w14:paraId="28B31385" w14:textId="77777777" w:rsidR="00A122D6" w:rsidRPr="004855AA" w:rsidRDefault="00A122D6" w:rsidP="004855AA">
      <w:pPr>
        <w:spacing w:line="360" w:lineRule="auto"/>
        <w:rPr>
          <w:rFonts w:ascii="Times New Roman" w:hAnsi="Times New Roman" w:cs="Times New Roman"/>
          <w:sz w:val="24"/>
          <w:szCs w:val="24"/>
        </w:rPr>
      </w:pPr>
      <w:r w:rsidRPr="004855AA">
        <w:rPr>
          <w:rFonts w:ascii="Times New Roman" w:hAnsi="Times New Roman" w:cs="Times New Roman"/>
          <w:noProof/>
          <w:sz w:val="24"/>
          <w:szCs w:val="24"/>
          <w:lang w:eastAsia="tr-TR"/>
        </w:rPr>
        <w:drawing>
          <wp:inline distT="0" distB="0" distL="0" distR="0" wp14:anchorId="3B4E2C8C" wp14:editId="69C8160A">
            <wp:extent cx="2628900" cy="530776"/>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2735" cy="541645"/>
                    </a:xfrm>
                    <a:prstGeom prst="rect">
                      <a:avLst/>
                    </a:prstGeom>
                  </pic:spPr>
                </pic:pic>
              </a:graphicData>
            </a:graphic>
          </wp:inline>
        </w:drawing>
      </w:r>
    </w:p>
    <w:p w14:paraId="7900971A" w14:textId="77777777" w:rsidR="00A122D6" w:rsidRPr="004855AA" w:rsidRDefault="00A122D6"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Buradaki parametrelerin değerler 2. Kaynak referans alınarak kullanılmıştır.</w:t>
      </w:r>
    </w:p>
    <w:p w14:paraId="26B1ACB8" w14:textId="0DC0F253" w:rsidR="005D754A" w:rsidRPr="004855AA" w:rsidRDefault="009964FE" w:rsidP="004855AA">
      <w:pPr>
        <w:spacing w:line="360" w:lineRule="auto"/>
        <w:rPr>
          <w:rFonts w:ascii="Times New Roman" w:hAnsi="Times New Roman" w:cs="Times New Roman"/>
          <w:sz w:val="24"/>
          <w:szCs w:val="24"/>
        </w:rPr>
      </w:pPr>
      <w:r>
        <w:rPr>
          <w:rFonts w:ascii="Times New Roman" w:hAnsi="Times New Roman" w:cs="Times New Roman"/>
          <w:sz w:val="24"/>
          <w:szCs w:val="24"/>
        </w:rPr>
        <w:t>Hava</w:t>
      </w:r>
      <w:r w:rsidR="005D754A" w:rsidRPr="004855AA">
        <w:rPr>
          <w:rFonts w:ascii="Times New Roman" w:hAnsi="Times New Roman" w:cs="Times New Roman"/>
          <w:sz w:val="24"/>
          <w:szCs w:val="24"/>
        </w:rPr>
        <w:t xml:space="preserve"> yoğunluğu zaman grafiği</w:t>
      </w:r>
      <w:r w:rsidR="00A86EA4" w:rsidRPr="004855AA">
        <w:rPr>
          <w:rFonts w:ascii="Times New Roman" w:hAnsi="Times New Roman" w:cs="Times New Roman"/>
          <w:sz w:val="24"/>
          <w:szCs w:val="24"/>
        </w:rPr>
        <w:t xml:space="preserve"> ve hava yoğunluğu deniz seviyesi yüksekliği</w:t>
      </w:r>
      <w:r w:rsidR="005D754A" w:rsidRPr="004855AA">
        <w:rPr>
          <w:rFonts w:ascii="Times New Roman" w:hAnsi="Times New Roman" w:cs="Times New Roman"/>
          <w:sz w:val="24"/>
          <w:szCs w:val="24"/>
        </w:rPr>
        <w:t xml:space="preserve"> aşağıda verilmiştir.</w:t>
      </w:r>
    </w:p>
    <w:p w14:paraId="093BD475" w14:textId="0CF6F8CE" w:rsidR="00DA3B4E" w:rsidRPr="00916D08" w:rsidRDefault="0034140A" w:rsidP="00916D08">
      <w:pPr>
        <w:spacing w:line="360" w:lineRule="auto"/>
        <w:jc w:val="center"/>
        <w:rPr>
          <w:rFonts w:ascii="Times New Roman" w:hAnsi="Times New Roman"/>
          <w:sz w:val="24"/>
          <w:rPrChange w:id="159" w:author="LENOVO" w:date="2022-05-05T16:28:00Z">
            <w:rPr/>
          </w:rPrChange>
        </w:rPr>
        <w:pPrChange w:id="160" w:author="LENOVO" w:date="2022-05-05T16:28:00Z">
          <w:pPr>
            <w:jc w:val="center"/>
          </w:pPr>
        </w:pPrChange>
      </w:pPr>
      <w:r w:rsidRPr="00916D08">
        <w:rPr>
          <w:rFonts w:ascii="Times New Roman" w:hAnsi="Times New Roman"/>
          <w:sz w:val="24"/>
          <w:rPrChange w:id="161" w:author="LENOVO" w:date="2022-05-05T16:28:00Z">
            <w:rPr/>
          </w:rPrChange>
        </w:rPr>
        <w:t xml:space="preserve"> </w:t>
      </w:r>
      <w:r w:rsidR="00464AFD" w:rsidRPr="00916D08">
        <w:rPr>
          <w:rFonts w:ascii="Times New Roman" w:hAnsi="Times New Roman"/>
          <w:sz w:val="24"/>
          <w:rPrChange w:id="162" w:author="LENOVO" w:date="2022-05-05T16:28:00Z">
            <w:rPr>
              <w:noProof/>
              <w:lang w:eastAsia="tr-TR"/>
            </w:rPr>
          </w:rPrChange>
        </w:rPr>
        <w:drawing>
          <wp:inline distT="0" distB="0" distL="0" distR="0" wp14:anchorId="79B3B3F9" wp14:editId="7CDE5A5E">
            <wp:extent cx="5760720" cy="2169795"/>
            <wp:effectExtent l="0" t="0" r="0"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69795"/>
                    </a:xfrm>
                    <a:prstGeom prst="rect">
                      <a:avLst/>
                    </a:prstGeom>
                  </pic:spPr>
                </pic:pic>
              </a:graphicData>
            </a:graphic>
          </wp:inline>
        </w:drawing>
      </w:r>
      <w:r w:rsidRPr="00916D08">
        <w:rPr>
          <w:rFonts w:ascii="Times New Roman" w:hAnsi="Times New Roman"/>
          <w:sz w:val="24"/>
          <w:rPrChange w:id="163" w:author="LENOVO" w:date="2022-05-05T16:28:00Z">
            <w:rPr/>
          </w:rPrChange>
        </w:rPr>
        <w:t xml:space="preserve"> </w:t>
      </w:r>
    </w:p>
    <w:p w14:paraId="5752362A" w14:textId="77777777" w:rsidR="00A86EA4" w:rsidRPr="004855AA" w:rsidRDefault="000939C8"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Ardından, uçuş benzetimde zamana göre basınç ve sıcaklık değişim grafiği aşağıdadır.</w:t>
      </w:r>
    </w:p>
    <w:p w14:paraId="07F4C2CD" w14:textId="7AAC6C35" w:rsidR="000939C8" w:rsidRPr="00916D08" w:rsidRDefault="0034140A" w:rsidP="00916D08">
      <w:pPr>
        <w:spacing w:line="360" w:lineRule="auto"/>
        <w:jc w:val="center"/>
        <w:rPr>
          <w:rFonts w:ascii="Times New Roman" w:hAnsi="Times New Roman"/>
          <w:sz w:val="24"/>
          <w:rPrChange w:id="164" w:author="LENOVO" w:date="2022-05-05T16:28:00Z">
            <w:rPr/>
          </w:rPrChange>
        </w:rPr>
        <w:pPrChange w:id="165" w:author="LENOVO" w:date="2022-05-05T16:28:00Z">
          <w:pPr>
            <w:jc w:val="center"/>
          </w:pPr>
        </w:pPrChange>
      </w:pPr>
      <w:r w:rsidRPr="00916D08">
        <w:rPr>
          <w:rFonts w:ascii="Times New Roman" w:hAnsi="Times New Roman"/>
          <w:sz w:val="24"/>
          <w:rPrChange w:id="166" w:author="LENOVO" w:date="2022-05-05T16:28:00Z">
            <w:rPr/>
          </w:rPrChange>
        </w:rPr>
        <w:t xml:space="preserve"> </w:t>
      </w:r>
      <w:r w:rsidR="00464AFD" w:rsidRPr="00916D08">
        <w:rPr>
          <w:rFonts w:ascii="Times New Roman" w:hAnsi="Times New Roman"/>
          <w:sz w:val="24"/>
          <w:rPrChange w:id="167" w:author="LENOVO" w:date="2022-05-05T16:28:00Z">
            <w:rPr>
              <w:noProof/>
              <w:lang w:eastAsia="tr-TR"/>
            </w:rPr>
          </w:rPrChange>
        </w:rPr>
        <w:drawing>
          <wp:inline distT="0" distB="0" distL="0" distR="0" wp14:anchorId="43C019D3" wp14:editId="3C2E8E15">
            <wp:extent cx="5760720" cy="21869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86940"/>
                    </a:xfrm>
                    <a:prstGeom prst="rect">
                      <a:avLst/>
                    </a:prstGeom>
                  </pic:spPr>
                </pic:pic>
              </a:graphicData>
            </a:graphic>
          </wp:inline>
        </w:drawing>
      </w:r>
    </w:p>
    <w:p w14:paraId="53E1E845" w14:textId="77777777" w:rsidR="001B002E" w:rsidRPr="00916D08" w:rsidRDefault="001B002E" w:rsidP="00916D08">
      <w:pPr>
        <w:spacing w:line="360" w:lineRule="auto"/>
        <w:rPr>
          <w:rFonts w:ascii="Times New Roman" w:hAnsi="Times New Roman"/>
          <w:sz w:val="24"/>
          <w:rPrChange w:id="168" w:author="LENOVO" w:date="2022-05-05T16:28:00Z">
            <w:rPr/>
          </w:rPrChange>
        </w:rPr>
        <w:pPrChange w:id="169" w:author="LENOVO" w:date="2022-05-05T16:28:00Z">
          <w:pPr/>
        </w:pPrChange>
      </w:pPr>
    </w:p>
    <w:p w14:paraId="1C9888F1" w14:textId="77777777" w:rsidR="0021260D" w:rsidRPr="004855AA" w:rsidRDefault="00054F83"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 xml:space="preserve">Ardından, ses hızı, </w:t>
      </w:r>
      <w:r w:rsidR="0021260D" w:rsidRPr="004855AA">
        <w:rPr>
          <w:rFonts w:ascii="Times New Roman" w:hAnsi="Times New Roman" w:cs="Times New Roman"/>
          <w:sz w:val="24"/>
          <w:szCs w:val="24"/>
        </w:rPr>
        <w:t>mach sayısı</w:t>
      </w:r>
      <w:r w:rsidRPr="004855AA">
        <w:rPr>
          <w:rFonts w:ascii="Times New Roman" w:hAnsi="Times New Roman" w:cs="Times New Roman"/>
          <w:sz w:val="24"/>
          <w:szCs w:val="24"/>
        </w:rPr>
        <w:t xml:space="preserve"> ve drag katsayısı</w:t>
      </w:r>
      <w:r w:rsidR="0021260D" w:rsidRPr="004855AA">
        <w:rPr>
          <w:rFonts w:ascii="Times New Roman" w:hAnsi="Times New Roman" w:cs="Times New Roman"/>
          <w:sz w:val="24"/>
          <w:szCs w:val="24"/>
        </w:rPr>
        <w:t xml:space="preserve"> hesaplanmıştır. Bu parametreleri bulmak için The Prandtl-Glauert Rule denklemleri kullanılmıştır.</w:t>
      </w:r>
      <w:r w:rsidR="00E06651" w:rsidRPr="004855AA">
        <w:rPr>
          <w:rFonts w:ascii="Times New Roman" w:hAnsi="Times New Roman" w:cs="Times New Roman"/>
          <w:sz w:val="24"/>
          <w:szCs w:val="24"/>
        </w:rPr>
        <w:t xml:space="preserve"> Kullanılan formüller aşağıdadır.</w:t>
      </w:r>
    </w:p>
    <w:p w14:paraId="22CA5248" w14:textId="77777777" w:rsidR="00E06651" w:rsidRPr="004855AA" w:rsidRDefault="00E06651" w:rsidP="004855AA">
      <w:pPr>
        <w:spacing w:line="360" w:lineRule="auto"/>
        <w:rPr>
          <w:rFonts w:ascii="Times New Roman" w:hAnsi="Times New Roman" w:cs="Times New Roman"/>
          <w:sz w:val="24"/>
          <w:szCs w:val="24"/>
        </w:rPr>
      </w:pPr>
      <w:r w:rsidRPr="004855AA">
        <w:rPr>
          <w:rFonts w:ascii="Times New Roman" w:hAnsi="Times New Roman" w:cs="Times New Roman"/>
          <w:noProof/>
          <w:sz w:val="24"/>
          <w:szCs w:val="24"/>
          <w:lang w:eastAsia="tr-TR"/>
        </w:rPr>
        <w:drawing>
          <wp:inline distT="0" distB="0" distL="0" distR="0" wp14:anchorId="0C2E7180" wp14:editId="6CC4F98A">
            <wp:extent cx="2021283" cy="170497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7886" cy="1718980"/>
                    </a:xfrm>
                    <a:prstGeom prst="rect">
                      <a:avLst/>
                    </a:prstGeom>
                  </pic:spPr>
                </pic:pic>
              </a:graphicData>
            </a:graphic>
          </wp:inline>
        </w:drawing>
      </w:r>
    </w:p>
    <w:p w14:paraId="46C347A2" w14:textId="77777777" w:rsidR="007A3842" w:rsidRPr="004855AA" w:rsidRDefault="007A3842"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İlk önce zamana ve deniz seviyesi yüksekliğine bağlı ses hızı değerleri bulunmuştur. Grafikler aşağıdadır.</w:t>
      </w:r>
    </w:p>
    <w:p w14:paraId="140F1F30" w14:textId="7BD871DE" w:rsidR="003F0C74" w:rsidRPr="008F251C" w:rsidRDefault="008F251C" w:rsidP="008F251C">
      <w:pPr>
        <w:spacing w:line="360" w:lineRule="auto"/>
        <w:jc w:val="center"/>
        <w:rPr>
          <w:rFonts w:ascii="Times New Roman" w:hAnsi="Times New Roman" w:cs="Times New Roman"/>
          <w:sz w:val="24"/>
          <w:szCs w:val="24"/>
        </w:rPr>
      </w:pPr>
      <w:r w:rsidRPr="00916D08">
        <w:rPr>
          <w:rFonts w:ascii="Times New Roman" w:hAnsi="Times New Roman"/>
          <w:sz w:val="24"/>
          <w:rPrChange w:id="170" w:author="LENOVO" w:date="2022-05-05T16:28:00Z">
            <w:rPr>
              <w:noProof/>
              <w:lang w:eastAsia="tr-TR"/>
            </w:rPr>
          </w:rPrChange>
        </w:rPr>
        <w:drawing>
          <wp:inline distT="0" distB="0" distL="0" distR="0" wp14:anchorId="28B8ACCE" wp14:editId="33BC2944">
            <wp:extent cx="5760720" cy="217551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75510"/>
                    </a:xfrm>
                    <a:prstGeom prst="rect">
                      <a:avLst/>
                    </a:prstGeom>
                  </pic:spPr>
                </pic:pic>
              </a:graphicData>
            </a:graphic>
          </wp:inline>
        </w:drawing>
      </w:r>
    </w:p>
    <w:p w14:paraId="2B4E512E" w14:textId="77777777" w:rsidR="00C67E4D" w:rsidRPr="00916D08" w:rsidRDefault="00C67E4D" w:rsidP="00916D08">
      <w:pPr>
        <w:pStyle w:val="Balk"/>
        <w:spacing w:line="360" w:lineRule="auto"/>
        <w:rPr>
          <w:sz w:val="24"/>
          <w:rPrChange w:id="171" w:author="LENOVO" w:date="2022-05-05T16:28:00Z">
            <w:rPr/>
          </w:rPrChange>
        </w:rPr>
        <w:pPrChange w:id="172" w:author="LENOVO" w:date="2022-05-05T16:28:00Z">
          <w:pPr>
            <w:pStyle w:val="Balk"/>
          </w:pPr>
        </w:pPrChange>
      </w:pPr>
      <w:bookmarkStart w:id="173" w:name="_Toc102649945"/>
      <w:r w:rsidRPr="00916D08">
        <w:rPr>
          <w:sz w:val="24"/>
          <w:rPrChange w:id="174" w:author="LENOVO" w:date="2022-05-05T16:28:00Z">
            <w:rPr/>
          </w:rPrChange>
        </w:rPr>
        <w:t>Motor Modeli</w:t>
      </w:r>
      <w:bookmarkEnd w:id="173"/>
    </w:p>
    <w:p w14:paraId="232C2106" w14:textId="6AB13515" w:rsidR="003F0C74" w:rsidRPr="004855AA" w:rsidRDefault="00C67E4D" w:rsidP="004855AA">
      <w:pPr>
        <w:spacing w:line="360" w:lineRule="auto"/>
        <w:rPr>
          <w:rFonts w:ascii="Times New Roman" w:hAnsi="Times New Roman" w:cs="Times New Roman"/>
          <w:sz w:val="24"/>
          <w:szCs w:val="24"/>
        </w:rPr>
      </w:pPr>
      <w:r>
        <w:rPr>
          <w:rFonts w:ascii="Times New Roman" w:hAnsi="Times New Roman" w:cs="Times New Roman"/>
          <w:sz w:val="24"/>
          <w:szCs w:val="24"/>
        </w:rPr>
        <w:t xml:space="preserve">İtki </w:t>
      </w:r>
      <w:r w:rsidR="003F0C74" w:rsidRPr="004855AA">
        <w:rPr>
          <w:rFonts w:ascii="Times New Roman" w:hAnsi="Times New Roman" w:cs="Times New Roman"/>
          <w:sz w:val="24"/>
          <w:szCs w:val="24"/>
        </w:rPr>
        <w:t xml:space="preserve">kuvveti </w:t>
      </w:r>
      <w:r>
        <w:rPr>
          <w:rFonts w:ascii="Times New Roman" w:hAnsi="Times New Roman" w:cs="Times New Roman"/>
          <w:sz w:val="24"/>
          <w:szCs w:val="24"/>
        </w:rPr>
        <w:t>grafiği</w:t>
      </w:r>
      <w:r w:rsidR="003F0C74" w:rsidRPr="004855AA">
        <w:rPr>
          <w:rFonts w:ascii="Times New Roman" w:hAnsi="Times New Roman" w:cs="Times New Roman"/>
          <w:sz w:val="24"/>
          <w:szCs w:val="24"/>
        </w:rPr>
        <w:t xml:space="preserve"> için</w:t>
      </w:r>
      <w:r w:rsidR="002609CE" w:rsidRPr="004855AA">
        <w:rPr>
          <w:rFonts w:ascii="Times New Roman" w:hAnsi="Times New Roman" w:cs="Times New Roman"/>
          <w:sz w:val="24"/>
          <w:szCs w:val="24"/>
        </w:rPr>
        <w:t xml:space="preserve"> gerekli veriler, paylaşılan itki zaman grafiğinden sağlanmıştır. </w:t>
      </w:r>
      <w:r>
        <w:rPr>
          <w:rFonts w:ascii="Times New Roman" w:hAnsi="Times New Roman" w:cs="Times New Roman"/>
          <w:sz w:val="24"/>
          <w:szCs w:val="24"/>
        </w:rPr>
        <w:t>M2020 motorunun z</w:t>
      </w:r>
      <w:r w:rsidR="002609CE" w:rsidRPr="004855AA">
        <w:rPr>
          <w:rFonts w:ascii="Times New Roman" w:hAnsi="Times New Roman" w:cs="Times New Roman"/>
          <w:sz w:val="24"/>
          <w:szCs w:val="24"/>
        </w:rPr>
        <w:t>amana bağlı itki kuvveti grafiği aşağıdadır.</w:t>
      </w:r>
    </w:p>
    <w:p w14:paraId="6EFB9993" w14:textId="240C3CC0" w:rsidR="002609CE" w:rsidRPr="004855AA" w:rsidRDefault="00FC5F09" w:rsidP="004855AA">
      <w:pPr>
        <w:spacing w:line="360" w:lineRule="auto"/>
        <w:jc w:val="center"/>
        <w:rPr>
          <w:rFonts w:ascii="Times New Roman" w:hAnsi="Times New Roman" w:cs="Times New Roman"/>
          <w:sz w:val="24"/>
          <w:szCs w:val="24"/>
        </w:rPr>
      </w:pPr>
      <w:r w:rsidRPr="00916D08">
        <w:rPr>
          <w:rFonts w:ascii="Times New Roman" w:hAnsi="Times New Roman"/>
          <w:sz w:val="24"/>
          <w:rPrChange w:id="175" w:author="LENOVO" w:date="2022-05-05T16:28:00Z">
            <w:rPr>
              <w:noProof/>
              <w:lang w:eastAsia="tr-TR"/>
            </w:rPr>
          </w:rPrChange>
        </w:rPr>
        <w:drawing>
          <wp:inline distT="0" distB="0" distL="0" distR="0" wp14:anchorId="04834E99" wp14:editId="0320DACC">
            <wp:extent cx="4078246" cy="309562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7546" cy="3102684"/>
                    </a:xfrm>
                    <a:prstGeom prst="rect">
                      <a:avLst/>
                    </a:prstGeom>
                  </pic:spPr>
                </pic:pic>
              </a:graphicData>
            </a:graphic>
          </wp:inline>
        </w:drawing>
      </w:r>
    </w:p>
    <w:p w14:paraId="1BE584AA" w14:textId="77777777" w:rsidR="006E0D0D" w:rsidRPr="004855AA" w:rsidRDefault="006E0D0D" w:rsidP="00C67E4D">
      <w:pPr>
        <w:spacing w:line="360" w:lineRule="auto"/>
        <w:rPr>
          <w:rFonts w:ascii="Times New Roman" w:hAnsi="Times New Roman" w:cs="Times New Roman"/>
          <w:sz w:val="24"/>
          <w:szCs w:val="24"/>
        </w:rPr>
      </w:pPr>
    </w:p>
    <w:p w14:paraId="4F1F1F23" w14:textId="77777777" w:rsidR="007A47E2" w:rsidRPr="004855AA" w:rsidRDefault="007A47E2"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 xml:space="preserve">Uçuş benzetim zamanına bağlı interpolasyon kullanılarak elde edilen itki kuvveti </w:t>
      </w:r>
      <w:r w:rsidR="006E0D0D" w:rsidRPr="004855AA">
        <w:rPr>
          <w:rFonts w:ascii="Times New Roman" w:hAnsi="Times New Roman" w:cs="Times New Roman"/>
          <w:sz w:val="24"/>
          <w:szCs w:val="24"/>
        </w:rPr>
        <w:t xml:space="preserve">grafiği </w:t>
      </w:r>
      <w:r w:rsidRPr="004855AA">
        <w:rPr>
          <w:rFonts w:ascii="Times New Roman" w:hAnsi="Times New Roman" w:cs="Times New Roman"/>
          <w:sz w:val="24"/>
          <w:szCs w:val="24"/>
        </w:rPr>
        <w:t>aşağıdadır.</w:t>
      </w:r>
    </w:p>
    <w:p w14:paraId="77FA5016" w14:textId="14A81D58" w:rsidR="007A47E2" w:rsidRPr="00916D08" w:rsidRDefault="00FC5F09" w:rsidP="00916D08">
      <w:pPr>
        <w:spacing w:line="360" w:lineRule="auto"/>
        <w:jc w:val="center"/>
        <w:rPr>
          <w:rFonts w:ascii="Times New Roman" w:hAnsi="Times New Roman"/>
          <w:sz w:val="24"/>
          <w:rPrChange w:id="176" w:author="LENOVO" w:date="2022-05-05T16:28:00Z">
            <w:rPr/>
          </w:rPrChange>
        </w:rPr>
        <w:pPrChange w:id="177" w:author="LENOVO" w:date="2022-05-05T16:28:00Z">
          <w:pPr>
            <w:jc w:val="center"/>
          </w:pPr>
        </w:pPrChange>
      </w:pPr>
      <w:r w:rsidRPr="00916D08">
        <w:rPr>
          <w:rFonts w:ascii="Times New Roman" w:hAnsi="Times New Roman"/>
          <w:sz w:val="24"/>
          <w:rPrChange w:id="178" w:author="LENOVO" w:date="2022-05-05T16:28:00Z">
            <w:rPr>
              <w:noProof/>
              <w:lang w:eastAsia="tr-TR"/>
            </w:rPr>
          </w:rPrChange>
        </w:rPr>
        <w:drawing>
          <wp:inline distT="0" distB="0" distL="0" distR="0" wp14:anchorId="107A81E1" wp14:editId="37DE5D14">
            <wp:extent cx="3865231" cy="2914650"/>
            <wp:effectExtent l="0" t="0" r="254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1111" cy="2919084"/>
                    </a:xfrm>
                    <a:prstGeom prst="rect">
                      <a:avLst/>
                    </a:prstGeom>
                  </pic:spPr>
                </pic:pic>
              </a:graphicData>
            </a:graphic>
          </wp:inline>
        </w:drawing>
      </w:r>
    </w:p>
    <w:p w14:paraId="58DF5C0B" w14:textId="77777777" w:rsidR="002609CE" w:rsidRPr="004855AA" w:rsidRDefault="002609CE" w:rsidP="004855AA">
      <w:pPr>
        <w:spacing w:line="360" w:lineRule="auto"/>
        <w:rPr>
          <w:rFonts w:ascii="Times New Roman" w:hAnsi="Times New Roman" w:cs="Times New Roman"/>
          <w:sz w:val="24"/>
          <w:szCs w:val="24"/>
        </w:rPr>
      </w:pPr>
    </w:p>
    <w:p w14:paraId="76EA0E7C" w14:textId="0CE26620" w:rsidR="00C67E4D" w:rsidRPr="004855AA" w:rsidRDefault="00C67E4D" w:rsidP="00C67E4D">
      <w:pPr>
        <w:spacing w:line="360" w:lineRule="auto"/>
        <w:rPr>
          <w:rFonts w:ascii="Times New Roman" w:hAnsi="Times New Roman" w:cs="Times New Roman"/>
          <w:sz w:val="24"/>
          <w:szCs w:val="24"/>
        </w:rPr>
      </w:pPr>
      <w:r w:rsidRPr="004855AA">
        <w:rPr>
          <w:rFonts w:ascii="Times New Roman" w:hAnsi="Times New Roman" w:cs="Times New Roman"/>
          <w:sz w:val="24"/>
          <w:szCs w:val="24"/>
        </w:rPr>
        <w:t>Veriler kullanılarak istenen parametrelere ulaşılmıştır. Kütle zamanla azalmaktadır. Bu yüzden zamana bağlı kütle hesaplandı. Kullanılan formül aşağıdadır. Bu formül Dm Tsiolkovsky Rocket denklemidir.</w:t>
      </w:r>
    </w:p>
    <w:p w14:paraId="0C3A8FFB" w14:textId="77777777" w:rsidR="00C67E4D" w:rsidRPr="00916D08" w:rsidRDefault="00C67E4D" w:rsidP="00916D08">
      <w:pPr>
        <w:spacing w:line="360" w:lineRule="auto"/>
        <w:jc w:val="center"/>
        <w:rPr>
          <w:rFonts w:ascii="Times New Roman" w:hAnsi="Times New Roman"/>
          <w:sz w:val="24"/>
          <w:rPrChange w:id="179" w:author="LENOVO" w:date="2022-05-05T16:28:00Z">
            <w:rPr/>
          </w:rPrChange>
        </w:rPr>
        <w:pPrChange w:id="180" w:author="LENOVO" w:date="2022-05-05T16:28:00Z">
          <w:pPr>
            <w:jc w:val="center"/>
          </w:pPr>
        </w:pPrChange>
      </w:pPr>
      <w:r w:rsidRPr="00916D08">
        <w:rPr>
          <w:rFonts w:ascii="Times New Roman" w:hAnsi="Times New Roman"/>
          <w:sz w:val="24"/>
          <w:rPrChange w:id="181" w:author="LENOVO" w:date="2022-05-05T16:28:00Z">
            <w:rPr>
              <w:noProof/>
              <w:lang w:eastAsia="tr-TR"/>
            </w:rPr>
          </w:rPrChange>
        </w:rPr>
        <w:drawing>
          <wp:inline distT="0" distB="0" distL="0" distR="0" wp14:anchorId="361D3612" wp14:editId="19B02A02">
            <wp:extent cx="2095500" cy="608651"/>
            <wp:effectExtent l="0" t="0" r="0" b="127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7"/>
                    <a:stretch>
                      <a:fillRect/>
                    </a:stretch>
                  </pic:blipFill>
                  <pic:spPr>
                    <a:xfrm>
                      <a:off x="0" y="0"/>
                      <a:ext cx="2122933" cy="616619"/>
                    </a:xfrm>
                    <a:prstGeom prst="rect">
                      <a:avLst/>
                    </a:prstGeom>
                  </pic:spPr>
                </pic:pic>
              </a:graphicData>
            </a:graphic>
          </wp:inline>
        </w:drawing>
      </w:r>
    </w:p>
    <w:p w14:paraId="3DB23712" w14:textId="77777777" w:rsidR="00C67E4D" w:rsidRPr="00916D08" w:rsidRDefault="00C67E4D" w:rsidP="00916D08">
      <w:pPr>
        <w:spacing w:line="360" w:lineRule="auto"/>
        <w:jc w:val="center"/>
        <w:rPr>
          <w:rFonts w:ascii="Times New Roman" w:hAnsi="Times New Roman"/>
          <w:sz w:val="24"/>
          <w:rPrChange w:id="182" w:author="LENOVO" w:date="2022-05-05T16:28:00Z">
            <w:rPr/>
          </w:rPrChange>
        </w:rPr>
        <w:pPrChange w:id="183" w:author="LENOVO" w:date="2022-05-05T16:28:00Z">
          <w:pPr>
            <w:jc w:val="center"/>
          </w:pPr>
        </w:pPrChange>
      </w:pPr>
      <w:r w:rsidRPr="00916D08">
        <w:rPr>
          <w:rFonts w:ascii="Times New Roman" w:hAnsi="Times New Roman"/>
          <w:sz w:val="24"/>
          <w:rPrChange w:id="184" w:author="LENOVO" w:date="2022-05-05T16:28:00Z">
            <w:rPr>
              <w:noProof/>
              <w:lang w:eastAsia="tr-TR"/>
            </w:rPr>
          </w:rPrChange>
        </w:rPr>
        <w:drawing>
          <wp:inline distT="0" distB="0" distL="0" distR="0" wp14:anchorId="16484BF2" wp14:editId="6E9645BF">
            <wp:extent cx="2343150" cy="367867"/>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2288" cy="372442"/>
                    </a:xfrm>
                    <a:prstGeom prst="rect">
                      <a:avLst/>
                    </a:prstGeom>
                  </pic:spPr>
                </pic:pic>
              </a:graphicData>
            </a:graphic>
          </wp:inline>
        </w:drawing>
      </w:r>
    </w:p>
    <w:p w14:paraId="78F791CA" w14:textId="77777777" w:rsidR="00C67E4D" w:rsidRPr="004855AA" w:rsidRDefault="00C67E4D" w:rsidP="00C67E4D">
      <w:pPr>
        <w:spacing w:line="360" w:lineRule="auto"/>
        <w:rPr>
          <w:rFonts w:ascii="Times New Roman" w:hAnsi="Times New Roman" w:cs="Times New Roman"/>
          <w:sz w:val="24"/>
          <w:szCs w:val="24"/>
        </w:rPr>
      </w:pPr>
      <w:r w:rsidRPr="004855AA">
        <w:rPr>
          <w:rFonts w:ascii="Times New Roman" w:hAnsi="Times New Roman" w:cs="Times New Roman"/>
          <w:sz w:val="24"/>
          <w:szCs w:val="24"/>
        </w:rPr>
        <w:t>Buradaki F</w:t>
      </w:r>
      <w:r w:rsidRPr="004855AA">
        <w:rPr>
          <w:rFonts w:ascii="Times New Roman" w:hAnsi="Times New Roman" w:cs="Times New Roman"/>
          <w:sz w:val="24"/>
          <w:szCs w:val="24"/>
          <w:vertAlign w:val="subscript"/>
        </w:rPr>
        <w:t>thrust</w:t>
      </w:r>
      <w:r w:rsidRPr="004855AA">
        <w:rPr>
          <w:rFonts w:ascii="Times New Roman" w:hAnsi="Times New Roman" w:cs="Times New Roman"/>
          <w:sz w:val="24"/>
          <w:szCs w:val="24"/>
        </w:rPr>
        <w:t xml:space="preserve"> itki kuvvetimizdir. G0, yerçekimi ivmemizdir. I</w:t>
      </w:r>
      <w:r w:rsidRPr="004855AA">
        <w:rPr>
          <w:rFonts w:ascii="Times New Roman" w:hAnsi="Times New Roman" w:cs="Times New Roman"/>
          <w:sz w:val="24"/>
          <w:szCs w:val="24"/>
          <w:vertAlign w:val="subscript"/>
        </w:rPr>
        <w:t>sp</w:t>
      </w:r>
      <w:r w:rsidRPr="004855AA">
        <w:rPr>
          <w:rFonts w:ascii="Times New Roman" w:hAnsi="Times New Roman" w:cs="Times New Roman"/>
          <w:sz w:val="24"/>
          <w:szCs w:val="24"/>
        </w:rPr>
        <w:t xml:space="preserve"> ise özgül itkimizdir. Yani ilk formül dm dediğimiz zamana bağlı kütle azalımını vermektedir. İlk roket kütlemiz 25’tir. Başlangıç yakıt kütlemiz 4.659 kg’dır. Yani sonda kalan kütlemiz 20.341 kg olmalıdır. Yazdığımız kodun çıktısı olarak verdiği kütle zaman grafiği aşağıdadır.</w:t>
      </w:r>
    </w:p>
    <w:p w14:paraId="4CA0F3EF" w14:textId="492D608D" w:rsidR="00C67E4D" w:rsidRPr="00916D08" w:rsidRDefault="0057277A" w:rsidP="00916D08">
      <w:pPr>
        <w:spacing w:line="360" w:lineRule="auto"/>
        <w:jc w:val="center"/>
        <w:rPr>
          <w:rFonts w:ascii="Times New Roman" w:hAnsi="Times New Roman"/>
          <w:sz w:val="24"/>
          <w:rPrChange w:id="185" w:author="LENOVO" w:date="2022-05-05T16:28:00Z">
            <w:rPr/>
          </w:rPrChange>
        </w:rPr>
        <w:pPrChange w:id="186" w:author="LENOVO" w:date="2022-05-05T16:28:00Z">
          <w:pPr>
            <w:jc w:val="center"/>
          </w:pPr>
        </w:pPrChange>
      </w:pPr>
      <w:r w:rsidRPr="00916D08">
        <w:rPr>
          <w:rFonts w:ascii="Times New Roman" w:hAnsi="Times New Roman"/>
          <w:sz w:val="24"/>
          <w:rPrChange w:id="187" w:author="LENOVO" w:date="2022-05-05T16:28:00Z">
            <w:rPr>
              <w:noProof/>
              <w:lang w:eastAsia="tr-TR"/>
            </w:rPr>
          </w:rPrChange>
        </w:rPr>
        <w:drawing>
          <wp:inline distT="0" distB="0" distL="0" distR="0" wp14:anchorId="6CDDE148" wp14:editId="06D40C96">
            <wp:extent cx="3979722" cy="3076575"/>
            <wp:effectExtent l="0" t="0" r="190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4795" cy="3080497"/>
                    </a:xfrm>
                    <a:prstGeom prst="rect">
                      <a:avLst/>
                    </a:prstGeom>
                  </pic:spPr>
                </pic:pic>
              </a:graphicData>
            </a:graphic>
          </wp:inline>
        </w:drawing>
      </w:r>
    </w:p>
    <w:p w14:paraId="55BAF3E9" w14:textId="77777777" w:rsidR="00C67E4D" w:rsidRPr="004855AA" w:rsidRDefault="00C67E4D" w:rsidP="00C67E4D">
      <w:pPr>
        <w:spacing w:line="360" w:lineRule="auto"/>
        <w:rPr>
          <w:rFonts w:ascii="Times New Roman" w:hAnsi="Times New Roman" w:cs="Times New Roman"/>
          <w:sz w:val="24"/>
          <w:szCs w:val="24"/>
        </w:rPr>
      </w:pPr>
      <w:r w:rsidRPr="004855AA">
        <w:rPr>
          <w:rFonts w:ascii="Times New Roman" w:hAnsi="Times New Roman" w:cs="Times New Roman"/>
          <w:sz w:val="24"/>
          <w:szCs w:val="24"/>
        </w:rPr>
        <w:t>Görüldüğü üzere değerler eşleşmiştir. Ek olarak atılan kütle zaman grafiği aşağıdadır.</w:t>
      </w:r>
    </w:p>
    <w:p w14:paraId="002C148E" w14:textId="62507253" w:rsidR="00C67E4D" w:rsidRPr="00916D08" w:rsidRDefault="0057277A" w:rsidP="00916D08">
      <w:pPr>
        <w:spacing w:line="360" w:lineRule="auto"/>
        <w:jc w:val="center"/>
        <w:rPr>
          <w:rFonts w:ascii="Times New Roman" w:hAnsi="Times New Roman"/>
          <w:sz w:val="24"/>
          <w:rPrChange w:id="188" w:author="LENOVO" w:date="2022-05-05T16:28:00Z">
            <w:rPr/>
          </w:rPrChange>
        </w:rPr>
        <w:pPrChange w:id="189" w:author="LENOVO" w:date="2022-05-05T16:28:00Z">
          <w:pPr>
            <w:jc w:val="center"/>
          </w:pPr>
        </w:pPrChange>
      </w:pPr>
      <w:r w:rsidRPr="00916D08">
        <w:rPr>
          <w:rFonts w:ascii="Times New Roman" w:hAnsi="Times New Roman"/>
          <w:sz w:val="24"/>
          <w:rPrChange w:id="190" w:author="LENOVO" w:date="2022-05-05T16:28:00Z">
            <w:rPr>
              <w:noProof/>
              <w:lang w:eastAsia="tr-TR"/>
            </w:rPr>
          </w:rPrChange>
        </w:rPr>
        <w:drawing>
          <wp:inline distT="0" distB="0" distL="0" distR="0" wp14:anchorId="433EBE08" wp14:editId="733E8265">
            <wp:extent cx="3970356" cy="298132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4397" cy="2991868"/>
                    </a:xfrm>
                    <a:prstGeom prst="rect">
                      <a:avLst/>
                    </a:prstGeom>
                  </pic:spPr>
                </pic:pic>
              </a:graphicData>
            </a:graphic>
          </wp:inline>
        </w:drawing>
      </w:r>
    </w:p>
    <w:p w14:paraId="19C7DE11" w14:textId="133A88B1" w:rsidR="004D14A9" w:rsidRPr="00916D08" w:rsidRDefault="004D14A9" w:rsidP="00EA3798">
      <w:pPr>
        <w:pStyle w:val="Balk"/>
        <w:spacing w:line="360" w:lineRule="auto"/>
        <w:rPr>
          <w:sz w:val="24"/>
          <w:rPrChange w:id="191" w:author="LENOVO" w:date="2022-05-05T16:28:00Z">
            <w:rPr/>
          </w:rPrChange>
        </w:rPr>
      </w:pPr>
      <w:bookmarkStart w:id="192" w:name="_Toc102649946"/>
      <w:r w:rsidRPr="00916D08">
        <w:rPr>
          <w:sz w:val="24"/>
          <w:rPrChange w:id="193" w:author="LENOVO" w:date="2022-05-05T16:28:00Z">
            <w:rPr/>
          </w:rPrChange>
        </w:rPr>
        <w:t>Aerodinamik Model</w:t>
      </w:r>
      <w:bookmarkEnd w:id="192"/>
    </w:p>
    <w:p w14:paraId="7EB8D176" w14:textId="77777777" w:rsidR="009A0572" w:rsidRDefault="009A0572" w:rsidP="004D14A9">
      <w:pPr>
        <w:spacing w:line="360" w:lineRule="auto"/>
        <w:rPr>
          <w:rFonts w:ascii="Times New Roman" w:hAnsi="Times New Roman" w:cs="Times New Roman"/>
          <w:sz w:val="24"/>
          <w:szCs w:val="24"/>
        </w:rPr>
      </w:pPr>
      <w:r>
        <w:rPr>
          <w:rFonts w:ascii="Times New Roman" w:hAnsi="Times New Roman" w:cs="Times New Roman"/>
          <w:sz w:val="24"/>
          <w:szCs w:val="24"/>
        </w:rPr>
        <w:t>Öncelikle verile excell dosyasındaki Mach-Cd verilerini kullanarak yüksekliğe bağlı Cd/Mach grafiği bulunmuştur. Grafik aşağıdadır.</w:t>
      </w:r>
    </w:p>
    <w:p w14:paraId="6039D715" w14:textId="3973BA13" w:rsidR="009A0572" w:rsidRDefault="006B5D7A" w:rsidP="009A0572">
      <w:pPr>
        <w:spacing w:line="360" w:lineRule="auto"/>
        <w:jc w:val="center"/>
        <w:rPr>
          <w:rFonts w:ascii="Times New Roman" w:hAnsi="Times New Roman" w:cs="Times New Roman"/>
          <w:sz w:val="24"/>
          <w:szCs w:val="24"/>
        </w:rPr>
      </w:pPr>
      <w:r w:rsidRPr="00916D08">
        <w:rPr>
          <w:rFonts w:ascii="Times New Roman" w:hAnsi="Times New Roman"/>
          <w:sz w:val="24"/>
          <w:rPrChange w:id="194" w:author="LENOVO" w:date="2022-05-05T16:28:00Z">
            <w:rPr>
              <w:noProof/>
              <w:lang w:eastAsia="tr-TR"/>
            </w:rPr>
          </w:rPrChange>
        </w:rPr>
        <w:drawing>
          <wp:inline distT="0" distB="0" distL="0" distR="0" wp14:anchorId="27B6493D" wp14:editId="0844A27D">
            <wp:extent cx="4362775" cy="3358453"/>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8866" cy="3363142"/>
                    </a:xfrm>
                    <a:prstGeom prst="rect">
                      <a:avLst/>
                    </a:prstGeom>
                  </pic:spPr>
                </pic:pic>
              </a:graphicData>
            </a:graphic>
          </wp:inline>
        </w:drawing>
      </w:r>
    </w:p>
    <w:p w14:paraId="2F94DA4D" w14:textId="59B8CD33" w:rsidR="004D14A9" w:rsidRDefault="009A0572" w:rsidP="004D14A9">
      <w:pPr>
        <w:spacing w:line="360" w:lineRule="auto"/>
        <w:rPr>
          <w:rFonts w:ascii="Times New Roman" w:hAnsi="Times New Roman" w:cs="Times New Roman"/>
          <w:sz w:val="24"/>
          <w:szCs w:val="24"/>
        </w:rPr>
      </w:pPr>
      <w:r>
        <w:rPr>
          <w:rFonts w:ascii="Times New Roman" w:hAnsi="Times New Roman" w:cs="Times New Roman"/>
          <w:sz w:val="24"/>
          <w:szCs w:val="24"/>
        </w:rPr>
        <w:t xml:space="preserve">Ardından, </w:t>
      </w:r>
      <w:r w:rsidR="004D14A9" w:rsidRPr="004D14A9">
        <w:rPr>
          <w:rFonts w:ascii="Times New Roman" w:hAnsi="Times New Roman" w:cs="Times New Roman"/>
          <w:sz w:val="24"/>
          <w:szCs w:val="24"/>
        </w:rPr>
        <w:t>Mach sayısının ve drag katsayısının zamana göre değişimi bulunmuştur. Bunun için, ek olarak bize verilen yüksekliğe bağlı cd Mach verileri kullanılarak tasarlanan interpolasyon fonksiyonu uygulanmıştır</w:t>
      </w:r>
      <w:r w:rsidR="004D14A9">
        <w:rPr>
          <w:rFonts w:ascii="Times New Roman" w:hAnsi="Times New Roman" w:cs="Times New Roman"/>
          <w:sz w:val="24"/>
          <w:szCs w:val="24"/>
        </w:rPr>
        <w:t>.</w:t>
      </w:r>
      <w:r>
        <w:rPr>
          <w:rFonts w:ascii="Times New Roman" w:hAnsi="Times New Roman" w:cs="Times New Roman"/>
          <w:sz w:val="24"/>
          <w:szCs w:val="24"/>
        </w:rPr>
        <w:t xml:space="preserve"> </w:t>
      </w:r>
    </w:p>
    <w:p w14:paraId="4031B981" w14:textId="0238910E" w:rsidR="004D14A9" w:rsidRPr="004D14A9" w:rsidRDefault="004D14A9" w:rsidP="004D14A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E117F" w:rsidRPr="00916D08">
        <w:rPr>
          <w:rFonts w:ascii="Times New Roman" w:hAnsi="Times New Roman"/>
          <w:sz w:val="24"/>
          <w:rPrChange w:id="195" w:author="LENOVO" w:date="2022-05-05T16:28:00Z">
            <w:rPr>
              <w:noProof/>
              <w:lang w:eastAsia="tr-TR"/>
            </w:rPr>
          </w:rPrChange>
        </w:rPr>
        <w:drawing>
          <wp:inline distT="0" distB="0" distL="0" distR="0" wp14:anchorId="4F2165B5" wp14:editId="0E8388EA">
            <wp:extent cx="5760720" cy="2188845"/>
            <wp:effectExtent l="0" t="0" r="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88845"/>
                    </a:xfrm>
                    <a:prstGeom prst="rect">
                      <a:avLst/>
                    </a:prstGeom>
                  </pic:spPr>
                </pic:pic>
              </a:graphicData>
            </a:graphic>
          </wp:inline>
        </w:drawing>
      </w:r>
    </w:p>
    <w:p w14:paraId="4EA668DF" w14:textId="77777777" w:rsidR="004D14A9" w:rsidRPr="004D14A9" w:rsidRDefault="004D14A9" w:rsidP="004D14A9">
      <w:pPr>
        <w:spacing w:line="360" w:lineRule="auto"/>
        <w:rPr>
          <w:rFonts w:ascii="Times New Roman" w:hAnsi="Times New Roman" w:cs="Times New Roman"/>
          <w:sz w:val="24"/>
          <w:szCs w:val="24"/>
        </w:rPr>
      </w:pPr>
      <w:r w:rsidRPr="004D14A9">
        <w:rPr>
          <w:rFonts w:ascii="Times New Roman" w:hAnsi="Times New Roman" w:cs="Times New Roman"/>
          <w:sz w:val="24"/>
          <w:szCs w:val="24"/>
        </w:rPr>
        <w:t>Ardından yüksekliğe bağlı Cd ve Mach verileri tek bir grafikte çizdirilmiştir.</w:t>
      </w:r>
    </w:p>
    <w:p w14:paraId="61121923" w14:textId="7F9A39A2" w:rsidR="004D14A9" w:rsidRPr="004D14A9" w:rsidRDefault="004D14A9" w:rsidP="004D14A9">
      <w:pPr>
        <w:spacing w:line="360" w:lineRule="auto"/>
        <w:jc w:val="center"/>
        <w:rPr>
          <w:rFonts w:ascii="Times New Roman" w:hAnsi="Times New Roman" w:cs="Times New Roman"/>
          <w:sz w:val="24"/>
          <w:szCs w:val="24"/>
        </w:rPr>
      </w:pPr>
      <w:r w:rsidRPr="004D14A9">
        <w:rPr>
          <w:rFonts w:ascii="Times New Roman" w:hAnsi="Times New Roman" w:cs="Times New Roman"/>
          <w:noProof/>
          <w:sz w:val="24"/>
          <w:szCs w:val="24"/>
          <w:lang w:eastAsia="tr-TR"/>
        </w:rPr>
        <w:drawing>
          <wp:inline distT="0" distB="0" distL="0" distR="0" wp14:anchorId="5E1744B5" wp14:editId="6EBDBA1F">
            <wp:extent cx="4200525" cy="3181350"/>
            <wp:effectExtent l="0" t="0" r="952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0525" cy="3181350"/>
                    </a:xfrm>
                    <a:prstGeom prst="rect">
                      <a:avLst/>
                    </a:prstGeom>
                    <a:noFill/>
                    <a:ln>
                      <a:noFill/>
                    </a:ln>
                  </pic:spPr>
                </pic:pic>
              </a:graphicData>
            </a:graphic>
          </wp:inline>
        </w:drawing>
      </w:r>
    </w:p>
    <w:p w14:paraId="0E5B43A9" w14:textId="77777777" w:rsidR="004D14A9" w:rsidRPr="004D14A9" w:rsidRDefault="004D14A9" w:rsidP="004D14A9">
      <w:pPr>
        <w:spacing w:line="360" w:lineRule="auto"/>
        <w:rPr>
          <w:rFonts w:ascii="Times New Roman" w:hAnsi="Times New Roman" w:cs="Times New Roman"/>
          <w:sz w:val="24"/>
          <w:szCs w:val="24"/>
        </w:rPr>
      </w:pPr>
      <w:r w:rsidRPr="004D14A9">
        <w:rPr>
          <w:rFonts w:ascii="Times New Roman" w:hAnsi="Times New Roman" w:cs="Times New Roman"/>
          <w:sz w:val="24"/>
          <w:szCs w:val="24"/>
        </w:rPr>
        <w:t>Ardından, atmosferik sürüklenme bulunmuştur.  Bu değeri bulmak için kullanılan formül aşağıdadır.</w:t>
      </w:r>
    </w:p>
    <w:p w14:paraId="5E3F6C1B" w14:textId="3FDE6FCC" w:rsidR="004D14A9" w:rsidRPr="00916D08" w:rsidRDefault="004D14A9" w:rsidP="00916D08">
      <w:pPr>
        <w:spacing w:line="360" w:lineRule="auto"/>
        <w:jc w:val="center"/>
        <w:rPr>
          <w:rFonts w:ascii="Times New Roman" w:hAnsi="Times New Roman"/>
          <w:sz w:val="24"/>
          <w:rPrChange w:id="196" w:author="LENOVO" w:date="2022-05-05T16:28:00Z">
            <w:rPr/>
          </w:rPrChange>
        </w:rPr>
        <w:pPrChange w:id="197" w:author="LENOVO" w:date="2022-05-05T16:28:00Z">
          <w:pPr>
            <w:jc w:val="center"/>
          </w:pPr>
        </w:pPrChange>
      </w:pPr>
      <w:r w:rsidRPr="00916D08">
        <w:rPr>
          <w:rFonts w:ascii="Times New Roman" w:hAnsi="Times New Roman"/>
          <w:sz w:val="24"/>
          <w:rPrChange w:id="198" w:author="LENOVO" w:date="2022-05-05T16:28:00Z">
            <w:rPr>
              <w:noProof/>
              <w:lang w:eastAsia="tr-TR"/>
            </w:rPr>
          </w:rPrChange>
        </w:rPr>
        <w:drawing>
          <wp:inline distT="0" distB="0" distL="0" distR="0" wp14:anchorId="3DB3B144" wp14:editId="30AB8A1E">
            <wp:extent cx="2286000" cy="542925"/>
            <wp:effectExtent l="0" t="0" r="0" b="9525"/>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542925"/>
                    </a:xfrm>
                    <a:prstGeom prst="rect">
                      <a:avLst/>
                    </a:prstGeom>
                    <a:noFill/>
                    <a:ln>
                      <a:noFill/>
                    </a:ln>
                  </pic:spPr>
                </pic:pic>
              </a:graphicData>
            </a:graphic>
          </wp:inline>
        </w:drawing>
      </w:r>
    </w:p>
    <w:p w14:paraId="42232D1D" w14:textId="64436FDF" w:rsidR="004D14A9" w:rsidRPr="00916D08" w:rsidRDefault="006D6F87" w:rsidP="00916D08">
      <w:pPr>
        <w:spacing w:line="360" w:lineRule="auto"/>
        <w:jc w:val="center"/>
        <w:rPr>
          <w:rFonts w:ascii="Times New Roman" w:hAnsi="Times New Roman"/>
          <w:sz w:val="24"/>
          <w:rPrChange w:id="199" w:author="LENOVO" w:date="2022-05-05T16:28:00Z">
            <w:rPr/>
          </w:rPrChange>
        </w:rPr>
        <w:pPrChange w:id="200" w:author="LENOVO" w:date="2022-05-05T16:28:00Z">
          <w:pPr>
            <w:jc w:val="center"/>
          </w:pPr>
        </w:pPrChange>
      </w:pPr>
      <w:r w:rsidRPr="00916D08">
        <w:rPr>
          <w:rFonts w:ascii="Times New Roman" w:hAnsi="Times New Roman"/>
          <w:sz w:val="24"/>
          <w:rPrChange w:id="201" w:author="LENOVO" w:date="2022-05-05T16:28:00Z">
            <w:rPr>
              <w:noProof/>
              <w:lang w:eastAsia="tr-TR"/>
            </w:rPr>
          </w:rPrChange>
        </w:rPr>
        <w:drawing>
          <wp:inline distT="0" distB="0" distL="0" distR="0" wp14:anchorId="0A27A830" wp14:editId="5A8A2584">
            <wp:extent cx="4338338" cy="3408694"/>
            <wp:effectExtent l="0" t="0" r="5080" b="127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8471" cy="3416656"/>
                    </a:xfrm>
                    <a:prstGeom prst="rect">
                      <a:avLst/>
                    </a:prstGeom>
                  </pic:spPr>
                </pic:pic>
              </a:graphicData>
            </a:graphic>
          </wp:inline>
        </w:drawing>
      </w:r>
    </w:p>
    <w:p w14:paraId="6C9E8941" w14:textId="6AE6932E" w:rsidR="007727EE" w:rsidRPr="00916D08" w:rsidRDefault="007727EE" w:rsidP="00916D08">
      <w:pPr>
        <w:spacing w:line="360" w:lineRule="auto"/>
        <w:rPr>
          <w:rFonts w:ascii="Times New Roman" w:hAnsi="Times New Roman"/>
          <w:sz w:val="24"/>
          <w:shd w:val="clear" w:color="auto" w:fill="FFFFFF"/>
          <w:rPrChange w:id="202" w:author="LENOVO" w:date="2022-05-05T16:28:00Z">
            <w:rPr>
              <w:rFonts w:cstheme="minorHAnsi"/>
              <w:szCs w:val="21"/>
              <w:shd w:val="clear" w:color="auto" w:fill="FFFFFF"/>
            </w:rPr>
          </w:rPrChange>
        </w:rPr>
        <w:pPrChange w:id="203" w:author="LENOVO" w:date="2022-05-05T16:28:00Z">
          <w:pPr/>
        </w:pPrChange>
      </w:pPr>
      <w:r w:rsidRPr="00916D08">
        <w:rPr>
          <w:rFonts w:ascii="Times New Roman" w:hAnsi="Times New Roman"/>
          <w:sz w:val="24"/>
          <w:rPrChange w:id="204" w:author="LENOVO" w:date="2022-05-05T16:28:00Z">
            <w:rPr>
              <w:noProof/>
              <w:lang w:eastAsia="tr-TR"/>
            </w:rPr>
          </w:rPrChange>
        </w:rPr>
        <w:drawing>
          <wp:inline distT="0" distB="0" distL="0" distR="0" wp14:anchorId="2AA931B1" wp14:editId="37E40F05">
            <wp:extent cx="4905375" cy="609600"/>
            <wp:effectExtent l="0" t="0" r="9525"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609600"/>
                    </a:xfrm>
                    <a:prstGeom prst="rect">
                      <a:avLst/>
                    </a:prstGeom>
                  </pic:spPr>
                </pic:pic>
              </a:graphicData>
            </a:graphic>
          </wp:inline>
        </w:drawing>
      </w:r>
    </w:p>
    <w:p w14:paraId="19047901" w14:textId="77777777" w:rsidR="007727EE" w:rsidRPr="00916D08" w:rsidRDefault="007727EE" w:rsidP="00916D08">
      <w:pPr>
        <w:spacing w:line="360" w:lineRule="auto"/>
        <w:rPr>
          <w:rFonts w:ascii="Times New Roman" w:hAnsi="Times New Roman"/>
          <w:sz w:val="24"/>
          <w:shd w:val="clear" w:color="auto" w:fill="FFFFFF"/>
          <w:rPrChange w:id="205" w:author="LENOVO" w:date="2022-05-05T16:28:00Z">
            <w:rPr>
              <w:rFonts w:cstheme="minorHAnsi"/>
              <w:szCs w:val="21"/>
              <w:shd w:val="clear" w:color="auto" w:fill="FFFFFF"/>
            </w:rPr>
          </w:rPrChange>
        </w:rPr>
        <w:pPrChange w:id="206" w:author="LENOVO" w:date="2022-05-05T16:28:00Z">
          <w:pPr/>
        </w:pPrChange>
      </w:pPr>
      <w:r w:rsidRPr="00916D08">
        <w:rPr>
          <w:rFonts w:ascii="Times New Roman" w:hAnsi="Times New Roman"/>
          <w:sz w:val="24"/>
          <w:rPrChange w:id="207" w:author="LENOVO" w:date="2022-05-05T16:28:00Z">
            <w:rPr>
              <w:noProof/>
              <w:lang w:eastAsia="tr-TR"/>
            </w:rPr>
          </w:rPrChange>
        </w:rPr>
        <w:drawing>
          <wp:inline distT="0" distB="0" distL="0" distR="0" wp14:anchorId="45544FC0" wp14:editId="4E844A6C">
            <wp:extent cx="4162425" cy="933450"/>
            <wp:effectExtent l="0" t="0" r="952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933450"/>
                    </a:xfrm>
                    <a:prstGeom prst="rect">
                      <a:avLst/>
                    </a:prstGeom>
                  </pic:spPr>
                </pic:pic>
              </a:graphicData>
            </a:graphic>
          </wp:inline>
        </w:drawing>
      </w:r>
    </w:p>
    <w:p w14:paraId="5BA2CE8A" w14:textId="77777777" w:rsidR="007727EE" w:rsidRPr="00916D08" w:rsidRDefault="007727EE" w:rsidP="00916D08">
      <w:pPr>
        <w:spacing w:line="360" w:lineRule="auto"/>
        <w:rPr>
          <w:rFonts w:ascii="Times New Roman" w:hAnsi="Times New Roman"/>
          <w:sz w:val="24"/>
          <w:shd w:val="clear" w:color="auto" w:fill="FFFFFF"/>
          <w:rPrChange w:id="208" w:author="LENOVO" w:date="2022-05-05T16:28:00Z">
            <w:rPr>
              <w:rFonts w:cstheme="minorHAnsi"/>
              <w:szCs w:val="21"/>
              <w:shd w:val="clear" w:color="auto" w:fill="FFFFFF"/>
            </w:rPr>
          </w:rPrChange>
        </w:rPr>
        <w:pPrChange w:id="209" w:author="LENOVO" w:date="2022-05-05T16:28:00Z">
          <w:pPr/>
        </w:pPrChange>
      </w:pPr>
      <w:r w:rsidRPr="00916D08">
        <w:rPr>
          <w:rFonts w:ascii="Times New Roman" w:hAnsi="Times New Roman"/>
          <w:sz w:val="24"/>
          <w:rPrChange w:id="210" w:author="LENOVO" w:date="2022-05-05T16:28:00Z">
            <w:rPr>
              <w:noProof/>
              <w:lang w:eastAsia="tr-TR"/>
            </w:rPr>
          </w:rPrChange>
        </w:rPr>
        <w:drawing>
          <wp:inline distT="0" distB="0" distL="0" distR="0" wp14:anchorId="4427EAA0" wp14:editId="4A60CA5A">
            <wp:extent cx="4086225" cy="428625"/>
            <wp:effectExtent l="0" t="0" r="9525"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225" cy="428625"/>
                    </a:xfrm>
                    <a:prstGeom prst="rect">
                      <a:avLst/>
                    </a:prstGeom>
                  </pic:spPr>
                </pic:pic>
              </a:graphicData>
            </a:graphic>
          </wp:inline>
        </w:drawing>
      </w:r>
    </w:p>
    <w:p w14:paraId="0FDA604C" w14:textId="77777777" w:rsidR="007727EE" w:rsidRPr="00916D08" w:rsidRDefault="007727EE" w:rsidP="00916D08">
      <w:pPr>
        <w:spacing w:line="360" w:lineRule="auto"/>
        <w:rPr>
          <w:rFonts w:ascii="Times New Roman" w:hAnsi="Times New Roman"/>
          <w:sz w:val="24"/>
          <w:rPrChange w:id="211" w:author="LENOVO" w:date="2022-05-05T16:28:00Z">
            <w:rPr/>
          </w:rPrChange>
        </w:rPr>
        <w:pPrChange w:id="212" w:author="LENOVO" w:date="2022-05-05T16:28:00Z">
          <w:pPr/>
        </w:pPrChange>
      </w:pPr>
      <w:r w:rsidRPr="00916D08">
        <w:rPr>
          <w:rFonts w:ascii="Times New Roman" w:hAnsi="Times New Roman"/>
          <w:sz w:val="24"/>
          <w:rPrChange w:id="213" w:author="LENOVO" w:date="2022-05-05T16:28:00Z">
            <w:rPr>
              <w:noProof/>
              <w:lang w:eastAsia="tr-TR"/>
            </w:rPr>
          </w:rPrChange>
        </w:rPr>
        <w:drawing>
          <wp:inline distT="0" distB="0" distL="0" distR="0" wp14:anchorId="7E3FAA72" wp14:editId="6B7AC9C1">
            <wp:extent cx="4638675" cy="638175"/>
            <wp:effectExtent l="0" t="0" r="9525"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638175"/>
                    </a:xfrm>
                    <a:prstGeom prst="rect">
                      <a:avLst/>
                    </a:prstGeom>
                  </pic:spPr>
                </pic:pic>
              </a:graphicData>
            </a:graphic>
          </wp:inline>
        </w:drawing>
      </w:r>
    </w:p>
    <w:p w14:paraId="2324BA99" w14:textId="77777777" w:rsidR="004D14A9" w:rsidRDefault="004D14A9" w:rsidP="004855AA">
      <w:pPr>
        <w:spacing w:line="360" w:lineRule="auto"/>
        <w:rPr>
          <w:rFonts w:ascii="Times New Roman" w:hAnsi="Times New Roman" w:cs="Times New Roman"/>
          <w:sz w:val="24"/>
          <w:szCs w:val="24"/>
        </w:rPr>
      </w:pPr>
    </w:p>
    <w:p w14:paraId="193FCFE5" w14:textId="77777777" w:rsidR="00A972D2" w:rsidRDefault="00A972D2" w:rsidP="004855AA">
      <w:pPr>
        <w:spacing w:line="360" w:lineRule="auto"/>
        <w:rPr>
          <w:rFonts w:ascii="Times New Roman" w:hAnsi="Times New Roman" w:cs="Times New Roman"/>
          <w:sz w:val="24"/>
          <w:szCs w:val="24"/>
        </w:rPr>
      </w:pPr>
    </w:p>
    <w:p w14:paraId="76E402BB" w14:textId="7C342069" w:rsidR="00F30B89" w:rsidRPr="004855AA" w:rsidRDefault="00F30B89" w:rsidP="004855AA">
      <w:pPr>
        <w:spacing w:line="360" w:lineRule="auto"/>
        <w:jc w:val="center"/>
        <w:rPr>
          <w:rFonts w:ascii="Times New Roman" w:hAnsi="Times New Roman" w:cs="Times New Roman"/>
          <w:sz w:val="24"/>
          <w:szCs w:val="24"/>
          <w:shd w:val="clear" w:color="auto" w:fill="FFFFFF"/>
        </w:rPr>
      </w:pPr>
    </w:p>
    <w:p w14:paraId="7B2512E3" w14:textId="36C98233" w:rsidR="00C17BF9" w:rsidRPr="00916D08" w:rsidRDefault="00A972D2" w:rsidP="00EA3798">
      <w:pPr>
        <w:pStyle w:val="Balk"/>
        <w:spacing w:line="360" w:lineRule="auto"/>
        <w:rPr>
          <w:sz w:val="24"/>
          <w:shd w:val="clear" w:color="auto" w:fill="FFFFFF"/>
          <w:rPrChange w:id="214" w:author="LENOVO" w:date="2022-05-05T16:28:00Z">
            <w:rPr>
              <w:rFonts w:cstheme="minorHAnsi"/>
              <w:szCs w:val="21"/>
              <w:shd w:val="clear" w:color="auto" w:fill="FFFFFF"/>
            </w:rPr>
          </w:rPrChange>
        </w:rPr>
      </w:pPr>
      <w:bookmarkStart w:id="215" w:name="_Toc102649947"/>
      <w:r w:rsidRPr="00916D08">
        <w:rPr>
          <w:sz w:val="24"/>
          <w:rPrChange w:id="216" w:author="LENOVO" w:date="2022-05-05T16:28:00Z">
            <w:rPr/>
          </w:rPrChange>
        </w:rPr>
        <w:t>Benzetim Yapısı</w:t>
      </w:r>
      <w:bookmarkEnd w:id="215"/>
    </w:p>
    <w:p w14:paraId="31FEC0DE" w14:textId="77777777" w:rsidR="00055BAF" w:rsidRPr="00916D08" w:rsidRDefault="00055BAF" w:rsidP="00916D08">
      <w:pPr>
        <w:spacing w:line="360" w:lineRule="auto"/>
        <w:rPr>
          <w:rFonts w:ascii="Times New Roman" w:hAnsi="Times New Roman"/>
          <w:sz w:val="24"/>
          <w:rPrChange w:id="217" w:author="LENOVO" w:date="2022-05-05T16:28:00Z">
            <w:rPr/>
          </w:rPrChange>
        </w:rPr>
        <w:pPrChange w:id="218" w:author="LENOVO" w:date="2022-05-05T16:28:00Z">
          <w:pPr/>
        </w:pPrChange>
      </w:pPr>
      <w:r w:rsidRPr="00916D08">
        <w:rPr>
          <w:rFonts w:ascii="Times New Roman" w:hAnsi="Times New Roman"/>
          <w:sz w:val="24"/>
          <w:rPrChange w:id="219" w:author="LENOVO" w:date="2022-05-05T16:28:00Z">
            <w:rPr>
              <w:noProof/>
              <w:lang w:eastAsia="tr-TR"/>
            </w:rPr>
          </w:rPrChange>
        </w:rPr>
        <w:drawing>
          <wp:inline distT="0" distB="0" distL="0" distR="0" wp14:anchorId="3000C255" wp14:editId="282BF96B">
            <wp:extent cx="4867275" cy="619125"/>
            <wp:effectExtent l="0" t="0" r="9525"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619125"/>
                    </a:xfrm>
                    <a:prstGeom prst="rect">
                      <a:avLst/>
                    </a:prstGeom>
                  </pic:spPr>
                </pic:pic>
              </a:graphicData>
            </a:graphic>
          </wp:inline>
        </w:drawing>
      </w:r>
    </w:p>
    <w:p w14:paraId="1539C05F" w14:textId="77777777" w:rsidR="00E1576E" w:rsidRPr="00916D08" w:rsidRDefault="00E1576E" w:rsidP="00916D08">
      <w:pPr>
        <w:spacing w:line="360" w:lineRule="auto"/>
        <w:rPr>
          <w:rFonts w:ascii="Times New Roman" w:hAnsi="Times New Roman"/>
          <w:sz w:val="24"/>
          <w:rPrChange w:id="220" w:author="LENOVO" w:date="2022-05-05T16:28:00Z">
            <w:rPr/>
          </w:rPrChange>
        </w:rPr>
        <w:pPrChange w:id="221" w:author="LENOVO" w:date="2022-05-05T16:28:00Z">
          <w:pPr/>
        </w:pPrChange>
      </w:pPr>
    </w:p>
    <w:p w14:paraId="6395A712" w14:textId="77777777" w:rsidR="00701E08" w:rsidRPr="004855AA" w:rsidRDefault="00701E08" w:rsidP="004855AA">
      <w:pPr>
        <w:spacing w:line="360" w:lineRule="auto"/>
        <w:rPr>
          <w:rFonts w:ascii="Times New Roman" w:hAnsi="Times New Roman" w:cs="Times New Roman"/>
          <w:sz w:val="24"/>
          <w:szCs w:val="24"/>
        </w:rPr>
      </w:pPr>
      <w:r w:rsidRPr="004855AA">
        <w:rPr>
          <w:rFonts w:ascii="Times New Roman" w:hAnsi="Times New Roman" w:cs="Times New Roman"/>
          <w:sz w:val="24"/>
          <w:szCs w:val="24"/>
        </w:rPr>
        <w:t>Ek olarak Flight Gear ve Matlab Simulink kullanarak elde ettiğim verilerle roketin gerçeğe yakın uçuş simülasyonu yaptık. Simülasyona ait fotoğraflar aşağıdadır.</w:t>
      </w:r>
    </w:p>
    <w:p w14:paraId="7F373DF8" w14:textId="77777777" w:rsidR="00470CCB" w:rsidRPr="00916D08" w:rsidRDefault="00470CCB" w:rsidP="00916D08">
      <w:pPr>
        <w:spacing w:line="360" w:lineRule="auto"/>
        <w:rPr>
          <w:rFonts w:ascii="Times New Roman" w:hAnsi="Times New Roman"/>
          <w:sz w:val="24"/>
          <w:rPrChange w:id="222" w:author="LENOVO" w:date="2022-05-05T16:28:00Z">
            <w:rPr/>
          </w:rPrChange>
        </w:rPr>
        <w:pPrChange w:id="223" w:author="LENOVO" w:date="2022-05-05T16:28:00Z">
          <w:pPr/>
        </w:pPrChange>
      </w:pPr>
      <w:r w:rsidRPr="00916D08">
        <w:rPr>
          <w:rFonts w:ascii="Times New Roman" w:hAnsi="Times New Roman"/>
          <w:sz w:val="24"/>
          <w:rPrChange w:id="224" w:author="LENOVO" w:date="2022-05-05T16:28:00Z">
            <w:rPr>
              <w:noProof/>
              <w:lang w:eastAsia="tr-TR"/>
            </w:rPr>
          </w:rPrChange>
        </w:rPr>
        <w:drawing>
          <wp:inline distT="0" distB="0" distL="0" distR="0" wp14:anchorId="3A0C3CBD" wp14:editId="10CF6100">
            <wp:extent cx="5191125" cy="3441867"/>
            <wp:effectExtent l="0" t="0" r="0" b="635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543" cy="3446122"/>
                    </a:xfrm>
                    <a:prstGeom prst="rect">
                      <a:avLst/>
                    </a:prstGeom>
                  </pic:spPr>
                </pic:pic>
              </a:graphicData>
            </a:graphic>
          </wp:inline>
        </w:drawing>
      </w:r>
    </w:p>
    <w:p w14:paraId="05514A89" w14:textId="77777777" w:rsidR="00A322BD" w:rsidRPr="00916D08" w:rsidRDefault="00A322BD" w:rsidP="00916D08">
      <w:pPr>
        <w:spacing w:line="360" w:lineRule="auto"/>
        <w:rPr>
          <w:rFonts w:ascii="Times New Roman" w:hAnsi="Times New Roman"/>
          <w:sz w:val="24"/>
          <w:rPrChange w:id="225" w:author="LENOVO" w:date="2022-05-05T16:28:00Z">
            <w:rPr/>
          </w:rPrChange>
        </w:rPr>
        <w:pPrChange w:id="226" w:author="LENOVO" w:date="2022-05-05T16:28:00Z">
          <w:pPr/>
        </w:pPrChange>
      </w:pPr>
      <w:r w:rsidRPr="00916D08">
        <w:rPr>
          <w:rFonts w:ascii="Times New Roman" w:hAnsi="Times New Roman"/>
          <w:sz w:val="24"/>
          <w:rPrChange w:id="227" w:author="LENOVO" w:date="2022-05-05T16:28:00Z">
            <w:rPr>
              <w:noProof/>
              <w:lang w:eastAsia="tr-TR"/>
            </w:rPr>
          </w:rPrChange>
        </w:rPr>
        <w:drawing>
          <wp:inline distT="0" distB="0" distL="0" distR="0" wp14:anchorId="720BE021" wp14:editId="4CA25929">
            <wp:extent cx="5760720" cy="3710305"/>
            <wp:effectExtent l="0" t="0" r="0" b="444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10305"/>
                    </a:xfrm>
                    <a:prstGeom prst="rect">
                      <a:avLst/>
                    </a:prstGeom>
                  </pic:spPr>
                </pic:pic>
              </a:graphicData>
            </a:graphic>
          </wp:inline>
        </w:drawing>
      </w:r>
    </w:p>
    <w:p w14:paraId="1AA50B91" w14:textId="5360F5EB" w:rsidR="00716CD1" w:rsidRPr="00916D08" w:rsidRDefault="00716CD1" w:rsidP="00916D08">
      <w:pPr>
        <w:spacing w:line="360" w:lineRule="auto"/>
        <w:rPr>
          <w:rFonts w:ascii="Times New Roman" w:hAnsi="Times New Roman"/>
          <w:sz w:val="24"/>
          <w:rPrChange w:id="228" w:author="LENOVO" w:date="2022-05-05T16:28:00Z">
            <w:rPr/>
          </w:rPrChange>
        </w:rPr>
        <w:pPrChange w:id="229" w:author="LENOVO" w:date="2022-05-05T16:28:00Z">
          <w:pPr/>
        </w:pPrChange>
      </w:pPr>
      <w:r w:rsidRPr="00916D08">
        <w:rPr>
          <w:rFonts w:ascii="Times New Roman" w:hAnsi="Times New Roman"/>
          <w:sz w:val="24"/>
          <w:rPrChange w:id="230" w:author="LENOVO" w:date="2022-05-05T16:28:00Z">
            <w:rPr>
              <w:noProof/>
              <w:lang w:eastAsia="tr-TR"/>
            </w:rPr>
          </w:rPrChange>
        </w:rPr>
        <w:drawing>
          <wp:inline distT="0" distB="0" distL="0" distR="0" wp14:anchorId="0B435E87" wp14:editId="328E1259">
            <wp:extent cx="5760720" cy="367919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79190"/>
                    </a:xfrm>
                    <a:prstGeom prst="rect">
                      <a:avLst/>
                    </a:prstGeom>
                  </pic:spPr>
                </pic:pic>
              </a:graphicData>
            </a:graphic>
          </wp:inline>
        </w:drawing>
      </w:r>
    </w:p>
    <w:p w14:paraId="3E1E8D01" w14:textId="77777777" w:rsidR="00EE000F" w:rsidRDefault="00EE000F" w:rsidP="00EE000F">
      <w:pPr>
        <w:spacing w:line="360" w:lineRule="auto"/>
        <w:rPr>
          <w:rFonts w:ascii="Times New Roman" w:hAnsi="Times New Roman" w:cs="Times New Roman"/>
          <w:sz w:val="24"/>
          <w:szCs w:val="24"/>
        </w:rPr>
      </w:pPr>
    </w:p>
    <w:p w14:paraId="2E1C65EE" w14:textId="034547F4" w:rsidR="00EE000F" w:rsidRPr="00916D08" w:rsidRDefault="00EE000F" w:rsidP="00916D08">
      <w:pPr>
        <w:spacing w:line="360" w:lineRule="auto"/>
        <w:jc w:val="center"/>
        <w:rPr>
          <w:rFonts w:ascii="Times New Roman" w:hAnsi="Times New Roman"/>
          <w:sz w:val="24"/>
          <w:rPrChange w:id="231" w:author="LENOVO" w:date="2022-05-05T16:28:00Z">
            <w:rPr/>
          </w:rPrChange>
        </w:rPr>
        <w:pPrChange w:id="232" w:author="LENOVO" w:date="2022-05-05T16:28:00Z">
          <w:pPr>
            <w:jc w:val="center"/>
          </w:pPr>
        </w:pPrChange>
      </w:pPr>
    </w:p>
    <w:p w14:paraId="2FE42423" w14:textId="77777777" w:rsidR="00055BAF" w:rsidRPr="00916D08" w:rsidRDefault="00055BAF" w:rsidP="00916D08">
      <w:pPr>
        <w:spacing w:line="360" w:lineRule="auto"/>
        <w:rPr>
          <w:rFonts w:ascii="Times New Roman" w:hAnsi="Times New Roman"/>
          <w:sz w:val="24"/>
          <w:rPrChange w:id="233" w:author="LENOVO" w:date="2022-05-05T16:28:00Z">
            <w:rPr/>
          </w:rPrChange>
        </w:rPr>
        <w:pPrChange w:id="234" w:author="LENOVO" w:date="2022-05-05T16:28:00Z">
          <w:pPr/>
        </w:pPrChange>
      </w:pPr>
    </w:p>
    <w:p w14:paraId="7BFDDE2A" w14:textId="77777777" w:rsidR="00112E69" w:rsidRPr="00916D08" w:rsidRDefault="00112E69" w:rsidP="00916D08">
      <w:pPr>
        <w:spacing w:line="360" w:lineRule="auto"/>
        <w:jc w:val="center"/>
        <w:rPr>
          <w:rFonts w:ascii="Times New Roman" w:hAnsi="Times New Roman"/>
          <w:b/>
          <w:sz w:val="24"/>
          <w:rPrChange w:id="235" w:author="LENOVO" w:date="2022-05-05T16:28:00Z">
            <w:rPr>
              <w:b/>
            </w:rPr>
          </w:rPrChange>
        </w:rPr>
        <w:pPrChange w:id="236" w:author="LENOVO" w:date="2022-05-05T16:28:00Z">
          <w:pPr>
            <w:jc w:val="center"/>
          </w:pPr>
        </w:pPrChange>
      </w:pPr>
    </w:p>
    <w:p w14:paraId="5E4B27AF" w14:textId="7EC8E4C9" w:rsidR="00055BAF" w:rsidRPr="00916D08" w:rsidRDefault="00055BAF" w:rsidP="00916D08">
      <w:pPr>
        <w:spacing w:line="360" w:lineRule="auto"/>
        <w:jc w:val="center"/>
        <w:rPr>
          <w:rFonts w:ascii="Times New Roman" w:hAnsi="Times New Roman"/>
          <w:sz w:val="24"/>
          <w:rPrChange w:id="237" w:author="LENOVO" w:date="2022-05-05T16:28:00Z">
            <w:rPr/>
          </w:rPrChange>
        </w:rPr>
        <w:pPrChange w:id="238" w:author="LENOVO" w:date="2022-05-05T16:28:00Z">
          <w:pPr>
            <w:jc w:val="center"/>
          </w:pPr>
        </w:pPrChange>
      </w:pPr>
      <w:r w:rsidRPr="00916D08">
        <w:rPr>
          <w:rFonts w:ascii="Times New Roman" w:hAnsi="Times New Roman"/>
          <w:b/>
          <w:sz w:val="24"/>
          <w:rPrChange w:id="239" w:author="LENOVO" w:date="2022-05-05T16:28:00Z">
            <w:rPr>
              <w:b/>
            </w:rPr>
          </w:rPrChange>
        </w:rPr>
        <w:t>APPENDIX</w:t>
      </w:r>
    </w:p>
    <w:p w14:paraId="043E3DAB" w14:textId="77777777" w:rsidR="00055BAF" w:rsidRPr="00852540" w:rsidRDefault="00055BAF" w:rsidP="00916D08">
      <w:pPr>
        <w:spacing w:after="0" w:line="360" w:lineRule="auto"/>
        <w:rPr>
          <w:rFonts w:ascii="Times New Roman" w:hAnsi="Times New Roman"/>
          <w:sz w:val="16"/>
          <w:rPrChange w:id="240" w:author="LENOVO" w:date="2022-05-05T16:28:00Z">
            <w:rPr>
              <w:rFonts w:ascii="Consolas" w:eastAsia="Times New Roman" w:hAnsi="Consolas" w:cs="Times New Roman"/>
              <w:sz w:val="16"/>
              <w:szCs w:val="16"/>
              <w:lang w:eastAsia="tr-TR"/>
            </w:rPr>
          </w:rPrChange>
        </w:rPr>
        <w:pPrChange w:id="241" w:author="LENOVO" w:date="2022-05-05T16:28:00Z">
          <w:pPr>
            <w:spacing w:after="0" w:line="240" w:lineRule="auto"/>
          </w:pPr>
        </w:pPrChange>
      </w:pPr>
      <w:r w:rsidRPr="00852540">
        <w:rPr>
          <w:rFonts w:ascii="Times New Roman" w:hAnsi="Times New Roman"/>
          <w:sz w:val="16"/>
          <w:rPrChange w:id="242" w:author="LENOVO" w:date="2022-05-05T16:28:00Z">
            <w:rPr>
              <w:rFonts w:ascii="Consolas" w:eastAsia="Times New Roman" w:hAnsi="Consolas" w:cs="Times New Roman"/>
              <w:sz w:val="16"/>
              <w:szCs w:val="16"/>
              <w:lang w:eastAsia="tr-TR"/>
            </w:rPr>
          </w:rPrChange>
        </w:rPr>
        <w:t>clc</w:t>
      </w:r>
    </w:p>
    <w:p w14:paraId="62D07B79" w14:textId="77777777" w:rsidR="00055BAF" w:rsidRPr="00852540" w:rsidRDefault="00055BAF" w:rsidP="00916D08">
      <w:pPr>
        <w:spacing w:after="0" w:line="360" w:lineRule="auto"/>
        <w:rPr>
          <w:rFonts w:ascii="Times New Roman" w:hAnsi="Times New Roman"/>
          <w:sz w:val="16"/>
          <w:rPrChange w:id="243" w:author="LENOVO" w:date="2022-05-05T16:28:00Z">
            <w:rPr>
              <w:rFonts w:ascii="Consolas" w:eastAsia="Times New Roman" w:hAnsi="Consolas" w:cs="Times New Roman"/>
              <w:sz w:val="16"/>
              <w:szCs w:val="16"/>
              <w:lang w:eastAsia="tr-TR"/>
            </w:rPr>
          </w:rPrChange>
        </w:rPr>
        <w:pPrChange w:id="244" w:author="LENOVO" w:date="2022-05-05T16:28:00Z">
          <w:pPr>
            <w:spacing w:after="0" w:line="240" w:lineRule="auto"/>
          </w:pPr>
        </w:pPrChange>
      </w:pPr>
      <w:r w:rsidRPr="00852540">
        <w:rPr>
          <w:rFonts w:ascii="Times New Roman" w:hAnsi="Times New Roman"/>
          <w:sz w:val="16"/>
          <w:rPrChange w:id="245" w:author="LENOVO" w:date="2022-05-05T16:28:00Z">
            <w:rPr>
              <w:rFonts w:ascii="Consolas" w:eastAsia="Times New Roman" w:hAnsi="Consolas" w:cs="Times New Roman"/>
              <w:sz w:val="16"/>
              <w:szCs w:val="16"/>
              <w:lang w:eastAsia="tr-TR"/>
            </w:rPr>
          </w:rPrChange>
        </w:rPr>
        <w:t xml:space="preserve">clear </w:t>
      </w:r>
      <w:r w:rsidRPr="00852540">
        <w:rPr>
          <w:rFonts w:ascii="Times New Roman" w:hAnsi="Times New Roman"/>
          <w:color w:val="AA04F9"/>
          <w:sz w:val="16"/>
          <w:rPrChange w:id="246" w:author="LENOVO" w:date="2022-05-05T16:28:00Z">
            <w:rPr>
              <w:rFonts w:ascii="Consolas" w:eastAsia="Times New Roman" w:hAnsi="Consolas" w:cs="Times New Roman"/>
              <w:color w:val="AA04F9"/>
              <w:sz w:val="16"/>
              <w:szCs w:val="16"/>
              <w:lang w:eastAsia="tr-TR"/>
            </w:rPr>
          </w:rPrChange>
        </w:rPr>
        <w:t>all</w:t>
      </w:r>
    </w:p>
    <w:p w14:paraId="731DAD31" w14:textId="77777777" w:rsidR="00055BAF" w:rsidRPr="00852540" w:rsidRDefault="00055BAF" w:rsidP="00916D08">
      <w:pPr>
        <w:spacing w:after="0" w:line="360" w:lineRule="auto"/>
        <w:rPr>
          <w:rFonts w:ascii="Times New Roman" w:hAnsi="Times New Roman"/>
          <w:sz w:val="16"/>
          <w:rPrChange w:id="247" w:author="LENOVO" w:date="2022-05-05T16:28:00Z">
            <w:rPr>
              <w:rFonts w:ascii="Consolas" w:eastAsia="Times New Roman" w:hAnsi="Consolas" w:cs="Times New Roman"/>
              <w:sz w:val="16"/>
              <w:szCs w:val="16"/>
              <w:lang w:eastAsia="tr-TR"/>
            </w:rPr>
          </w:rPrChange>
        </w:rPr>
        <w:pPrChange w:id="248" w:author="LENOVO" w:date="2022-05-05T16:28:00Z">
          <w:pPr>
            <w:spacing w:after="0" w:line="240" w:lineRule="auto"/>
          </w:pPr>
        </w:pPrChange>
      </w:pPr>
      <w:r w:rsidRPr="00852540">
        <w:rPr>
          <w:rFonts w:ascii="Times New Roman" w:hAnsi="Times New Roman"/>
          <w:sz w:val="16"/>
          <w:rPrChange w:id="249" w:author="LENOVO" w:date="2022-05-05T16:28:00Z">
            <w:rPr>
              <w:rFonts w:ascii="Consolas" w:eastAsia="Times New Roman" w:hAnsi="Consolas" w:cs="Times New Roman"/>
              <w:sz w:val="16"/>
              <w:szCs w:val="16"/>
              <w:lang w:eastAsia="tr-TR"/>
            </w:rPr>
          </w:rPrChange>
        </w:rPr>
        <w:t xml:space="preserve">close </w:t>
      </w:r>
      <w:r w:rsidRPr="00852540">
        <w:rPr>
          <w:rFonts w:ascii="Times New Roman" w:hAnsi="Times New Roman"/>
          <w:color w:val="AA04F9"/>
          <w:sz w:val="16"/>
          <w:rPrChange w:id="250" w:author="LENOVO" w:date="2022-05-05T16:28:00Z">
            <w:rPr>
              <w:rFonts w:ascii="Consolas" w:eastAsia="Times New Roman" w:hAnsi="Consolas" w:cs="Times New Roman"/>
              <w:color w:val="AA04F9"/>
              <w:sz w:val="16"/>
              <w:szCs w:val="16"/>
              <w:lang w:eastAsia="tr-TR"/>
            </w:rPr>
          </w:rPrChange>
        </w:rPr>
        <w:t>all</w:t>
      </w:r>
    </w:p>
    <w:p w14:paraId="548A21A4" w14:textId="77777777" w:rsidR="00055BAF" w:rsidRPr="00852540" w:rsidRDefault="00055BAF" w:rsidP="00916D08">
      <w:pPr>
        <w:spacing w:after="0" w:line="360" w:lineRule="auto"/>
        <w:rPr>
          <w:rFonts w:ascii="Times New Roman" w:hAnsi="Times New Roman"/>
          <w:sz w:val="16"/>
          <w:rPrChange w:id="251" w:author="LENOVO" w:date="2022-05-05T16:28:00Z">
            <w:rPr>
              <w:rFonts w:ascii="Consolas" w:eastAsia="Times New Roman" w:hAnsi="Consolas" w:cs="Times New Roman"/>
              <w:sz w:val="16"/>
              <w:szCs w:val="16"/>
              <w:lang w:eastAsia="tr-TR"/>
            </w:rPr>
          </w:rPrChange>
        </w:rPr>
        <w:pPrChange w:id="252" w:author="LENOVO" w:date="2022-05-05T16:28:00Z">
          <w:pPr>
            <w:spacing w:after="0" w:line="240" w:lineRule="auto"/>
          </w:pPr>
        </w:pPrChange>
      </w:pPr>
      <w:r w:rsidRPr="00852540">
        <w:rPr>
          <w:rFonts w:ascii="Times New Roman" w:hAnsi="Times New Roman"/>
          <w:sz w:val="16"/>
          <w:rPrChange w:id="253" w:author="LENOVO" w:date="2022-05-05T16:28:00Z">
            <w:rPr>
              <w:rFonts w:ascii="Consolas" w:eastAsia="Times New Roman" w:hAnsi="Consolas" w:cs="Times New Roman"/>
              <w:sz w:val="16"/>
              <w:szCs w:val="16"/>
              <w:lang w:eastAsia="tr-TR"/>
            </w:rPr>
          </w:rPrChange>
        </w:rPr>
        <w:t>cd_0=load(</w:t>
      </w:r>
      <w:r w:rsidRPr="00852540">
        <w:rPr>
          <w:rFonts w:ascii="Times New Roman" w:hAnsi="Times New Roman"/>
          <w:color w:val="AA04F9"/>
          <w:sz w:val="16"/>
          <w:rPrChange w:id="254" w:author="LENOVO" w:date="2022-05-05T16:28:00Z">
            <w:rPr>
              <w:rFonts w:ascii="Consolas" w:eastAsia="Times New Roman" w:hAnsi="Consolas" w:cs="Times New Roman"/>
              <w:color w:val="AA04F9"/>
              <w:sz w:val="16"/>
              <w:szCs w:val="16"/>
              <w:lang w:eastAsia="tr-TR"/>
            </w:rPr>
          </w:rPrChange>
        </w:rPr>
        <w:t>'cd_0.txt'</w:t>
      </w:r>
      <w:r w:rsidRPr="00852540">
        <w:rPr>
          <w:rFonts w:ascii="Times New Roman" w:hAnsi="Times New Roman"/>
          <w:sz w:val="16"/>
          <w:rPrChange w:id="255" w:author="LENOVO" w:date="2022-05-05T16:28:00Z">
            <w:rPr>
              <w:rFonts w:ascii="Consolas" w:eastAsia="Times New Roman" w:hAnsi="Consolas" w:cs="Times New Roman"/>
              <w:sz w:val="16"/>
              <w:szCs w:val="16"/>
              <w:lang w:eastAsia="tr-TR"/>
            </w:rPr>
          </w:rPrChange>
        </w:rPr>
        <w:t>);</w:t>
      </w:r>
    </w:p>
    <w:p w14:paraId="52397FB2" w14:textId="77777777" w:rsidR="00055BAF" w:rsidRPr="00852540" w:rsidRDefault="00055BAF" w:rsidP="00916D08">
      <w:pPr>
        <w:spacing w:after="0" w:line="360" w:lineRule="auto"/>
        <w:rPr>
          <w:rFonts w:ascii="Times New Roman" w:hAnsi="Times New Roman"/>
          <w:sz w:val="16"/>
          <w:rPrChange w:id="256" w:author="LENOVO" w:date="2022-05-05T16:28:00Z">
            <w:rPr>
              <w:rFonts w:ascii="Consolas" w:eastAsia="Times New Roman" w:hAnsi="Consolas" w:cs="Times New Roman"/>
              <w:sz w:val="16"/>
              <w:szCs w:val="16"/>
              <w:lang w:eastAsia="tr-TR"/>
            </w:rPr>
          </w:rPrChange>
        </w:rPr>
        <w:pPrChange w:id="257" w:author="LENOVO" w:date="2022-05-05T16:28:00Z">
          <w:pPr>
            <w:spacing w:after="0" w:line="240" w:lineRule="auto"/>
          </w:pPr>
        </w:pPrChange>
      </w:pPr>
      <w:r w:rsidRPr="00852540">
        <w:rPr>
          <w:rFonts w:ascii="Times New Roman" w:hAnsi="Times New Roman"/>
          <w:sz w:val="16"/>
          <w:rPrChange w:id="258" w:author="LENOVO" w:date="2022-05-05T16:28:00Z">
            <w:rPr>
              <w:rFonts w:ascii="Consolas" w:eastAsia="Times New Roman" w:hAnsi="Consolas" w:cs="Times New Roman"/>
              <w:sz w:val="16"/>
              <w:szCs w:val="16"/>
              <w:lang w:eastAsia="tr-TR"/>
            </w:rPr>
          </w:rPrChange>
        </w:rPr>
        <w:t>cd_0=[cd_0 0.*cd_0(:,1)];</w:t>
      </w:r>
    </w:p>
    <w:p w14:paraId="02E4B7D2" w14:textId="77777777" w:rsidR="00055BAF" w:rsidRPr="00852540" w:rsidRDefault="00055BAF" w:rsidP="00916D08">
      <w:pPr>
        <w:spacing w:after="0" w:line="360" w:lineRule="auto"/>
        <w:rPr>
          <w:rFonts w:ascii="Times New Roman" w:hAnsi="Times New Roman"/>
          <w:sz w:val="16"/>
          <w:rPrChange w:id="259" w:author="LENOVO" w:date="2022-05-05T16:28:00Z">
            <w:rPr>
              <w:rFonts w:ascii="Consolas" w:eastAsia="Times New Roman" w:hAnsi="Consolas" w:cs="Times New Roman"/>
              <w:sz w:val="16"/>
              <w:szCs w:val="16"/>
              <w:lang w:eastAsia="tr-TR"/>
            </w:rPr>
          </w:rPrChange>
        </w:rPr>
        <w:pPrChange w:id="260" w:author="LENOVO" w:date="2022-05-05T16:28:00Z">
          <w:pPr>
            <w:spacing w:after="0" w:line="240" w:lineRule="auto"/>
          </w:pPr>
        </w:pPrChange>
      </w:pPr>
      <w:r w:rsidRPr="00852540">
        <w:rPr>
          <w:rFonts w:ascii="Times New Roman" w:hAnsi="Times New Roman"/>
          <w:sz w:val="16"/>
          <w:rPrChange w:id="261" w:author="LENOVO" w:date="2022-05-05T16:28:00Z">
            <w:rPr>
              <w:rFonts w:ascii="Consolas" w:eastAsia="Times New Roman" w:hAnsi="Consolas" w:cs="Times New Roman"/>
              <w:sz w:val="16"/>
              <w:szCs w:val="16"/>
              <w:lang w:eastAsia="tr-TR"/>
            </w:rPr>
          </w:rPrChange>
        </w:rPr>
        <w:t>cd_3000=load(</w:t>
      </w:r>
      <w:r w:rsidRPr="00852540">
        <w:rPr>
          <w:rFonts w:ascii="Times New Roman" w:hAnsi="Times New Roman"/>
          <w:color w:val="AA04F9"/>
          <w:sz w:val="16"/>
          <w:rPrChange w:id="262" w:author="LENOVO" w:date="2022-05-05T16:28:00Z">
            <w:rPr>
              <w:rFonts w:ascii="Consolas" w:eastAsia="Times New Roman" w:hAnsi="Consolas" w:cs="Times New Roman"/>
              <w:color w:val="AA04F9"/>
              <w:sz w:val="16"/>
              <w:szCs w:val="16"/>
              <w:lang w:eastAsia="tr-TR"/>
            </w:rPr>
          </w:rPrChange>
        </w:rPr>
        <w:t>'cd_3000.txt'</w:t>
      </w:r>
      <w:r w:rsidRPr="00852540">
        <w:rPr>
          <w:rFonts w:ascii="Times New Roman" w:hAnsi="Times New Roman"/>
          <w:sz w:val="16"/>
          <w:rPrChange w:id="263" w:author="LENOVO" w:date="2022-05-05T16:28:00Z">
            <w:rPr>
              <w:rFonts w:ascii="Consolas" w:eastAsia="Times New Roman" w:hAnsi="Consolas" w:cs="Times New Roman"/>
              <w:sz w:val="16"/>
              <w:szCs w:val="16"/>
              <w:lang w:eastAsia="tr-TR"/>
            </w:rPr>
          </w:rPrChange>
        </w:rPr>
        <w:t>);</w:t>
      </w:r>
    </w:p>
    <w:p w14:paraId="1B6C92D6" w14:textId="77777777" w:rsidR="00055BAF" w:rsidRPr="00852540" w:rsidRDefault="00055BAF" w:rsidP="00916D08">
      <w:pPr>
        <w:spacing w:after="0" w:line="360" w:lineRule="auto"/>
        <w:rPr>
          <w:rFonts w:ascii="Times New Roman" w:hAnsi="Times New Roman"/>
          <w:sz w:val="16"/>
          <w:rPrChange w:id="264" w:author="LENOVO" w:date="2022-05-05T16:28:00Z">
            <w:rPr>
              <w:rFonts w:ascii="Consolas" w:eastAsia="Times New Roman" w:hAnsi="Consolas" w:cs="Times New Roman"/>
              <w:sz w:val="16"/>
              <w:szCs w:val="16"/>
              <w:lang w:eastAsia="tr-TR"/>
            </w:rPr>
          </w:rPrChange>
        </w:rPr>
        <w:pPrChange w:id="265" w:author="LENOVO" w:date="2022-05-05T16:28:00Z">
          <w:pPr>
            <w:spacing w:after="0" w:line="240" w:lineRule="auto"/>
          </w:pPr>
        </w:pPrChange>
      </w:pPr>
      <w:r w:rsidRPr="00852540">
        <w:rPr>
          <w:rFonts w:ascii="Times New Roman" w:hAnsi="Times New Roman"/>
          <w:sz w:val="16"/>
          <w:rPrChange w:id="266" w:author="LENOVO" w:date="2022-05-05T16:28:00Z">
            <w:rPr>
              <w:rFonts w:ascii="Consolas" w:eastAsia="Times New Roman" w:hAnsi="Consolas" w:cs="Times New Roman"/>
              <w:sz w:val="16"/>
              <w:szCs w:val="16"/>
              <w:lang w:eastAsia="tr-TR"/>
            </w:rPr>
          </w:rPrChange>
        </w:rPr>
        <w:t>cd_3000=[cd_3000 3000.*ones(20,1)];</w:t>
      </w:r>
    </w:p>
    <w:p w14:paraId="2F49E148" w14:textId="77777777" w:rsidR="00055BAF" w:rsidRPr="00852540" w:rsidRDefault="00055BAF" w:rsidP="00916D08">
      <w:pPr>
        <w:spacing w:after="0" w:line="360" w:lineRule="auto"/>
        <w:rPr>
          <w:rFonts w:ascii="Times New Roman" w:hAnsi="Times New Roman"/>
          <w:sz w:val="16"/>
          <w:rPrChange w:id="267" w:author="LENOVO" w:date="2022-05-05T16:28:00Z">
            <w:rPr>
              <w:rFonts w:ascii="Consolas" w:eastAsia="Times New Roman" w:hAnsi="Consolas" w:cs="Times New Roman"/>
              <w:sz w:val="16"/>
              <w:szCs w:val="16"/>
              <w:lang w:eastAsia="tr-TR"/>
            </w:rPr>
          </w:rPrChange>
        </w:rPr>
        <w:pPrChange w:id="268" w:author="LENOVO" w:date="2022-05-05T16:28:00Z">
          <w:pPr>
            <w:spacing w:after="0" w:line="240" w:lineRule="auto"/>
          </w:pPr>
        </w:pPrChange>
      </w:pPr>
      <w:r w:rsidRPr="00852540">
        <w:rPr>
          <w:rFonts w:ascii="Times New Roman" w:hAnsi="Times New Roman"/>
          <w:sz w:val="16"/>
          <w:rPrChange w:id="269" w:author="LENOVO" w:date="2022-05-05T16:28:00Z">
            <w:rPr>
              <w:rFonts w:ascii="Consolas" w:eastAsia="Times New Roman" w:hAnsi="Consolas" w:cs="Times New Roman"/>
              <w:sz w:val="16"/>
              <w:szCs w:val="16"/>
              <w:lang w:eastAsia="tr-TR"/>
            </w:rPr>
          </w:rPrChange>
        </w:rPr>
        <w:t>cd_6000=load(</w:t>
      </w:r>
      <w:r w:rsidRPr="00852540">
        <w:rPr>
          <w:rFonts w:ascii="Times New Roman" w:hAnsi="Times New Roman"/>
          <w:color w:val="AA04F9"/>
          <w:sz w:val="16"/>
          <w:rPrChange w:id="270" w:author="LENOVO" w:date="2022-05-05T16:28:00Z">
            <w:rPr>
              <w:rFonts w:ascii="Consolas" w:eastAsia="Times New Roman" w:hAnsi="Consolas" w:cs="Times New Roman"/>
              <w:color w:val="AA04F9"/>
              <w:sz w:val="16"/>
              <w:szCs w:val="16"/>
              <w:lang w:eastAsia="tr-TR"/>
            </w:rPr>
          </w:rPrChange>
        </w:rPr>
        <w:t>'cd_6000.txt'</w:t>
      </w:r>
      <w:r w:rsidRPr="00852540">
        <w:rPr>
          <w:rFonts w:ascii="Times New Roman" w:hAnsi="Times New Roman"/>
          <w:sz w:val="16"/>
          <w:rPrChange w:id="271" w:author="LENOVO" w:date="2022-05-05T16:28:00Z">
            <w:rPr>
              <w:rFonts w:ascii="Consolas" w:eastAsia="Times New Roman" w:hAnsi="Consolas" w:cs="Times New Roman"/>
              <w:sz w:val="16"/>
              <w:szCs w:val="16"/>
              <w:lang w:eastAsia="tr-TR"/>
            </w:rPr>
          </w:rPrChange>
        </w:rPr>
        <w:t>);</w:t>
      </w:r>
    </w:p>
    <w:p w14:paraId="405440DA" w14:textId="77777777" w:rsidR="00055BAF" w:rsidRPr="00852540" w:rsidRDefault="00055BAF" w:rsidP="00916D08">
      <w:pPr>
        <w:spacing w:after="0" w:line="360" w:lineRule="auto"/>
        <w:rPr>
          <w:rFonts w:ascii="Times New Roman" w:hAnsi="Times New Roman"/>
          <w:sz w:val="16"/>
          <w:rPrChange w:id="272" w:author="LENOVO" w:date="2022-05-05T16:28:00Z">
            <w:rPr>
              <w:rFonts w:ascii="Consolas" w:eastAsia="Times New Roman" w:hAnsi="Consolas" w:cs="Times New Roman"/>
              <w:sz w:val="16"/>
              <w:szCs w:val="16"/>
              <w:lang w:eastAsia="tr-TR"/>
            </w:rPr>
          </w:rPrChange>
        </w:rPr>
        <w:pPrChange w:id="273" w:author="LENOVO" w:date="2022-05-05T16:28:00Z">
          <w:pPr>
            <w:spacing w:after="0" w:line="240" w:lineRule="auto"/>
          </w:pPr>
        </w:pPrChange>
      </w:pPr>
      <w:r w:rsidRPr="00852540">
        <w:rPr>
          <w:rFonts w:ascii="Times New Roman" w:hAnsi="Times New Roman"/>
          <w:sz w:val="16"/>
          <w:rPrChange w:id="274" w:author="LENOVO" w:date="2022-05-05T16:28:00Z">
            <w:rPr>
              <w:rFonts w:ascii="Consolas" w:eastAsia="Times New Roman" w:hAnsi="Consolas" w:cs="Times New Roman"/>
              <w:sz w:val="16"/>
              <w:szCs w:val="16"/>
              <w:lang w:eastAsia="tr-TR"/>
            </w:rPr>
          </w:rPrChange>
        </w:rPr>
        <w:t>cd_6000=[cd_6000 6000.*ones(20,1)];</w:t>
      </w:r>
    </w:p>
    <w:p w14:paraId="7B48BFC9" w14:textId="77777777" w:rsidR="00055BAF" w:rsidRPr="00852540" w:rsidRDefault="00055BAF" w:rsidP="00916D08">
      <w:pPr>
        <w:spacing w:after="0" w:line="360" w:lineRule="auto"/>
        <w:rPr>
          <w:rFonts w:ascii="Times New Roman" w:hAnsi="Times New Roman"/>
          <w:sz w:val="16"/>
          <w:rPrChange w:id="275" w:author="LENOVO" w:date="2022-05-05T16:28:00Z">
            <w:rPr>
              <w:rFonts w:ascii="Consolas" w:eastAsia="Times New Roman" w:hAnsi="Consolas" w:cs="Times New Roman"/>
              <w:sz w:val="16"/>
              <w:szCs w:val="16"/>
              <w:lang w:eastAsia="tr-TR"/>
            </w:rPr>
          </w:rPrChange>
        </w:rPr>
        <w:pPrChange w:id="276" w:author="LENOVO" w:date="2022-05-05T16:28:00Z">
          <w:pPr>
            <w:spacing w:after="0" w:line="240" w:lineRule="auto"/>
          </w:pPr>
        </w:pPrChange>
      </w:pPr>
      <w:r w:rsidRPr="00852540">
        <w:rPr>
          <w:rFonts w:ascii="Times New Roman" w:hAnsi="Times New Roman"/>
          <w:sz w:val="16"/>
          <w:rPrChange w:id="277" w:author="LENOVO" w:date="2022-05-05T16:28:00Z">
            <w:rPr>
              <w:rFonts w:ascii="Consolas" w:eastAsia="Times New Roman" w:hAnsi="Consolas" w:cs="Times New Roman"/>
              <w:sz w:val="16"/>
              <w:szCs w:val="16"/>
              <w:lang w:eastAsia="tr-TR"/>
            </w:rPr>
          </w:rPrChange>
        </w:rPr>
        <w:t>cd_12000=load(</w:t>
      </w:r>
      <w:r w:rsidRPr="00852540">
        <w:rPr>
          <w:rFonts w:ascii="Times New Roman" w:hAnsi="Times New Roman"/>
          <w:color w:val="AA04F9"/>
          <w:sz w:val="16"/>
          <w:rPrChange w:id="278" w:author="LENOVO" w:date="2022-05-05T16:28:00Z">
            <w:rPr>
              <w:rFonts w:ascii="Consolas" w:eastAsia="Times New Roman" w:hAnsi="Consolas" w:cs="Times New Roman"/>
              <w:color w:val="AA04F9"/>
              <w:sz w:val="16"/>
              <w:szCs w:val="16"/>
              <w:lang w:eastAsia="tr-TR"/>
            </w:rPr>
          </w:rPrChange>
        </w:rPr>
        <w:t>'cd_12000.txt'</w:t>
      </w:r>
      <w:r w:rsidRPr="00852540">
        <w:rPr>
          <w:rFonts w:ascii="Times New Roman" w:hAnsi="Times New Roman"/>
          <w:sz w:val="16"/>
          <w:rPrChange w:id="279" w:author="LENOVO" w:date="2022-05-05T16:28:00Z">
            <w:rPr>
              <w:rFonts w:ascii="Consolas" w:eastAsia="Times New Roman" w:hAnsi="Consolas" w:cs="Times New Roman"/>
              <w:sz w:val="16"/>
              <w:szCs w:val="16"/>
              <w:lang w:eastAsia="tr-TR"/>
            </w:rPr>
          </w:rPrChange>
        </w:rPr>
        <w:t>);</w:t>
      </w:r>
    </w:p>
    <w:p w14:paraId="30F284FF" w14:textId="77777777" w:rsidR="00055BAF" w:rsidRPr="00852540" w:rsidRDefault="00055BAF" w:rsidP="00916D08">
      <w:pPr>
        <w:spacing w:after="0" w:line="360" w:lineRule="auto"/>
        <w:rPr>
          <w:rFonts w:ascii="Times New Roman" w:hAnsi="Times New Roman"/>
          <w:sz w:val="16"/>
          <w:rPrChange w:id="280" w:author="LENOVO" w:date="2022-05-05T16:28:00Z">
            <w:rPr>
              <w:rFonts w:ascii="Consolas" w:eastAsia="Times New Roman" w:hAnsi="Consolas" w:cs="Times New Roman"/>
              <w:sz w:val="16"/>
              <w:szCs w:val="16"/>
              <w:lang w:eastAsia="tr-TR"/>
            </w:rPr>
          </w:rPrChange>
        </w:rPr>
        <w:pPrChange w:id="281" w:author="LENOVO" w:date="2022-05-05T16:28:00Z">
          <w:pPr>
            <w:spacing w:after="0" w:line="240" w:lineRule="auto"/>
          </w:pPr>
        </w:pPrChange>
      </w:pPr>
      <w:r w:rsidRPr="00852540">
        <w:rPr>
          <w:rFonts w:ascii="Times New Roman" w:hAnsi="Times New Roman"/>
          <w:sz w:val="16"/>
          <w:rPrChange w:id="282" w:author="LENOVO" w:date="2022-05-05T16:28:00Z">
            <w:rPr>
              <w:rFonts w:ascii="Consolas" w:eastAsia="Times New Roman" w:hAnsi="Consolas" w:cs="Times New Roman"/>
              <w:sz w:val="16"/>
              <w:szCs w:val="16"/>
              <w:lang w:eastAsia="tr-TR"/>
            </w:rPr>
          </w:rPrChange>
        </w:rPr>
        <w:t>cd_12000=[cd_12000 12000.*ones(20,1)];</w:t>
      </w:r>
    </w:p>
    <w:p w14:paraId="62E4F198" w14:textId="77777777" w:rsidR="00055BAF" w:rsidRPr="00852540" w:rsidRDefault="00055BAF" w:rsidP="00916D08">
      <w:pPr>
        <w:spacing w:after="0" w:line="360" w:lineRule="auto"/>
        <w:rPr>
          <w:rFonts w:ascii="Times New Roman" w:hAnsi="Times New Roman"/>
          <w:sz w:val="16"/>
          <w:rPrChange w:id="283" w:author="LENOVO" w:date="2022-05-05T16:28:00Z">
            <w:rPr>
              <w:rFonts w:ascii="Consolas" w:eastAsia="Times New Roman" w:hAnsi="Consolas" w:cs="Times New Roman"/>
              <w:sz w:val="16"/>
              <w:szCs w:val="16"/>
              <w:lang w:eastAsia="tr-TR"/>
            </w:rPr>
          </w:rPrChange>
        </w:rPr>
        <w:pPrChange w:id="284" w:author="LENOVO" w:date="2022-05-05T16:28:00Z">
          <w:pPr>
            <w:spacing w:after="0" w:line="240" w:lineRule="auto"/>
          </w:pPr>
        </w:pPrChange>
      </w:pPr>
      <w:r w:rsidRPr="00852540">
        <w:rPr>
          <w:rFonts w:ascii="Times New Roman" w:hAnsi="Times New Roman"/>
          <w:sz w:val="16"/>
          <w:rPrChange w:id="285" w:author="LENOVO" w:date="2022-05-05T16:28:00Z">
            <w:rPr>
              <w:rFonts w:ascii="Consolas" w:eastAsia="Times New Roman" w:hAnsi="Consolas" w:cs="Times New Roman"/>
              <w:sz w:val="16"/>
              <w:szCs w:val="16"/>
              <w:lang w:eastAsia="tr-TR"/>
            </w:rPr>
          </w:rPrChange>
        </w:rPr>
        <w:t>itki=load(</w:t>
      </w:r>
      <w:r w:rsidRPr="00852540">
        <w:rPr>
          <w:rFonts w:ascii="Times New Roman" w:hAnsi="Times New Roman"/>
          <w:color w:val="AA04F9"/>
          <w:sz w:val="16"/>
          <w:rPrChange w:id="286" w:author="LENOVO" w:date="2022-05-05T16:28:00Z">
            <w:rPr>
              <w:rFonts w:ascii="Consolas" w:eastAsia="Times New Roman" w:hAnsi="Consolas" w:cs="Times New Roman"/>
              <w:color w:val="AA04F9"/>
              <w:sz w:val="16"/>
              <w:szCs w:val="16"/>
              <w:lang w:eastAsia="tr-TR"/>
            </w:rPr>
          </w:rPrChange>
        </w:rPr>
        <w:t>'itki.txt'</w:t>
      </w:r>
      <w:r w:rsidRPr="00852540">
        <w:rPr>
          <w:rFonts w:ascii="Times New Roman" w:hAnsi="Times New Roman"/>
          <w:sz w:val="16"/>
          <w:rPrChange w:id="287" w:author="LENOVO" w:date="2022-05-05T16:28:00Z">
            <w:rPr>
              <w:rFonts w:ascii="Consolas" w:eastAsia="Times New Roman" w:hAnsi="Consolas" w:cs="Times New Roman"/>
              <w:sz w:val="16"/>
              <w:szCs w:val="16"/>
              <w:lang w:eastAsia="tr-TR"/>
            </w:rPr>
          </w:rPrChange>
        </w:rPr>
        <w:t>);</w:t>
      </w:r>
    </w:p>
    <w:p w14:paraId="04152E96" w14:textId="77777777" w:rsidR="00055BAF" w:rsidRPr="00852540" w:rsidRDefault="00055BAF" w:rsidP="00916D08">
      <w:pPr>
        <w:spacing w:after="0" w:line="360" w:lineRule="auto"/>
        <w:rPr>
          <w:rFonts w:ascii="Times New Roman" w:hAnsi="Times New Roman"/>
          <w:sz w:val="16"/>
          <w:rPrChange w:id="288" w:author="LENOVO" w:date="2022-05-05T16:28:00Z">
            <w:rPr>
              <w:rFonts w:ascii="Consolas" w:eastAsia="Times New Roman" w:hAnsi="Consolas" w:cs="Times New Roman"/>
              <w:sz w:val="16"/>
              <w:szCs w:val="16"/>
              <w:lang w:eastAsia="tr-TR"/>
            </w:rPr>
          </w:rPrChange>
        </w:rPr>
        <w:pPrChange w:id="289" w:author="LENOVO" w:date="2022-05-05T16:28:00Z">
          <w:pPr>
            <w:spacing w:after="0" w:line="240" w:lineRule="auto"/>
          </w:pPr>
        </w:pPrChange>
      </w:pPr>
      <w:r w:rsidRPr="00852540">
        <w:rPr>
          <w:rFonts w:ascii="Times New Roman" w:hAnsi="Times New Roman"/>
          <w:sz w:val="16"/>
          <w:rPrChange w:id="290" w:author="LENOVO" w:date="2022-05-05T16:28:00Z">
            <w:rPr>
              <w:rFonts w:ascii="Consolas" w:eastAsia="Times New Roman" w:hAnsi="Consolas" w:cs="Times New Roman"/>
              <w:sz w:val="16"/>
              <w:szCs w:val="16"/>
              <w:lang w:eastAsia="tr-TR"/>
            </w:rPr>
          </w:rPrChange>
        </w:rPr>
        <w:t>t1=0.01;</w:t>
      </w:r>
    </w:p>
    <w:p w14:paraId="3BA8E637" w14:textId="77777777" w:rsidR="00055BAF" w:rsidRPr="00852540" w:rsidRDefault="00055BAF" w:rsidP="00916D08">
      <w:pPr>
        <w:spacing w:after="0" w:line="360" w:lineRule="auto"/>
        <w:rPr>
          <w:rFonts w:ascii="Times New Roman" w:hAnsi="Times New Roman"/>
          <w:sz w:val="16"/>
          <w:rPrChange w:id="291" w:author="LENOVO" w:date="2022-05-05T16:28:00Z">
            <w:rPr>
              <w:rFonts w:ascii="Consolas" w:eastAsia="Times New Roman" w:hAnsi="Consolas" w:cs="Times New Roman"/>
              <w:sz w:val="16"/>
              <w:szCs w:val="16"/>
              <w:lang w:eastAsia="tr-TR"/>
            </w:rPr>
          </w:rPrChange>
        </w:rPr>
        <w:pPrChange w:id="292" w:author="LENOVO" w:date="2022-05-05T16:28:00Z">
          <w:pPr>
            <w:spacing w:after="0" w:line="240" w:lineRule="auto"/>
          </w:pPr>
        </w:pPrChange>
      </w:pPr>
      <w:r w:rsidRPr="00852540">
        <w:rPr>
          <w:rFonts w:ascii="Times New Roman" w:hAnsi="Times New Roman"/>
          <w:color w:val="028009"/>
          <w:sz w:val="16"/>
          <w:rPrChange w:id="293" w:author="LENOVO" w:date="2022-05-05T16:28:00Z">
            <w:rPr>
              <w:rFonts w:ascii="Consolas" w:eastAsia="Times New Roman" w:hAnsi="Consolas" w:cs="Times New Roman"/>
              <w:color w:val="028009"/>
              <w:sz w:val="16"/>
              <w:szCs w:val="16"/>
              <w:lang w:eastAsia="tr-TR"/>
            </w:rPr>
          </w:rPrChange>
        </w:rPr>
        <w:t>% index=1;</w:t>
      </w:r>
    </w:p>
    <w:p w14:paraId="5994AEE2" w14:textId="77777777" w:rsidR="00055BAF" w:rsidRPr="00852540" w:rsidRDefault="00055BAF" w:rsidP="00916D08">
      <w:pPr>
        <w:spacing w:after="0" w:line="360" w:lineRule="auto"/>
        <w:rPr>
          <w:rFonts w:ascii="Times New Roman" w:hAnsi="Times New Roman"/>
          <w:sz w:val="16"/>
          <w:rPrChange w:id="294" w:author="LENOVO" w:date="2022-05-05T16:28:00Z">
            <w:rPr>
              <w:rFonts w:ascii="Consolas" w:eastAsia="Times New Roman" w:hAnsi="Consolas" w:cs="Times New Roman"/>
              <w:sz w:val="16"/>
              <w:szCs w:val="16"/>
              <w:lang w:eastAsia="tr-TR"/>
            </w:rPr>
          </w:rPrChange>
        </w:rPr>
        <w:pPrChange w:id="295" w:author="LENOVO" w:date="2022-05-05T16:28:00Z">
          <w:pPr>
            <w:spacing w:after="0" w:line="240" w:lineRule="auto"/>
          </w:pPr>
        </w:pPrChange>
      </w:pPr>
    </w:p>
    <w:p w14:paraId="38060B50" w14:textId="77777777" w:rsidR="00055BAF" w:rsidRPr="00852540" w:rsidRDefault="00055BAF" w:rsidP="00916D08">
      <w:pPr>
        <w:spacing w:after="0" w:line="360" w:lineRule="auto"/>
        <w:rPr>
          <w:rFonts w:ascii="Times New Roman" w:hAnsi="Times New Roman"/>
          <w:sz w:val="16"/>
          <w:rPrChange w:id="296" w:author="LENOVO" w:date="2022-05-05T16:28:00Z">
            <w:rPr>
              <w:rFonts w:ascii="Consolas" w:eastAsia="Times New Roman" w:hAnsi="Consolas" w:cs="Times New Roman"/>
              <w:sz w:val="16"/>
              <w:szCs w:val="16"/>
              <w:lang w:eastAsia="tr-TR"/>
            </w:rPr>
          </w:rPrChange>
        </w:rPr>
        <w:pPrChange w:id="297" w:author="LENOVO" w:date="2022-05-05T16:28:00Z">
          <w:pPr>
            <w:spacing w:after="0" w:line="240" w:lineRule="auto"/>
          </w:pPr>
        </w:pPrChange>
      </w:pPr>
      <w:r w:rsidRPr="00852540">
        <w:rPr>
          <w:rFonts w:ascii="Times New Roman" w:hAnsi="Times New Roman"/>
          <w:color w:val="028009"/>
          <w:sz w:val="16"/>
          <w:rPrChange w:id="298" w:author="LENOVO" w:date="2022-05-05T16:28:00Z">
            <w:rPr>
              <w:rFonts w:ascii="Consolas" w:eastAsia="Times New Roman" w:hAnsi="Consolas" w:cs="Times New Roman"/>
              <w:color w:val="028009"/>
              <w:sz w:val="16"/>
              <w:szCs w:val="16"/>
              <w:lang w:eastAsia="tr-TR"/>
            </w:rPr>
          </w:rPrChange>
        </w:rPr>
        <w:t>%% Universal constants</w:t>
      </w:r>
    </w:p>
    <w:p w14:paraId="5AECD587" w14:textId="77777777" w:rsidR="00055BAF" w:rsidRPr="00852540" w:rsidRDefault="00055BAF" w:rsidP="00916D08">
      <w:pPr>
        <w:spacing w:after="0" w:line="360" w:lineRule="auto"/>
        <w:rPr>
          <w:rFonts w:ascii="Times New Roman" w:hAnsi="Times New Roman"/>
          <w:sz w:val="16"/>
          <w:rPrChange w:id="299" w:author="LENOVO" w:date="2022-05-05T16:28:00Z">
            <w:rPr>
              <w:rFonts w:ascii="Consolas" w:eastAsia="Times New Roman" w:hAnsi="Consolas" w:cs="Times New Roman"/>
              <w:sz w:val="16"/>
              <w:szCs w:val="16"/>
              <w:lang w:eastAsia="tr-TR"/>
            </w:rPr>
          </w:rPrChange>
        </w:rPr>
        <w:pPrChange w:id="300" w:author="LENOVO" w:date="2022-05-05T16:28:00Z">
          <w:pPr>
            <w:spacing w:after="0" w:line="240" w:lineRule="auto"/>
          </w:pPr>
        </w:pPrChange>
      </w:pPr>
      <w:r w:rsidRPr="00852540">
        <w:rPr>
          <w:rFonts w:ascii="Times New Roman" w:hAnsi="Times New Roman"/>
          <w:sz w:val="16"/>
          <w:rPrChange w:id="301" w:author="LENOVO" w:date="2022-05-05T16:28:00Z">
            <w:rPr>
              <w:rFonts w:ascii="Consolas" w:eastAsia="Times New Roman" w:hAnsi="Consolas" w:cs="Times New Roman"/>
              <w:sz w:val="16"/>
              <w:szCs w:val="16"/>
              <w:lang w:eastAsia="tr-TR"/>
            </w:rPr>
          </w:rPrChange>
        </w:rPr>
        <w:t xml:space="preserve">G = 6.674e-11; </w:t>
      </w:r>
      <w:r w:rsidRPr="00852540">
        <w:rPr>
          <w:rFonts w:ascii="Times New Roman" w:hAnsi="Times New Roman"/>
          <w:color w:val="028009"/>
          <w:sz w:val="16"/>
          <w:rPrChange w:id="302" w:author="LENOVO" w:date="2022-05-05T16:28:00Z">
            <w:rPr>
              <w:rFonts w:ascii="Consolas" w:eastAsia="Times New Roman" w:hAnsi="Consolas" w:cs="Times New Roman"/>
              <w:color w:val="028009"/>
              <w:sz w:val="16"/>
              <w:szCs w:val="16"/>
              <w:lang w:eastAsia="tr-TR"/>
            </w:rPr>
          </w:rPrChange>
        </w:rPr>
        <w:t>% gravitational constant</w:t>
      </w:r>
    </w:p>
    <w:p w14:paraId="4AC8713C" w14:textId="77777777" w:rsidR="00055BAF" w:rsidRPr="00852540" w:rsidRDefault="00055BAF" w:rsidP="00916D08">
      <w:pPr>
        <w:spacing w:after="0" w:line="360" w:lineRule="auto"/>
        <w:rPr>
          <w:rFonts w:ascii="Times New Roman" w:hAnsi="Times New Roman"/>
          <w:sz w:val="16"/>
          <w:rPrChange w:id="303" w:author="LENOVO" w:date="2022-05-05T16:28:00Z">
            <w:rPr>
              <w:rFonts w:ascii="Consolas" w:eastAsia="Times New Roman" w:hAnsi="Consolas" w:cs="Times New Roman"/>
              <w:sz w:val="16"/>
              <w:szCs w:val="16"/>
              <w:lang w:eastAsia="tr-TR"/>
            </w:rPr>
          </w:rPrChange>
        </w:rPr>
        <w:pPrChange w:id="304" w:author="LENOVO" w:date="2022-05-05T16:28:00Z">
          <w:pPr>
            <w:spacing w:after="0" w:line="240" w:lineRule="auto"/>
          </w:pPr>
        </w:pPrChange>
      </w:pPr>
      <w:r w:rsidRPr="00852540">
        <w:rPr>
          <w:rFonts w:ascii="Times New Roman" w:hAnsi="Times New Roman"/>
          <w:sz w:val="16"/>
          <w:rPrChange w:id="305" w:author="LENOVO" w:date="2022-05-05T16:28:00Z">
            <w:rPr>
              <w:rFonts w:ascii="Consolas" w:eastAsia="Times New Roman" w:hAnsi="Consolas" w:cs="Times New Roman"/>
              <w:sz w:val="16"/>
              <w:szCs w:val="16"/>
              <w:lang w:eastAsia="tr-TR"/>
            </w:rPr>
          </w:rPrChange>
        </w:rPr>
        <w:t xml:space="preserve">M_earth = 5.972e24; </w:t>
      </w:r>
      <w:r w:rsidRPr="00852540">
        <w:rPr>
          <w:rFonts w:ascii="Times New Roman" w:hAnsi="Times New Roman"/>
          <w:color w:val="028009"/>
          <w:sz w:val="16"/>
          <w:rPrChange w:id="306" w:author="LENOVO" w:date="2022-05-05T16:28:00Z">
            <w:rPr>
              <w:rFonts w:ascii="Consolas" w:eastAsia="Times New Roman" w:hAnsi="Consolas" w:cs="Times New Roman"/>
              <w:color w:val="028009"/>
              <w:sz w:val="16"/>
              <w:szCs w:val="16"/>
              <w:lang w:eastAsia="tr-TR"/>
            </w:rPr>
          </w:rPrChange>
        </w:rPr>
        <w:t>% mass of the Earth</w:t>
      </w:r>
    </w:p>
    <w:p w14:paraId="06ACF8CC" w14:textId="77777777" w:rsidR="00055BAF" w:rsidRPr="00852540" w:rsidRDefault="00055BAF" w:rsidP="00916D08">
      <w:pPr>
        <w:spacing w:after="0" w:line="360" w:lineRule="auto"/>
        <w:rPr>
          <w:rFonts w:ascii="Times New Roman" w:hAnsi="Times New Roman"/>
          <w:sz w:val="16"/>
          <w:rPrChange w:id="307" w:author="LENOVO" w:date="2022-05-05T16:28:00Z">
            <w:rPr>
              <w:rFonts w:ascii="Consolas" w:eastAsia="Times New Roman" w:hAnsi="Consolas" w:cs="Times New Roman"/>
              <w:sz w:val="16"/>
              <w:szCs w:val="16"/>
              <w:lang w:eastAsia="tr-TR"/>
            </w:rPr>
          </w:rPrChange>
        </w:rPr>
        <w:pPrChange w:id="308" w:author="LENOVO" w:date="2022-05-05T16:28:00Z">
          <w:pPr>
            <w:spacing w:after="0" w:line="240" w:lineRule="auto"/>
          </w:pPr>
        </w:pPrChange>
      </w:pPr>
      <w:r w:rsidRPr="00852540">
        <w:rPr>
          <w:rFonts w:ascii="Times New Roman" w:hAnsi="Times New Roman"/>
          <w:sz w:val="16"/>
          <w:rPrChange w:id="309" w:author="LENOVO" w:date="2022-05-05T16:28:00Z">
            <w:rPr>
              <w:rFonts w:ascii="Consolas" w:eastAsia="Times New Roman" w:hAnsi="Consolas" w:cs="Times New Roman"/>
              <w:sz w:val="16"/>
              <w:szCs w:val="16"/>
              <w:lang w:eastAsia="tr-TR"/>
            </w:rPr>
          </w:rPrChange>
        </w:rPr>
        <w:t xml:space="preserve">mol = 0.029; </w:t>
      </w:r>
      <w:r w:rsidRPr="00852540">
        <w:rPr>
          <w:rFonts w:ascii="Times New Roman" w:hAnsi="Times New Roman"/>
          <w:color w:val="028009"/>
          <w:sz w:val="16"/>
          <w:rPrChange w:id="310" w:author="LENOVO" w:date="2022-05-05T16:28:00Z">
            <w:rPr>
              <w:rFonts w:ascii="Consolas" w:eastAsia="Times New Roman" w:hAnsi="Consolas" w:cs="Times New Roman"/>
              <w:color w:val="028009"/>
              <w:sz w:val="16"/>
              <w:szCs w:val="16"/>
              <w:lang w:eastAsia="tr-TR"/>
            </w:rPr>
          </w:rPrChange>
        </w:rPr>
        <w:t>% molar mass of air</w:t>
      </w:r>
    </w:p>
    <w:p w14:paraId="34D15019" w14:textId="77777777" w:rsidR="00055BAF" w:rsidRPr="00852540" w:rsidRDefault="00055BAF" w:rsidP="00916D08">
      <w:pPr>
        <w:spacing w:after="0" w:line="360" w:lineRule="auto"/>
        <w:rPr>
          <w:rFonts w:ascii="Times New Roman" w:hAnsi="Times New Roman"/>
          <w:sz w:val="16"/>
          <w:rPrChange w:id="311" w:author="LENOVO" w:date="2022-05-05T16:28:00Z">
            <w:rPr>
              <w:rFonts w:ascii="Consolas" w:eastAsia="Times New Roman" w:hAnsi="Consolas" w:cs="Times New Roman"/>
              <w:sz w:val="16"/>
              <w:szCs w:val="16"/>
              <w:lang w:eastAsia="tr-TR"/>
            </w:rPr>
          </w:rPrChange>
        </w:rPr>
        <w:pPrChange w:id="312" w:author="LENOVO" w:date="2022-05-05T16:28:00Z">
          <w:pPr>
            <w:spacing w:after="0" w:line="240" w:lineRule="auto"/>
          </w:pPr>
        </w:pPrChange>
      </w:pPr>
      <w:r w:rsidRPr="00852540">
        <w:rPr>
          <w:rFonts w:ascii="Times New Roman" w:hAnsi="Times New Roman"/>
          <w:sz w:val="16"/>
          <w:rPrChange w:id="313" w:author="LENOVO" w:date="2022-05-05T16:28:00Z">
            <w:rPr>
              <w:rFonts w:ascii="Consolas" w:eastAsia="Times New Roman" w:hAnsi="Consolas" w:cs="Times New Roman"/>
              <w:sz w:val="16"/>
              <w:szCs w:val="16"/>
              <w:lang w:eastAsia="tr-TR"/>
            </w:rPr>
          </w:rPrChange>
        </w:rPr>
        <w:t xml:space="preserve">R = 8.314; </w:t>
      </w:r>
      <w:r w:rsidRPr="00852540">
        <w:rPr>
          <w:rFonts w:ascii="Times New Roman" w:hAnsi="Times New Roman"/>
          <w:color w:val="028009"/>
          <w:sz w:val="16"/>
          <w:rPrChange w:id="314" w:author="LENOVO" w:date="2022-05-05T16:28:00Z">
            <w:rPr>
              <w:rFonts w:ascii="Consolas" w:eastAsia="Times New Roman" w:hAnsi="Consolas" w:cs="Times New Roman"/>
              <w:color w:val="028009"/>
              <w:sz w:val="16"/>
              <w:szCs w:val="16"/>
              <w:lang w:eastAsia="tr-TR"/>
            </w:rPr>
          </w:rPrChange>
        </w:rPr>
        <w:t>% gas constant</w:t>
      </w:r>
    </w:p>
    <w:p w14:paraId="5CFAAC71" w14:textId="77777777" w:rsidR="00055BAF" w:rsidRPr="00852540" w:rsidRDefault="00055BAF" w:rsidP="00916D08">
      <w:pPr>
        <w:spacing w:after="0" w:line="360" w:lineRule="auto"/>
        <w:rPr>
          <w:rFonts w:ascii="Times New Roman" w:hAnsi="Times New Roman"/>
          <w:sz w:val="16"/>
          <w:rPrChange w:id="315" w:author="LENOVO" w:date="2022-05-05T16:28:00Z">
            <w:rPr>
              <w:rFonts w:ascii="Consolas" w:eastAsia="Times New Roman" w:hAnsi="Consolas" w:cs="Times New Roman"/>
              <w:sz w:val="16"/>
              <w:szCs w:val="16"/>
              <w:lang w:eastAsia="tr-TR"/>
            </w:rPr>
          </w:rPrChange>
        </w:rPr>
        <w:pPrChange w:id="316" w:author="LENOVO" w:date="2022-05-05T16:28:00Z">
          <w:pPr>
            <w:spacing w:after="0" w:line="240" w:lineRule="auto"/>
          </w:pPr>
        </w:pPrChange>
      </w:pPr>
      <w:r w:rsidRPr="00852540">
        <w:rPr>
          <w:rFonts w:ascii="Times New Roman" w:hAnsi="Times New Roman"/>
          <w:sz w:val="16"/>
          <w:rPrChange w:id="317" w:author="LENOVO" w:date="2022-05-05T16:28:00Z">
            <w:rPr>
              <w:rFonts w:ascii="Consolas" w:eastAsia="Times New Roman" w:hAnsi="Consolas" w:cs="Times New Roman"/>
              <w:sz w:val="16"/>
              <w:szCs w:val="16"/>
              <w:lang w:eastAsia="tr-TR"/>
            </w:rPr>
          </w:rPrChange>
        </w:rPr>
        <w:t xml:space="preserve">P0 = 101325; </w:t>
      </w:r>
      <w:r w:rsidRPr="00852540">
        <w:rPr>
          <w:rFonts w:ascii="Times New Roman" w:hAnsi="Times New Roman"/>
          <w:color w:val="028009"/>
          <w:sz w:val="16"/>
          <w:rPrChange w:id="318" w:author="LENOVO" w:date="2022-05-05T16:28:00Z">
            <w:rPr>
              <w:rFonts w:ascii="Consolas" w:eastAsia="Times New Roman" w:hAnsi="Consolas" w:cs="Times New Roman"/>
              <w:color w:val="028009"/>
              <w:sz w:val="16"/>
              <w:szCs w:val="16"/>
              <w:lang w:eastAsia="tr-TR"/>
            </w:rPr>
          </w:rPrChange>
        </w:rPr>
        <w:t>% standard pressure (Pa), sea level</w:t>
      </w:r>
    </w:p>
    <w:p w14:paraId="17B65155" w14:textId="77777777" w:rsidR="00055BAF" w:rsidRPr="00852540" w:rsidRDefault="00055BAF" w:rsidP="00916D08">
      <w:pPr>
        <w:spacing w:after="0" w:line="360" w:lineRule="auto"/>
        <w:rPr>
          <w:rFonts w:ascii="Times New Roman" w:hAnsi="Times New Roman"/>
          <w:sz w:val="16"/>
          <w:rPrChange w:id="319" w:author="LENOVO" w:date="2022-05-05T16:28:00Z">
            <w:rPr>
              <w:rFonts w:ascii="Consolas" w:eastAsia="Times New Roman" w:hAnsi="Consolas" w:cs="Times New Roman"/>
              <w:sz w:val="16"/>
              <w:szCs w:val="16"/>
              <w:lang w:eastAsia="tr-TR"/>
            </w:rPr>
          </w:rPrChange>
        </w:rPr>
        <w:pPrChange w:id="320" w:author="LENOVO" w:date="2022-05-05T16:28:00Z">
          <w:pPr>
            <w:spacing w:after="0" w:line="240" w:lineRule="auto"/>
          </w:pPr>
        </w:pPrChange>
      </w:pPr>
      <w:r w:rsidRPr="00852540">
        <w:rPr>
          <w:rFonts w:ascii="Times New Roman" w:hAnsi="Times New Roman"/>
          <w:sz w:val="16"/>
          <w:rPrChange w:id="321" w:author="LENOVO" w:date="2022-05-05T16:28:00Z">
            <w:rPr>
              <w:rFonts w:ascii="Consolas" w:eastAsia="Times New Roman" w:hAnsi="Consolas" w:cs="Times New Roman"/>
              <w:sz w:val="16"/>
              <w:szCs w:val="16"/>
              <w:lang w:eastAsia="tr-TR"/>
            </w:rPr>
          </w:rPrChange>
        </w:rPr>
        <w:t xml:space="preserve">T0 = 300; </w:t>
      </w:r>
      <w:r w:rsidRPr="00852540">
        <w:rPr>
          <w:rFonts w:ascii="Times New Roman" w:hAnsi="Times New Roman"/>
          <w:color w:val="028009"/>
          <w:sz w:val="16"/>
          <w:rPrChange w:id="322" w:author="LENOVO" w:date="2022-05-05T16:28:00Z">
            <w:rPr>
              <w:rFonts w:ascii="Consolas" w:eastAsia="Times New Roman" w:hAnsi="Consolas" w:cs="Times New Roman"/>
              <w:color w:val="028009"/>
              <w:sz w:val="16"/>
              <w:szCs w:val="16"/>
              <w:lang w:eastAsia="tr-TR"/>
            </w:rPr>
          </w:rPrChange>
        </w:rPr>
        <w:t>% Samsun temperature (K), sea level</w:t>
      </w:r>
    </w:p>
    <w:p w14:paraId="485ADB08" w14:textId="77777777" w:rsidR="00055BAF" w:rsidRPr="00852540" w:rsidRDefault="00055BAF" w:rsidP="00916D08">
      <w:pPr>
        <w:spacing w:after="0" w:line="360" w:lineRule="auto"/>
        <w:rPr>
          <w:rFonts w:ascii="Times New Roman" w:hAnsi="Times New Roman"/>
          <w:sz w:val="16"/>
          <w:rPrChange w:id="323" w:author="LENOVO" w:date="2022-05-05T16:28:00Z">
            <w:rPr>
              <w:rFonts w:ascii="Consolas" w:eastAsia="Times New Roman" w:hAnsi="Consolas" w:cs="Times New Roman"/>
              <w:sz w:val="16"/>
              <w:szCs w:val="16"/>
              <w:lang w:eastAsia="tr-TR"/>
            </w:rPr>
          </w:rPrChange>
        </w:rPr>
        <w:pPrChange w:id="324" w:author="LENOVO" w:date="2022-05-05T16:28:00Z">
          <w:pPr>
            <w:spacing w:after="0" w:line="240" w:lineRule="auto"/>
          </w:pPr>
        </w:pPrChange>
      </w:pPr>
      <w:r w:rsidRPr="00852540">
        <w:rPr>
          <w:rFonts w:ascii="Times New Roman" w:hAnsi="Times New Roman"/>
          <w:sz w:val="16"/>
          <w:rPrChange w:id="325" w:author="LENOVO" w:date="2022-05-05T16:28:00Z">
            <w:rPr>
              <w:rFonts w:ascii="Consolas" w:eastAsia="Times New Roman" w:hAnsi="Consolas" w:cs="Times New Roman"/>
              <w:sz w:val="16"/>
              <w:szCs w:val="16"/>
              <w:lang w:eastAsia="tr-TR"/>
            </w:rPr>
          </w:rPrChange>
        </w:rPr>
        <w:t xml:space="preserve">rho0 = (mol*P0)/(R*T0); </w:t>
      </w:r>
      <w:r w:rsidRPr="00852540">
        <w:rPr>
          <w:rFonts w:ascii="Times New Roman" w:hAnsi="Times New Roman"/>
          <w:color w:val="028009"/>
          <w:sz w:val="16"/>
          <w:rPrChange w:id="326" w:author="LENOVO" w:date="2022-05-05T16:28:00Z">
            <w:rPr>
              <w:rFonts w:ascii="Consolas" w:eastAsia="Times New Roman" w:hAnsi="Consolas" w:cs="Times New Roman"/>
              <w:color w:val="028009"/>
              <w:sz w:val="16"/>
              <w:szCs w:val="16"/>
              <w:lang w:eastAsia="tr-TR"/>
            </w:rPr>
          </w:rPrChange>
        </w:rPr>
        <w:t>% air density, sea level</w:t>
      </w:r>
    </w:p>
    <w:p w14:paraId="6091A1BD" w14:textId="77777777" w:rsidR="00055BAF" w:rsidRPr="00852540" w:rsidRDefault="00055BAF" w:rsidP="00916D08">
      <w:pPr>
        <w:spacing w:after="0" w:line="360" w:lineRule="auto"/>
        <w:rPr>
          <w:rFonts w:ascii="Times New Roman" w:hAnsi="Times New Roman"/>
          <w:sz w:val="16"/>
          <w:rPrChange w:id="327" w:author="LENOVO" w:date="2022-05-05T16:28:00Z">
            <w:rPr>
              <w:rFonts w:ascii="Consolas" w:eastAsia="Times New Roman" w:hAnsi="Consolas" w:cs="Times New Roman"/>
              <w:sz w:val="16"/>
              <w:szCs w:val="16"/>
              <w:lang w:eastAsia="tr-TR"/>
            </w:rPr>
          </w:rPrChange>
        </w:rPr>
        <w:pPrChange w:id="328" w:author="LENOVO" w:date="2022-05-05T16:28:00Z">
          <w:pPr>
            <w:spacing w:after="0" w:line="240" w:lineRule="auto"/>
          </w:pPr>
        </w:pPrChange>
      </w:pPr>
      <w:r w:rsidRPr="00852540">
        <w:rPr>
          <w:rFonts w:ascii="Times New Roman" w:hAnsi="Times New Roman"/>
          <w:sz w:val="16"/>
          <w:rPrChange w:id="329" w:author="LENOVO" w:date="2022-05-05T16:28:00Z">
            <w:rPr>
              <w:rFonts w:ascii="Consolas" w:eastAsia="Times New Roman" w:hAnsi="Consolas" w:cs="Times New Roman"/>
              <w:sz w:val="16"/>
              <w:szCs w:val="16"/>
              <w:lang w:eastAsia="tr-TR"/>
            </w:rPr>
          </w:rPrChange>
        </w:rPr>
        <w:t xml:space="preserve">g0 = 9.81; </w:t>
      </w:r>
      <w:r w:rsidRPr="00852540">
        <w:rPr>
          <w:rFonts w:ascii="Times New Roman" w:hAnsi="Times New Roman"/>
          <w:color w:val="028009"/>
          <w:sz w:val="16"/>
          <w:rPrChange w:id="330" w:author="LENOVO" w:date="2022-05-05T16:28:00Z">
            <w:rPr>
              <w:rFonts w:ascii="Consolas" w:eastAsia="Times New Roman" w:hAnsi="Consolas" w:cs="Times New Roman"/>
              <w:color w:val="028009"/>
              <w:sz w:val="16"/>
              <w:szCs w:val="16"/>
              <w:lang w:eastAsia="tr-TR"/>
            </w:rPr>
          </w:rPrChange>
        </w:rPr>
        <w:t>% gravitational acceleration, sea level</w:t>
      </w:r>
    </w:p>
    <w:p w14:paraId="4DF6B5B6" w14:textId="77777777" w:rsidR="00055BAF" w:rsidRPr="00852540" w:rsidRDefault="00055BAF" w:rsidP="00916D08">
      <w:pPr>
        <w:spacing w:after="0" w:line="360" w:lineRule="auto"/>
        <w:rPr>
          <w:rFonts w:ascii="Times New Roman" w:hAnsi="Times New Roman"/>
          <w:sz w:val="16"/>
          <w:rPrChange w:id="331" w:author="LENOVO" w:date="2022-05-05T16:28:00Z">
            <w:rPr>
              <w:rFonts w:ascii="Consolas" w:eastAsia="Times New Roman" w:hAnsi="Consolas" w:cs="Times New Roman"/>
              <w:sz w:val="16"/>
              <w:szCs w:val="16"/>
              <w:lang w:eastAsia="tr-TR"/>
            </w:rPr>
          </w:rPrChange>
        </w:rPr>
        <w:pPrChange w:id="332" w:author="LENOVO" w:date="2022-05-05T16:28:00Z">
          <w:pPr>
            <w:spacing w:after="0" w:line="240" w:lineRule="auto"/>
          </w:pPr>
        </w:pPrChange>
      </w:pPr>
      <w:r w:rsidRPr="00852540">
        <w:rPr>
          <w:rFonts w:ascii="Times New Roman" w:hAnsi="Times New Roman"/>
          <w:sz w:val="16"/>
          <w:rPrChange w:id="333" w:author="LENOVO" w:date="2022-05-05T16:28:00Z">
            <w:rPr>
              <w:rFonts w:ascii="Consolas" w:eastAsia="Times New Roman" w:hAnsi="Consolas" w:cs="Times New Roman"/>
              <w:sz w:val="16"/>
              <w:szCs w:val="16"/>
              <w:lang w:eastAsia="tr-TR"/>
            </w:rPr>
          </w:rPrChange>
        </w:rPr>
        <w:t>MACH=0;</w:t>
      </w:r>
    </w:p>
    <w:p w14:paraId="0CA5F018" w14:textId="77777777" w:rsidR="00055BAF" w:rsidRPr="00852540" w:rsidRDefault="00055BAF" w:rsidP="00916D08">
      <w:pPr>
        <w:spacing w:after="0" w:line="360" w:lineRule="auto"/>
        <w:rPr>
          <w:rFonts w:ascii="Times New Roman" w:hAnsi="Times New Roman"/>
          <w:sz w:val="16"/>
          <w:rPrChange w:id="334" w:author="LENOVO" w:date="2022-05-05T16:28:00Z">
            <w:rPr>
              <w:rFonts w:ascii="Consolas" w:eastAsia="Times New Roman" w:hAnsi="Consolas" w:cs="Times New Roman"/>
              <w:sz w:val="16"/>
              <w:szCs w:val="16"/>
              <w:lang w:eastAsia="tr-TR"/>
            </w:rPr>
          </w:rPrChange>
        </w:rPr>
        <w:pPrChange w:id="335" w:author="LENOVO" w:date="2022-05-05T16:28:00Z">
          <w:pPr>
            <w:spacing w:after="0" w:line="240" w:lineRule="auto"/>
          </w:pPr>
        </w:pPrChange>
      </w:pPr>
      <w:r w:rsidRPr="00852540">
        <w:rPr>
          <w:rFonts w:ascii="Times New Roman" w:hAnsi="Times New Roman"/>
          <w:color w:val="028009"/>
          <w:sz w:val="16"/>
          <w:rPrChange w:id="336" w:author="LENOVO" w:date="2022-05-05T16:28:00Z">
            <w:rPr>
              <w:rFonts w:ascii="Consolas" w:eastAsia="Times New Roman" w:hAnsi="Consolas" w:cs="Times New Roman"/>
              <w:color w:val="028009"/>
              <w:sz w:val="16"/>
              <w:szCs w:val="16"/>
              <w:lang w:eastAsia="tr-TR"/>
            </w:rPr>
          </w:rPrChange>
        </w:rPr>
        <w:t>%% Local constants</w:t>
      </w:r>
    </w:p>
    <w:p w14:paraId="54F88E8D" w14:textId="77777777" w:rsidR="00055BAF" w:rsidRPr="00852540" w:rsidRDefault="00055BAF" w:rsidP="00916D08">
      <w:pPr>
        <w:spacing w:after="0" w:line="360" w:lineRule="auto"/>
        <w:rPr>
          <w:rFonts w:ascii="Times New Roman" w:hAnsi="Times New Roman"/>
          <w:sz w:val="16"/>
          <w:rPrChange w:id="337" w:author="LENOVO" w:date="2022-05-05T16:28:00Z">
            <w:rPr>
              <w:rFonts w:ascii="Consolas" w:eastAsia="Times New Roman" w:hAnsi="Consolas" w:cs="Times New Roman"/>
              <w:sz w:val="16"/>
              <w:szCs w:val="16"/>
              <w:lang w:eastAsia="tr-TR"/>
            </w:rPr>
          </w:rPrChange>
        </w:rPr>
        <w:pPrChange w:id="338" w:author="LENOVO" w:date="2022-05-05T16:28:00Z">
          <w:pPr>
            <w:spacing w:after="0" w:line="240" w:lineRule="auto"/>
          </w:pPr>
        </w:pPrChange>
      </w:pPr>
      <w:r w:rsidRPr="00852540">
        <w:rPr>
          <w:rFonts w:ascii="Times New Roman" w:hAnsi="Times New Roman"/>
          <w:color w:val="028009"/>
          <w:sz w:val="16"/>
          <w:rPrChange w:id="339" w:author="LENOVO" w:date="2022-05-05T16:28:00Z">
            <w:rPr>
              <w:rFonts w:ascii="Consolas" w:eastAsia="Times New Roman" w:hAnsi="Consolas" w:cs="Times New Roman"/>
              <w:color w:val="028009"/>
              <w:sz w:val="16"/>
              <w:szCs w:val="16"/>
              <w:lang w:eastAsia="tr-TR"/>
            </w:rPr>
          </w:rPrChange>
        </w:rPr>
        <w:t>% specifications for Falcon 1e</w:t>
      </w:r>
    </w:p>
    <w:p w14:paraId="5E819C26" w14:textId="77777777" w:rsidR="00055BAF" w:rsidRPr="00852540" w:rsidRDefault="00055BAF" w:rsidP="00916D08">
      <w:pPr>
        <w:spacing w:after="0" w:line="360" w:lineRule="auto"/>
        <w:rPr>
          <w:rFonts w:ascii="Times New Roman" w:hAnsi="Times New Roman"/>
          <w:sz w:val="16"/>
          <w:rPrChange w:id="340" w:author="LENOVO" w:date="2022-05-05T16:28:00Z">
            <w:rPr>
              <w:rFonts w:ascii="Consolas" w:eastAsia="Times New Roman" w:hAnsi="Consolas" w:cs="Times New Roman"/>
              <w:sz w:val="16"/>
              <w:szCs w:val="16"/>
              <w:lang w:eastAsia="tr-TR"/>
            </w:rPr>
          </w:rPrChange>
        </w:rPr>
        <w:pPrChange w:id="341" w:author="LENOVO" w:date="2022-05-05T16:28:00Z">
          <w:pPr>
            <w:spacing w:after="0" w:line="240" w:lineRule="auto"/>
          </w:pPr>
        </w:pPrChange>
      </w:pPr>
      <w:r w:rsidRPr="00852540">
        <w:rPr>
          <w:rFonts w:ascii="Times New Roman" w:hAnsi="Times New Roman"/>
          <w:sz w:val="16"/>
          <w:rPrChange w:id="342" w:author="LENOVO" w:date="2022-05-05T16:28:00Z">
            <w:rPr>
              <w:rFonts w:ascii="Consolas" w:eastAsia="Times New Roman" w:hAnsi="Consolas" w:cs="Times New Roman"/>
              <w:sz w:val="16"/>
              <w:szCs w:val="16"/>
              <w:lang w:eastAsia="tr-TR"/>
            </w:rPr>
          </w:rPrChange>
        </w:rPr>
        <w:t xml:space="preserve">FT = 2070.11; </w:t>
      </w:r>
      <w:r w:rsidRPr="00852540">
        <w:rPr>
          <w:rFonts w:ascii="Times New Roman" w:hAnsi="Times New Roman"/>
          <w:color w:val="028009"/>
          <w:sz w:val="16"/>
          <w:rPrChange w:id="343" w:author="LENOVO" w:date="2022-05-05T16:28:00Z">
            <w:rPr>
              <w:rFonts w:ascii="Consolas" w:eastAsia="Times New Roman" w:hAnsi="Consolas" w:cs="Times New Roman"/>
              <w:color w:val="028009"/>
              <w:sz w:val="16"/>
              <w:szCs w:val="16"/>
              <w:lang w:eastAsia="tr-TR"/>
            </w:rPr>
          </w:rPrChange>
        </w:rPr>
        <w:t>% rocket thrust, in Newtons</w:t>
      </w:r>
    </w:p>
    <w:p w14:paraId="2D505158" w14:textId="77777777" w:rsidR="00055BAF" w:rsidRPr="00852540" w:rsidRDefault="00055BAF" w:rsidP="00916D08">
      <w:pPr>
        <w:spacing w:after="0" w:line="360" w:lineRule="auto"/>
        <w:rPr>
          <w:rFonts w:ascii="Times New Roman" w:hAnsi="Times New Roman"/>
          <w:sz w:val="16"/>
          <w:rPrChange w:id="344" w:author="LENOVO" w:date="2022-05-05T16:28:00Z">
            <w:rPr>
              <w:rFonts w:ascii="Consolas" w:eastAsia="Times New Roman" w:hAnsi="Consolas" w:cs="Times New Roman"/>
              <w:sz w:val="16"/>
              <w:szCs w:val="16"/>
              <w:lang w:eastAsia="tr-TR"/>
            </w:rPr>
          </w:rPrChange>
        </w:rPr>
        <w:pPrChange w:id="345" w:author="LENOVO" w:date="2022-05-05T16:28:00Z">
          <w:pPr>
            <w:spacing w:after="0" w:line="240" w:lineRule="auto"/>
          </w:pPr>
        </w:pPrChange>
      </w:pPr>
      <w:r w:rsidRPr="00852540">
        <w:rPr>
          <w:rFonts w:ascii="Times New Roman" w:hAnsi="Times New Roman"/>
          <w:sz w:val="16"/>
          <w:rPrChange w:id="346" w:author="LENOVO" w:date="2022-05-05T16:28:00Z">
            <w:rPr>
              <w:rFonts w:ascii="Consolas" w:eastAsia="Times New Roman" w:hAnsi="Consolas" w:cs="Times New Roman"/>
              <w:sz w:val="16"/>
              <w:szCs w:val="16"/>
              <w:lang w:eastAsia="tr-TR"/>
            </w:rPr>
          </w:rPrChange>
        </w:rPr>
        <w:t>FX = 2587.12;</w:t>
      </w:r>
    </w:p>
    <w:p w14:paraId="7D4D7A40" w14:textId="77777777" w:rsidR="00055BAF" w:rsidRPr="00852540" w:rsidRDefault="00055BAF" w:rsidP="00916D08">
      <w:pPr>
        <w:spacing w:after="0" w:line="360" w:lineRule="auto"/>
        <w:rPr>
          <w:rFonts w:ascii="Times New Roman" w:hAnsi="Times New Roman"/>
          <w:sz w:val="16"/>
          <w:rPrChange w:id="347" w:author="LENOVO" w:date="2022-05-05T16:28:00Z">
            <w:rPr>
              <w:rFonts w:ascii="Consolas" w:eastAsia="Times New Roman" w:hAnsi="Consolas" w:cs="Times New Roman"/>
              <w:sz w:val="16"/>
              <w:szCs w:val="16"/>
              <w:lang w:eastAsia="tr-TR"/>
            </w:rPr>
          </w:rPrChange>
        </w:rPr>
        <w:pPrChange w:id="348" w:author="LENOVO" w:date="2022-05-05T16:28:00Z">
          <w:pPr>
            <w:spacing w:after="0" w:line="240" w:lineRule="auto"/>
          </w:pPr>
        </w:pPrChange>
      </w:pPr>
      <w:r w:rsidRPr="00852540">
        <w:rPr>
          <w:rFonts w:ascii="Times New Roman" w:hAnsi="Times New Roman"/>
          <w:sz w:val="16"/>
          <w:rPrChange w:id="349" w:author="LENOVO" w:date="2022-05-05T16:28:00Z">
            <w:rPr>
              <w:rFonts w:ascii="Consolas" w:eastAsia="Times New Roman" w:hAnsi="Consolas" w:cs="Times New Roman"/>
              <w:sz w:val="16"/>
              <w:szCs w:val="16"/>
              <w:lang w:eastAsia="tr-TR"/>
            </w:rPr>
          </w:rPrChange>
        </w:rPr>
        <w:t>FY = 2587.12;</w:t>
      </w:r>
    </w:p>
    <w:p w14:paraId="2057EEED" w14:textId="77777777" w:rsidR="00055BAF" w:rsidRPr="00852540" w:rsidRDefault="00055BAF" w:rsidP="00916D08">
      <w:pPr>
        <w:spacing w:after="0" w:line="360" w:lineRule="auto"/>
        <w:rPr>
          <w:rFonts w:ascii="Times New Roman" w:hAnsi="Times New Roman"/>
          <w:sz w:val="16"/>
          <w:rPrChange w:id="350" w:author="LENOVO" w:date="2022-05-05T16:28:00Z">
            <w:rPr>
              <w:rFonts w:ascii="Consolas" w:eastAsia="Times New Roman" w:hAnsi="Consolas" w:cs="Times New Roman"/>
              <w:sz w:val="16"/>
              <w:szCs w:val="16"/>
              <w:lang w:eastAsia="tr-TR"/>
            </w:rPr>
          </w:rPrChange>
        </w:rPr>
        <w:pPrChange w:id="351" w:author="LENOVO" w:date="2022-05-05T16:28:00Z">
          <w:pPr>
            <w:spacing w:after="0" w:line="240" w:lineRule="auto"/>
          </w:pPr>
        </w:pPrChange>
      </w:pPr>
      <w:r w:rsidRPr="00852540">
        <w:rPr>
          <w:rFonts w:ascii="Times New Roman" w:hAnsi="Times New Roman"/>
          <w:sz w:val="16"/>
          <w:rPrChange w:id="352" w:author="LENOVO" w:date="2022-05-05T16:28:00Z">
            <w:rPr>
              <w:rFonts w:ascii="Consolas" w:eastAsia="Times New Roman" w:hAnsi="Consolas" w:cs="Times New Roman"/>
              <w:sz w:val="16"/>
              <w:szCs w:val="16"/>
              <w:lang w:eastAsia="tr-TR"/>
            </w:rPr>
          </w:rPrChange>
        </w:rPr>
        <w:t xml:space="preserve">C0 = 0.75; </w:t>
      </w:r>
      <w:r w:rsidRPr="00852540">
        <w:rPr>
          <w:rFonts w:ascii="Times New Roman" w:hAnsi="Times New Roman"/>
          <w:color w:val="028009"/>
          <w:sz w:val="16"/>
          <w:rPrChange w:id="353" w:author="LENOVO" w:date="2022-05-05T16:28:00Z">
            <w:rPr>
              <w:rFonts w:ascii="Consolas" w:eastAsia="Times New Roman" w:hAnsi="Consolas" w:cs="Times New Roman"/>
              <w:color w:val="028009"/>
              <w:sz w:val="16"/>
              <w:szCs w:val="16"/>
              <w:lang w:eastAsia="tr-TR"/>
            </w:rPr>
          </w:rPrChange>
        </w:rPr>
        <w:t>% drag coefficient, see notes</w:t>
      </w:r>
    </w:p>
    <w:p w14:paraId="6875AF5F" w14:textId="77777777" w:rsidR="00055BAF" w:rsidRPr="00852540" w:rsidRDefault="00055BAF" w:rsidP="00916D08">
      <w:pPr>
        <w:spacing w:after="0" w:line="360" w:lineRule="auto"/>
        <w:rPr>
          <w:rFonts w:ascii="Times New Roman" w:hAnsi="Times New Roman"/>
          <w:sz w:val="16"/>
          <w:rPrChange w:id="354" w:author="LENOVO" w:date="2022-05-05T16:28:00Z">
            <w:rPr>
              <w:rFonts w:ascii="Consolas" w:eastAsia="Times New Roman" w:hAnsi="Consolas" w:cs="Times New Roman"/>
              <w:sz w:val="16"/>
              <w:szCs w:val="16"/>
              <w:lang w:eastAsia="tr-TR"/>
            </w:rPr>
          </w:rPrChange>
        </w:rPr>
        <w:pPrChange w:id="355" w:author="LENOVO" w:date="2022-05-05T16:28:00Z">
          <w:pPr>
            <w:spacing w:after="0" w:line="240" w:lineRule="auto"/>
          </w:pPr>
        </w:pPrChange>
      </w:pPr>
      <w:r w:rsidRPr="00852540">
        <w:rPr>
          <w:rFonts w:ascii="Times New Roman" w:hAnsi="Times New Roman"/>
          <w:sz w:val="16"/>
          <w:rPrChange w:id="356" w:author="LENOVO" w:date="2022-05-05T16:28:00Z">
            <w:rPr>
              <w:rFonts w:ascii="Consolas" w:eastAsia="Times New Roman" w:hAnsi="Consolas" w:cs="Times New Roman"/>
              <w:sz w:val="16"/>
              <w:szCs w:val="16"/>
              <w:lang w:eastAsia="tr-TR"/>
            </w:rPr>
          </w:rPrChange>
        </w:rPr>
        <w:t xml:space="preserve"> CD=C0;</w:t>
      </w:r>
    </w:p>
    <w:p w14:paraId="05D5AEF9" w14:textId="77777777" w:rsidR="00055BAF" w:rsidRPr="00852540" w:rsidRDefault="00055BAF" w:rsidP="00916D08">
      <w:pPr>
        <w:spacing w:after="0" w:line="360" w:lineRule="auto"/>
        <w:rPr>
          <w:rFonts w:ascii="Times New Roman" w:hAnsi="Times New Roman"/>
          <w:sz w:val="16"/>
          <w:rPrChange w:id="357" w:author="LENOVO" w:date="2022-05-05T16:28:00Z">
            <w:rPr>
              <w:rFonts w:ascii="Consolas" w:eastAsia="Times New Roman" w:hAnsi="Consolas" w:cs="Times New Roman"/>
              <w:sz w:val="16"/>
              <w:szCs w:val="16"/>
              <w:lang w:eastAsia="tr-TR"/>
            </w:rPr>
          </w:rPrChange>
        </w:rPr>
        <w:pPrChange w:id="358" w:author="LENOVO" w:date="2022-05-05T16:28:00Z">
          <w:pPr>
            <w:spacing w:after="0" w:line="240" w:lineRule="auto"/>
          </w:pPr>
        </w:pPrChange>
      </w:pPr>
      <w:r w:rsidRPr="00852540">
        <w:rPr>
          <w:rFonts w:ascii="Times New Roman" w:hAnsi="Times New Roman"/>
          <w:sz w:val="16"/>
          <w:rPrChange w:id="359" w:author="LENOVO" w:date="2022-05-05T16:28:00Z">
            <w:rPr>
              <w:rFonts w:ascii="Consolas" w:eastAsia="Times New Roman" w:hAnsi="Consolas" w:cs="Times New Roman"/>
              <w:sz w:val="16"/>
              <w:szCs w:val="16"/>
              <w:lang w:eastAsia="tr-TR"/>
            </w:rPr>
          </w:rPrChange>
        </w:rPr>
        <w:t xml:space="preserve">d = .14; </w:t>
      </w:r>
      <w:r w:rsidRPr="00852540">
        <w:rPr>
          <w:rFonts w:ascii="Times New Roman" w:hAnsi="Times New Roman"/>
          <w:color w:val="028009"/>
          <w:sz w:val="16"/>
          <w:rPrChange w:id="360" w:author="LENOVO" w:date="2022-05-05T16:28:00Z">
            <w:rPr>
              <w:rFonts w:ascii="Consolas" w:eastAsia="Times New Roman" w:hAnsi="Consolas" w:cs="Times New Roman"/>
              <w:color w:val="028009"/>
              <w:sz w:val="16"/>
              <w:szCs w:val="16"/>
              <w:lang w:eastAsia="tr-TR"/>
            </w:rPr>
          </w:rPrChange>
        </w:rPr>
        <w:t>% rocket diameter, in meters</w:t>
      </w:r>
    </w:p>
    <w:p w14:paraId="71A649AA" w14:textId="77777777" w:rsidR="00055BAF" w:rsidRPr="00852540" w:rsidRDefault="00055BAF" w:rsidP="00916D08">
      <w:pPr>
        <w:spacing w:after="0" w:line="360" w:lineRule="auto"/>
        <w:rPr>
          <w:rFonts w:ascii="Times New Roman" w:hAnsi="Times New Roman"/>
          <w:sz w:val="16"/>
          <w:rPrChange w:id="361" w:author="LENOVO" w:date="2022-05-05T16:28:00Z">
            <w:rPr>
              <w:rFonts w:ascii="Consolas" w:eastAsia="Times New Roman" w:hAnsi="Consolas" w:cs="Times New Roman"/>
              <w:sz w:val="16"/>
              <w:szCs w:val="16"/>
              <w:lang w:eastAsia="tr-TR"/>
            </w:rPr>
          </w:rPrChange>
        </w:rPr>
        <w:pPrChange w:id="362" w:author="LENOVO" w:date="2022-05-05T16:28:00Z">
          <w:pPr>
            <w:spacing w:after="0" w:line="240" w:lineRule="auto"/>
          </w:pPr>
        </w:pPrChange>
      </w:pPr>
      <w:r w:rsidRPr="00852540">
        <w:rPr>
          <w:rFonts w:ascii="Times New Roman" w:hAnsi="Times New Roman"/>
          <w:sz w:val="16"/>
          <w:rPrChange w:id="363" w:author="LENOVO" w:date="2022-05-05T16:28:00Z">
            <w:rPr>
              <w:rFonts w:ascii="Consolas" w:eastAsia="Times New Roman" w:hAnsi="Consolas" w:cs="Times New Roman"/>
              <w:sz w:val="16"/>
              <w:szCs w:val="16"/>
              <w:lang w:eastAsia="tr-TR"/>
            </w:rPr>
          </w:rPrChange>
        </w:rPr>
        <w:t xml:space="preserve">A = pi*(d/2)^2; </w:t>
      </w:r>
      <w:r w:rsidRPr="00852540">
        <w:rPr>
          <w:rFonts w:ascii="Times New Roman" w:hAnsi="Times New Roman"/>
          <w:color w:val="028009"/>
          <w:sz w:val="16"/>
          <w:rPrChange w:id="364" w:author="LENOVO" w:date="2022-05-05T16:28:00Z">
            <w:rPr>
              <w:rFonts w:ascii="Consolas" w:eastAsia="Times New Roman" w:hAnsi="Consolas" w:cs="Times New Roman"/>
              <w:color w:val="028009"/>
              <w:sz w:val="16"/>
              <w:szCs w:val="16"/>
              <w:lang w:eastAsia="tr-TR"/>
            </w:rPr>
          </w:rPrChange>
        </w:rPr>
        <w:t>% rocket cross-sectional area</w:t>
      </w:r>
    </w:p>
    <w:p w14:paraId="1364FC57" w14:textId="77777777" w:rsidR="00055BAF" w:rsidRPr="00852540" w:rsidRDefault="00055BAF" w:rsidP="00916D08">
      <w:pPr>
        <w:spacing w:after="0" w:line="360" w:lineRule="auto"/>
        <w:rPr>
          <w:rFonts w:ascii="Times New Roman" w:hAnsi="Times New Roman"/>
          <w:sz w:val="16"/>
          <w:rPrChange w:id="365" w:author="LENOVO" w:date="2022-05-05T16:28:00Z">
            <w:rPr>
              <w:rFonts w:ascii="Consolas" w:eastAsia="Times New Roman" w:hAnsi="Consolas" w:cs="Times New Roman"/>
              <w:sz w:val="16"/>
              <w:szCs w:val="16"/>
              <w:lang w:eastAsia="tr-TR"/>
            </w:rPr>
          </w:rPrChange>
        </w:rPr>
        <w:pPrChange w:id="366" w:author="LENOVO" w:date="2022-05-05T16:28:00Z">
          <w:pPr>
            <w:spacing w:after="0" w:line="240" w:lineRule="auto"/>
          </w:pPr>
        </w:pPrChange>
      </w:pPr>
      <w:r w:rsidRPr="00852540">
        <w:rPr>
          <w:rFonts w:ascii="Times New Roman" w:hAnsi="Times New Roman"/>
          <w:sz w:val="16"/>
          <w:rPrChange w:id="367" w:author="LENOVO" w:date="2022-05-05T16:28:00Z">
            <w:rPr>
              <w:rFonts w:ascii="Consolas" w:eastAsia="Times New Roman" w:hAnsi="Consolas" w:cs="Times New Roman"/>
              <w:sz w:val="16"/>
              <w:szCs w:val="16"/>
              <w:lang w:eastAsia="tr-TR"/>
            </w:rPr>
          </w:rPrChange>
        </w:rPr>
        <w:t xml:space="preserve">L = 1; </w:t>
      </w:r>
      <w:r w:rsidRPr="00852540">
        <w:rPr>
          <w:rFonts w:ascii="Times New Roman" w:hAnsi="Times New Roman"/>
          <w:color w:val="028009"/>
          <w:sz w:val="16"/>
          <w:rPrChange w:id="368" w:author="LENOVO" w:date="2022-05-05T16:28:00Z">
            <w:rPr>
              <w:rFonts w:ascii="Consolas" w:eastAsia="Times New Roman" w:hAnsi="Consolas" w:cs="Times New Roman"/>
              <w:color w:val="028009"/>
              <w:sz w:val="16"/>
              <w:szCs w:val="16"/>
              <w:lang w:eastAsia="tr-TR"/>
            </w:rPr>
          </w:rPrChange>
        </w:rPr>
        <w:t>% rocket length, in meters</w:t>
      </w:r>
    </w:p>
    <w:p w14:paraId="24315991" w14:textId="77777777" w:rsidR="00055BAF" w:rsidRPr="00852540" w:rsidRDefault="00055BAF" w:rsidP="00916D08">
      <w:pPr>
        <w:spacing w:after="0" w:line="360" w:lineRule="auto"/>
        <w:rPr>
          <w:rFonts w:ascii="Times New Roman" w:hAnsi="Times New Roman"/>
          <w:sz w:val="16"/>
          <w:rPrChange w:id="369" w:author="LENOVO" w:date="2022-05-05T16:28:00Z">
            <w:rPr>
              <w:rFonts w:ascii="Consolas" w:eastAsia="Times New Roman" w:hAnsi="Consolas" w:cs="Times New Roman"/>
              <w:sz w:val="16"/>
              <w:szCs w:val="16"/>
              <w:lang w:eastAsia="tr-TR"/>
            </w:rPr>
          </w:rPrChange>
        </w:rPr>
        <w:pPrChange w:id="370" w:author="LENOVO" w:date="2022-05-05T16:28:00Z">
          <w:pPr>
            <w:spacing w:after="0" w:line="240" w:lineRule="auto"/>
          </w:pPr>
        </w:pPrChange>
      </w:pPr>
      <w:r w:rsidRPr="00852540">
        <w:rPr>
          <w:rFonts w:ascii="Times New Roman" w:hAnsi="Times New Roman"/>
          <w:sz w:val="16"/>
          <w:rPrChange w:id="371" w:author="LENOVO" w:date="2022-05-05T16:28:00Z">
            <w:rPr>
              <w:rFonts w:ascii="Consolas" w:eastAsia="Times New Roman" w:hAnsi="Consolas" w:cs="Times New Roman"/>
              <w:sz w:val="16"/>
              <w:szCs w:val="16"/>
              <w:lang w:eastAsia="tr-TR"/>
            </w:rPr>
          </w:rPrChange>
        </w:rPr>
        <w:t xml:space="preserve">m0 = 25; </w:t>
      </w:r>
      <w:r w:rsidRPr="00852540">
        <w:rPr>
          <w:rFonts w:ascii="Times New Roman" w:hAnsi="Times New Roman"/>
          <w:color w:val="028009"/>
          <w:sz w:val="16"/>
          <w:rPrChange w:id="372" w:author="LENOVO" w:date="2022-05-05T16:28:00Z">
            <w:rPr>
              <w:rFonts w:ascii="Consolas" w:eastAsia="Times New Roman" w:hAnsi="Consolas" w:cs="Times New Roman"/>
              <w:color w:val="028009"/>
              <w:sz w:val="16"/>
              <w:szCs w:val="16"/>
              <w:lang w:eastAsia="tr-TR"/>
            </w:rPr>
          </w:rPrChange>
        </w:rPr>
        <w:t>% initial mass, in kg ("wet mass")</w:t>
      </w:r>
    </w:p>
    <w:p w14:paraId="1445DFDA" w14:textId="77777777" w:rsidR="00055BAF" w:rsidRPr="00852540" w:rsidRDefault="00055BAF" w:rsidP="00916D08">
      <w:pPr>
        <w:spacing w:after="0" w:line="360" w:lineRule="auto"/>
        <w:rPr>
          <w:rFonts w:ascii="Times New Roman" w:hAnsi="Times New Roman"/>
          <w:sz w:val="16"/>
          <w:rPrChange w:id="373" w:author="LENOVO" w:date="2022-05-05T16:28:00Z">
            <w:rPr>
              <w:rFonts w:ascii="Consolas" w:eastAsia="Times New Roman" w:hAnsi="Consolas" w:cs="Times New Roman"/>
              <w:sz w:val="16"/>
              <w:szCs w:val="16"/>
              <w:lang w:eastAsia="tr-TR"/>
            </w:rPr>
          </w:rPrChange>
        </w:rPr>
        <w:pPrChange w:id="374" w:author="LENOVO" w:date="2022-05-05T16:28:00Z">
          <w:pPr>
            <w:spacing w:after="0" w:line="240" w:lineRule="auto"/>
          </w:pPr>
        </w:pPrChange>
      </w:pPr>
      <w:r w:rsidRPr="00852540">
        <w:rPr>
          <w:rFonts w:ascii="Times New Roman" w:hAnsi="Times New Roman"/>
          <w:sz w:val="16"/>
          <w:rPrChange w:id="375" w:author="LENOVO" w:date="2022-05-05T16:28:00Z">
            <w:rPr>
              <w:rFonts w:ascii="Consolas" w:eastAsia="Times New Roman" w:hAnsi="Consolas" w:cs="Times New Roman"/>
              <w:sz w:val="16"/>
              <w:szCs w:val="16"/>
              <w:lang w:eastAsia="tr-TR"/>
            </w:rPr>
          </w:rPrChange>
        </w:rPr>
        <w:t xml:space="preserve">empty = 25-4.659; </w:t>
      </w:r>
      <w:r w:rsidRPr="00852540">
        <w:rPr>
          <w:rFonts w:ascii="Times New Roman" w:hAnsi="Times New Roman"/>
          <w:color w:val="028009"/>
          <w:sz w:val="16"/>
          <w:rPrChange w:id="376" w:author="LENOVO" w:date="2022-05-05T16:28:00Z">
            <w:rPr>
              <w:rFonts w:ascii="Consolas" w:eastAsia="Times New Roman" w:hAnsi="Consolas" w:cs="Times New Roman"/>
              <w:color w:val="028009"/>
              <w:sz w:val="16"/>
              <w:szCs w:val="16"/>
              <w:lang w:eastAsia="tr-TR"/>
            </w:rPr>
          </w:rPrChange>
        </w:rPr>
        <w:t>% mass when fuel is expended, in kg ("dry mass")</w:t>
      </w:r>
    </w:p>
    <w:p w14:paraId="57A96F4F" w14:textId="77777777" w:rsidR="00055BAF" w:rsidRPr="00852540" w:rsidRDefault="00055BAF" w:rsidP="00916D08">
      <w:pPr>
        <w:spacing w:after="0" w:line="360" w:lineRule="auto"/>
        <w:rPr>
          <w:rFonts w:ascii="Times New Roman" w:hAnsi="Times New Roman"/>
          <w:sz w:val="16"/>
          <w:rPrChange w:id="377" w:author="LENOVO" w:date="2022-05-05T16:28:00Z">
            <w:rPr>
              <w:rFonts w:ascii="Consolas" w:eastAsia="Times New Roman" w:hAnsi="Consolas" w:cs="Times New Roman"/>
              <w:sz w:val="16"/>
              <w:szCs w:val="16"/>
              <w:lang w:eastAsia="tr-TR"/>
            </w:rPr>
          </w:rPrChange>
        </w:rPr>
        <w:pPrChange w:id="378" w:author="LENOVO" w:date="2022-05-05T16:28:00Z">
          <w:pPr>
            <w:spacing w:after="0" w:line="240" w:lineRule="auto"/>
          </w:pPr>
        </w:pPrChange>
      </w:pPr>
      <w:r w:rsidRPr="00852540">
        <w:rPr>
          <w:rFonts w:ascii="Times New Roman" w:hAnsi="Times New Roman"/>
          <w:sz w:val="16"/>
          <w:rPrChange w:id="379" w:author="LENOVO" w:date="2022-05-05T16:28:00Z">
            <w:rPr>
              <w:rFonts w:ascii="Consolas" w:eastAsia="Times New Roman" w:hAnsi="Consolas" w:cs="Times New Roman"/>
              <w:sz w:val="16"/>
              <w:szCs w:val="16"/>
              <w:lang w:eastAsia="tr-TR"/>
            </w:rPr>
          </w:rPrChange>
        </w:rPr>
        <w:t xml:space="preserve">Isp = 209.5; </w:t>
      </w:r>
      <w:r w:rsidRPr="00852540">
        <w:rPr>
          <w:rFonts w:ascii="Times New Roman" w:hAnsi="Times New Roman"/>
          <w:color w:val="028009"/>
          <w:sz w:val="16"/>
          <w:rPrChange w:id="380" w:author="LENOVO" w:date="2022-05-05T16:28:00Z">
            <w:rPr>
              <w:rFonts w:ascii="Consolas" w:eastAsia="Times New Roman" w:hAnsi="Consolas" w:cs="Times New Roman"/>
              <w:color w:val="028009"/>
              <w:sz w:val="16"/>
              <w:szCs w:val="16"/>
              <w:lang w:eastAsia="tr-TR"/>
            </w:rPr>
          </w:rPrChange>
        </w:rPr>
        <w:t>% specific impulse, in seconds</w:t>
      </w:r>
    </w:p>
    <w:p w14:paraId="1A1FFD9F" w14:textId="77777777" w:rsidR="00055BAF" w:rsidRPr="00852540" w:rsidRDefault="00055BAF" w:rsidP="00916D08">
      <w:pPr>
        <w:spacing w:after="0" w:line="360" w:lineRule="auto"/>
        <w:rPr>
          <w:rFonts w:ascii="Times New Roman" w:hAnsi="Times New Roman"/>
          <w:sz w:val="16"/>
          <w:rPrChange w:id="381" w:author="LENOVO" w:date="2022-05-05T16:28:00Z">
            <w:rPr>
              <w:rFonts w:ascii="Consolas" w:eastAsia="Times New Roman" w:hAnsi="Consolas" w:cs="Times New Roman"/>
              <w:sz w:val="16"/>
              <w:szCs w:val="16"/>
              <w:lang w:eastAsia="tr-TR"/>
            </w:rPr>
          </w:rPrChange>
        </w:rPr>
        <w:pPrChange w:id="382" w:author="LENOVO" w:date="2022-05-05T16:28:00Z">
          <w:pPr>
            <w:spacing w:after="0" w:line="240" w:lineRule="auto"/>
          </w:pPr>
        </w:pPrChange>
      </w:pPr>
      <w:r w:rsidRPr="00852540">
        <w:rPr>
          <w:rFonts w:ascii="Times New Roman" w:hAnsi="Times New Roman"/>
          <w:sz w:val="16"/>
          <w:rPrChange w:id="383" w:author="LENOVO" w:date="2022-05-05T16:28:00Z">
            <w:rPr>
              <w:rFonts w:ascii="Consolas" w:eastAsia="Times New Roman" w:hAnsi="Consolas" w:cs="Times New Roman"/>
              <w:sz w:val="16"/>
              <w:szCs w:val="16"/>
              <w:lang w:eastAsia="tr-TR"/>
            </w:rPr>
          </w:rPrChange>
        </w:rPr>
        <w:t xml:space="preserve">dm = FT/(g0*Isp); </w:t>
      </w:r>
      <w:r w:rsidRPr="00852540">
        <w:rPr>
          <w:rFonts w:ascii="Times New Roman" w:hAnsi="Times New Roman"/>
          <w:color w:val="028009"/>
          <w:sz w:val="16"/>
          <w:rPrChange w:id="384" w:author="LENOVO" w:date="2022-05-05T16:28:00Z">
            <w:rPr>
              <w:rFonts w:ascii="Consolas" w:eastAsia="Times New Roman" w:hAnsi="Consolas" w:cs="Times New Roman"/>
              <w:color w:val="028009"/>
              <w:sz w:val="16"/>
              <w:szCs w:val="16"/>
              <w:lang w:eastAsia="tr-TR"/>
            </w:rPr>
          </w:rPrChange>
        </w:rPr>
        <w:t>% mass flow rate, dm/dt</w:t>
      </w:r>
    </w:p>
    <w:p w14:paraId="58518105" w14:textId="77777777" w:rsidR="00055BAF" w:rsidRPr="00852540" w:rsidRDefault="00055BAF" w:rsidP="00916D08">
      <w:pPr>
        <w:spacing w:after="0" w:line="360" w:lineRule="auto"/>
        <w:rPr>
          <w:rFonts w:ascii="Times New Roman" w:hAnsi="Times New Roman"/>
          <w:sz w:val="16"/>
          <w:rPrChange w:id="385" w:author="LENOVO" w:date="2022-05-05T16:28:00Z">
            <w:rPr>
              <w:rFonts w:ascii="Consolas" w:eastAsia="Times New Roman" w:hAnsi="Consolas" w:cs="Times New Roman"/>
              <w:sz w:val="16"/>
              <w:szCs w:val="16"/>
              <w:lang w:eastAsia="tr-TR"/>
            </w:rPr>
          </w:rPrChange>
        </w:rPr>
        <w:pPrChange w:id="386" w:author="LENOVO" w:date="2022-05-05T16:28:00Z">
          <w:pPr>
            <w:spacing w:after="0" w:line="240" w:lineRule="auto"/>
          </w:pPr>
        </w:pPrChange>
      </w:pPr>
      <w:r w:rsidRPr="00852540">
        <w:rPr>
          <w:rFonts w:ascii="Times New Roman" w:hAnsi="Times New Roman"/>
          <w:sz w:val="16"/>
          <w:rPrChange w:id="387" w:author="LENOVO" w:date="2022-05-05T16:28:00Z">
            <w:rPr>
              <w:rFonts w:ascii="Consolas" w:eastAsia="Times New Roman" w:hAnsi="Consolas" w:cs="Times New Roman"/>
              <w:sz w:val="16"/>
              <w:szCs w:val="16"/>
              <w:lang w:eastAsia="tr-TR"/>
            </w:rPr>
          </w:rPrChange>
        </w:rPr>
        <w:t>theta=85;</w:t>
      </w:r>
    </w:p>
    <w:p w14:paraId="49CF88DD" w14:textId="77777777" w:rsidR="00055BAF" w:rsidRPr="00852540" w:rsidRDefault="00055BAF" w:rsidP="00916D08">
      <w:pPr>
        <w:spacing w:after="0" w:line="360" w:lineRule="auto"/>
        <w:rPr>
          <w:rFonts w:ascii="Times New Roman" w:hAnsi="Times New Roman"/>
          <w:sz w:val="16"/>
          <w:rPrChange w:id="388" w:author="LENOVO" w:date="2022-05-05T16:28:00Z">
            <w:rPr>
              <w:rFonts w:ascii="Consolas" w:eastAsia="Times New Roman" w:hAnsi="Consolas" w:cs="Times New Roman"/>
              <w:sz w:val="16"/>
              <w:szCs w:val="16"/>
              <w:lang w:eastAsia="tr-TR"/>
            </w:rPr>
          </w:rPrChange>
        </w:rPr>
        <w:pPrChange w:id="389" w:author="LENOVO" w:date="2022-05-05T16:28:00Z">
          <w:pPr>
            <w:spacing w:after="0" w:line="240" w:lineRule="auto"/>
          </w:pPr>
        </w:pPrChange>
      </w:pPr>
      <w:r w:rsidRPr="00852540">
        <w:rPr>
          <w:rFonts w:ascii="Times New Roman" w:hAnsi="Times New Roman"/>
          <w:sz w:val="16"/>
          <w:rPrChange w:id="390" w:author="LENOVO" w:date="2022-05-05T16:28:00Z">
            <w:rPr>
              <w:rFonts w:ascii="Consolas" w:eastAsia="Times New Roman" w:hAnsi="Consolas" w:cs="Times New Roman"/>
              <w:sz w:val="16"/>
              <w:szCs w:val="16"/>
              <w:lang w:eastAsia="tr-TR"/>
            </w:rPr>
          </w:rPrChange>
        </w:rPr>
        <w:t>vx=2*cosd(theta);</w:t>
      </w:r>
    </w:p>
    <w:p w14:paraId="39C25D47" w14:textId="77777777" w:rsidR="00055BAF" w:rsidRPr="00852540" w:rsidRDefault="00055BAF" w:rsidP="00916D08">
      <w:pPr>
        <w:spacing w:after="0" w:line="360" w:lineRule="auto"/>
        <w:rPr>
          <w:rFonts w:ascii="Times New Roman" w:hAnsi="Times New Roman"/>
          <w:sz w:val="16"/>
          <w:rPrChange w:id="391" w:author="LENOVO" w:date="2022-05-05T16:28:00Z">
            <w:rPr>
              <w:rFonts w:ascii="Consolas" w:eastAsia="Times New Roman" w:hAnsi="Consolas" w:cs="Times New Roman"/>
              <w:sz w:val="16"/>
              <w:szCs w:val="16"/>
              <w:lang w:eastAsia="tr-TR"/>
            </w:rPr>
          </w:rPrChange>
        </w:rPr>
        <w:pPrChange w:id="392" w:author="LENOVO" w:date="2022-05-05T16:28:00Z">
          <w:pPr>
            <w:spacing w:after="0" w:line="240" w:lineRule="auto"/>
          </w:pPr>
        </w:pPrChange>
      </w:pPr>
      <w:r w:rsidRPr="00852540">
        <w:rPr>
          <w:rFonts w:ascii="Times New Roman" w:hAnsi="Times New Roman"/>
          <w:sz w:val="16"/>
          <w:rPrChange w:id="393" w:author="LENOVO" w:date="2022-05-05T16:28:00Z">
            <w:rPr>
              <w:rFonts w:ascii="Consolas" w:eastAsia="Times New Roman" w:hAnsi="Consolas" w:cs="Times New Roman"/>
              <w:sz w:val="16"/>
              <w:szCs w:val="16"/>
              <w:lang w:eastAsia="tr-TR"/>
            </w:rPr>
          </w:rPrChange>
        </w:rPr>
        <w:t>vy=2*sind(theta);</w:t>
      </w:r>
    </w:p>
    <w:p w14:paraId="70814235" w14:textId="77777777" w:rsidR="00055BAF" w:rsidRPr="00852540" w:rsidRDefault="00055BAF" w:rsidP="00916D08">
      <w:pPr>
        <w:spacing w:after="0" w:line="360" w:lineRule="auto"/>
        <w:rPr>
          <w:rFonts w:ascii="Times New Roman" w:hAnsi="Times New Roman"/>
          <w:sz w:val="16"/>
          <w:rPrChange w:id="394" w:author="LENOVO" w:date="2022-05-05T16:28:00Z">
            <w:rPr>
              <w:rFonts w:ascii="Consolas" w:eastAsia="Times New Roman" w:hAnsi="Consolas" w:cs="Times New Roman"/>
              <w:sz w:val="16"/>
              <w:szCs w:val="16"/>
              <w:lang w:eastAsia="tr-TR"/>
            </w:rPr>
          </w:rPrChange>
        </w:rPr>
        <w:pPrChange w:id="395" w:author="LENOVO" w:date="2022-05-05T16:28:00Z">
          <w:pPr>
            <w:spacing w:after="0" w:line="240" w:lineRule="auto"/>
          </w:pPr>
        </w:pPrChange>
      </w:pPr>
      <w:r w:rsidRPr="00852540">
        <w:rPr>
          <w:rFonts w:ascii="Times New Roman" w:hAnsi="Times New Roman"/>
          <w:color w:val="028009"/>
          <w:sz w:val="16"/>
          <w:rPrChange w:id="396" w:author="LENOVO" w:date="2022-05-05T16:28:00Z">
            <w:rPr>
              <w:rFonts w:ascii="Consolas" w:eastAsia="Times New Roman" w:hAnsi="Consolas" w:cs="Times New Roman"/>
              <w:color w:val="028009"/>
              <w:sz w:val="16"/>
              <w:szCs w:val="16"/>
              <w:lang w:eastAsia="tr-TR"/>
            </w:rPr>
          </w:rPrChange>
        </w:rPr>
        <w:t>%% Euler-Cromer Method</w:t>
      </w:r>
    </w:p>
    <w:p w14:paraId="29D5EE28" w14:textId="77777777" w:rsidR="00055BAF" w:rsidRPr="00852540" w:rsidRDefault="00055BAF" w:rsidP="00916D08">
      <w:pPr>
        <w:spacing w:after="0" w:line="360" w:lineRule="auto"/>
        <w:rPr>
          <w:rFonts w:ascii="Times New Roman" w:hAnsi="Times New Roman"/>
          <w:sz w:val="16"/>
          <w:rPrChange w:id="397" w:author="LENOVO" w:date="2022-05-05T16:28:00Z">
            <w:rPr>
              <w:rFonts w:ascii="Consolas" w:eastAsia="Times New Roman" w:hAnsi="Consolas" w:cs="Times New Roman"/>
              <w:sz w:val="16"/>
              <w:szCs w:val="16"/>
              <w:lang w:eastAsia="tr-TR"/>
            </w:rPr>
          </w:rPrChange>
        </w:rPr>
        <w:pPrChange w:id="398" w:author="LENOVO" w:date="2022-05-05T16:28:00Z">
          <w:pPr>
            <w:spacing w:after="0" w:line="240" w:lineRule="auto"/>
          </w:pPr>
        </w:pPrChange>
      </w:pPr>
      <w:r w:rsidRPr="00852540">
        <w:rPr>
          <w:rFonts w:ascii="Times New Roman" w:hAnsi="Times New Roman"/>
          <w:sz w:val="16"/>
          <w:rPrChange w:id="399" w:author="LENOVO" w:date="2022-05-05T16:28:00Z">
            <w:rPr>
              <w:rFonts w:ascii="Consolas" w:eastAsia="Times New Roman" w:hAnsi="Consolas" w:cs="Times New Roman"/>
              <w:sz w:val="16"/>
              <w:szCs w:val="16"/>
              <w:lang w:eastAsia="tr-TR"/>
            </w:rPr>
          </w:rPrChange>
        </w:rPr>
        <w:t xml:space="preserve">dt = 0.01; </w:t>
      </w:r>
      <w:r w:rsidRPr="00852540">
        <w:rPr>
          <w:rFonts w:ascii="Times New Roman" w:hAnsi="Times New Roman"/>
          <w:color w:val="028009"/>
          <w:sz w:val="16"/>
          <w:rPrChange w:id="400" w:author="LENOVO" w:date="2022-05-05T16:28:00Z">
            <w:rPr>
              <w:rFonts w:ascii="Consolas" w:eastAsia="Times New Roman" w:hAnsi="Consolas" w:cs="Times New Roman"/>
              <w:color w:val="028009"/>
              <w:sz w:val="16"/>
              <w:szCs w:val="16"/>
              <w:lang w:eastAsia="tr-TR"/>
            </w:rPr>
          </w:rPrChange>
        </w:rPr>
        <w:t>% time step</w:t>
      </w:r>
    </w:p>
    <w:p w14:paraId="0F1E3499" w14:textId="77777777" w:rsidR="00055BAF" w:rsidRPr="00852540" w:rsidRDefault="00055BAF" w:rsidP="00916D08">
      <w:pPr>
        <w:spacing w:after="0" w:line="360" w:lineRule="auto"/>
        <w:rPr>
          <w:rFonts w:ascii="Times New Roman" w:hAnsi="Times New Roman"/>
          <w:sz w:val="16"/>
          <w:rPrChange w:id="401" w:author="LENOVO" w:date="2022-05-05T16:28:00Z">
            <w:rPr>
              <w:rFonts w:ascii="Consolas" w:eastAsia="Times New Roman" w:hAnsi="Consolas" w:cs="Times New Roman"/>
              <w:sz w:val="16"/>
              <w:szCs w:val="16"/>
              <w:lang w:eastAsia="tr-TR"/>
            </w:rPr>
          </w:rPrChange>
        </w:rPr>
        <w:pPrChange w:id="402" w:author="LENOVO" w:date="2022-05-05T16:28:00Z">
          <w:pPr>
            <w:spacing w:after="0" w:line="240" w:lineRule="auto"/>
          </w:pPr>
        </w:pPrChange>
      </w:pPr>
      <w:r w:rsidRPr="00852540">
        <w:rPr>
          <w:rFonts w:ascii="Times New Roman" w:hAnsi="Times New Roman"/>
          <w:sz w:val="16"/>
          <w:rPrChange w:id="403" w:author="LENOVO" w:date="2022-05-05T16:28:00Z">
            <w:rPr>
              <w:rFonts w:ascii="Consolas" w:eastAsia="Times New Roman" w:hAnsi="Consolas" w:cs="Times New Roman"/>
              <w:sz w:val="16"/>
              <w:szCs w:val="16"/>
              <w:lang w:eastAsia="tr-TR"/>
            </w:rPr>
          </w:rPrChange>
        </w:rPr>
        <w:t xml:space="preserve">z0 =0; </w:t>
      </w:r>
      <w:r w:rsidRPr="00852540">
        <w:rPr>
          <w:rFonts w:ascii="Times New Roman" w:hAnsi="Times New Roman"/>
          <w:color w:val="028009"/>
          <w:sz w:val="16"/>
          <w:rPrChange w:id="404" w:author="LENOVO" w:date="2022-05-05T16:28:00Z">
            <w:rPr>
              <w:rFonts w:ascii="Consolas" w:eastAsia="Times New Roman" w:hAnsi="Consolas" w:cs="Times New Roman"/>
              <w:color w:val="028009"/>
              <w:sz w:val="16"/>
              <w:szCs w:val="16"/>
              <w:lang w:eastAsia="tr-TR"/>
            </w:rPr>
          </w:rPrChange>
        </w:rPr>
        <w:t>% intial altitude</w:t>
      </w:r>
    </w:p>
    <w:p w14:paraId="14D490AD" w14:textId="77777777" w:rsidR="00055BAF" w:rsidRPr="00852540" w:rsidRDefault="00055BAF" w:rsidP="00916D08">
      <w:pPr>
        <w:spacing w:after="0" w:line="360" w:lineRule="auto"/>
        <w:rPr>
          <w:rFonts w:ascii="Times New Roman" w:hAnsi="Times New Roman"/>
          <w:sz w:val="16"/>
          <w:rPrChange w:id="405" w:author="LENOVO" w:date="2022-05-05T16:28:00Z">
            <w:rPr>
              <w:rFonts w:ascii="Consolas" w:eastAsia="Times New Roman" w:hAnsi="Consolas" w:cs="Times New Roman"/>
              <w:sz w:val="16"/>
              <w:szCs w:val="16"/>
              <w:lang w:eastAsia="tr-TR"/>
            </w:rPr>
          </w:rPrChange>
        </w:rPr>
        <w:pPrChange w:id="406" w:author="LENOVO" w:date="2022-05-05T16:28:00Z">
          <w:pPr>
            <w:spacing w:after="0" w:line="240" w:lineRule="auto"/>
          </w:pPr>
        </w:pPrChange>
      </w:pPr>
      <w:r w:rsidRPr="00852540">
        <w:rPr>
          <w:rFonts w:ascii="Times New Roman" w:hAnsi="Times New Roman"/>
          <w:sz w:val="16"/>
          <w:rPrChange w:id="407" w:author="LENOVO" w:date="2022-05-05T16:28:00Z">
            <w:rPr>
              <w:rFonts w:ascii="Consolas" w:eastAsia="Times New Roman" w:hAnsi="Consolas" w:cs="Times New Roman"/>
              <w:sz w:val="16"/>
              <w:szCs w:val="16"/>
              <w:lang w:eastAsia="tr-TR"/>
            </w:rPr>
          </w:rPrChange>
        </w:rPr>
        <w:t xml:space="preserve">v0 = 2; </w:t>
      </w:r>
      <w:r w:rsidRPr="00852540">
        <w:rPr>
          <w:rFonts w:ascii="Times New Roman" w:hAnsi="Times New Roman"/>
          <w:color w:val="028009"/>
          <w:sz w:val="16"/>
          <w:rPrChange w:id="408" w:author="LENOVO" w:date="2022-05-05T16:28:00Z">
            <w:rPr>
              <w:rFonts w:ascii="Consolas" w:eastAsia="Times New Roman" w:hAnsi="Consolas" w:cs="Times New Roman"/>
              <w:color w:val="028009"/>
              <w:sz w:val="16"/>
              <w:szCs w:val="16"/>
              <w:lang w:eastAsia="tr-TR"/>
            </w:rPr>
          </w:rPrChange>
        </w:rPr>
        <w:t>% initial velocity</w:t>
      </w:r>
    </w:p>
    <w:p w14:paraId="39BEEE14" w14:textId="77777777" w:rsidR="00055BAF" w:rsidRPr="00852540" w:rsidRDefault="00055BAF" w:rsidP="00916D08">
      <w:pPr>
        <w:spacing w:after="0" w:line="360" w:lineRule="auto"/>
        <w:rPr>
          <w:rFonts w:ascii="Times New Roman" w:hAnsi="Times New Roman"/>
          <w:sz w:val="16"/>
          <w:rPrChange w:id="409" w:author="LENOVO" w:date="2022-05-05T16:28:00Z">
            <w:rPr>
              <w:rFonts w:ascii="Consolas" w:eastAsia="Times New Roman" w:hAnsi="Consolas" w:cs="Times New Roman"/>
              <w:sz w:val="16"/>
              <w:szCs w:val="16"/>
              <w:lang w:eastAsia="tr-TR"/>
            </w:rPr>
          </w:rPrChange>
        </w:rPr>
        <w:pPrChange w:id="410" w:author="LENOVO" w:date="2022-05-05T16:28:00Z">
          <w:pPr>
            <w:spacing w:after="0" w:line="240" w:lineRule="auto"/>
          </w:pPr>
        </w:pPrChange>
      </w:pPr>
      <w:r w:rsidRPr="00852540">
        <w:rPr>
          <w:rFonts w:ascii="Times New Roman" w:hAnsi="Times New Roman"/>
          <w:sz w:val="16"/>
          <w:rPrChange w:id="411" w:author="LENOVO" w:date="2022-05-05T16:28:00Z">
            <w:rPr>
              <w:rFonts w:ascii="Consolas" w:eastAsia="Times New Roman" w:hAnsi="Consolas" w:cs="Times New Roman"/>
              <w:sz w:val="16"/>
              <w:szCs w:val="16"/>
              <w:lang w:eastAsia="tr-TR"/>
            </w:rPr>
          </w:rPrChange>
        </w:rPr>
        <w:t>v = v0;</w:t>
      </w:r>
    </w:p>
    <w:p w14:paraId="6CC035B4" w14:textId="77777777" w:rsidR="00055BAF" w:rsidRPr="00852540" w:rsidRDefault="00055BAF" w:rsidP="00916D08">
      <w:pPr>
        <w:spacing w:after="0" w:line="360" w:lineRule="auto"/>
        <w:rPr>
          <w:rFonts w:ascii="Times New Roman" w:hAnsi="Times New Roman"/>
          <w:sz w:val="16"/>
          <w:rPrChange w:id="412" w:author="LENOVO" w:date="2022-05-05T16:28:00Z">
            <w:rPr>
              <w:rFonts w:ascii="Consolas" w:eastAsia="Times New Roman" w:hAnsi="Consolas" w:cs="Times New Roman"/>
              <w:sz w:val="16"/>
              <w:szCs w:val="16"/>
              <w:lang w:eastAsia="tr-TR"/>
            </w:rPr>
          </w:rPrChange>
        </w:rPr>
        <w:pPrChange w:id="413" w:author="LENOVO" w:date="2022-05-05T16:28:00Z">
          <w:pPr>
            <w:spacing w:after="0" w:line="240" w:lineRule="auto"/>
          </w:pPr>
        </w:pPrChange>
      </w:pPr>
      <w:r w:rsidRPr="00852540">
        <w:rPr>
          <w:rFonts w:ascii="Times New Roman" w:hAnsi="Times New Roman"/>
          <w:sz w:val="16"/>
          <w:rPrChange w:id="414" w:author="LENOVO" w:date="2022-05-05T16:28:00Z">
            <w:rPr>
              <w:rFonts w:ascii="Consolas" w:eastAsia="Times New Roman" w:hAnsi="Consolas" w:cs="Times New Roman"/>
              <w:sz w:val="16"/>
              <w:szCs w:val="16"/>
              <w:lang w:eastAsia="tr-TR"/>
            </w:rPr>
          </w:rPrChange>
        </w:rPr>
        <w:t>z = z0;</w:t>
      </w:r>
    </w:p>
    <w:p w14:paraId="24D91C53" w14:textId="77777777" w:rsidR="00055BAF" w:rsidRPr="00852540" w:rsidRDefault="00055BAF" w:rsidP="00916D08">
      <w:pPr>
        <w:spacing w:after="0" w:line="360" w:lineRule="auto"/>
        <w:rPr>
          <w:rFonts w:ascii="Times New Roman" w:hAnsi="Times New Roman"/>
          <w:sz w:val="16"/>
          <w:rPrChange w:id="415" w:author="LENOVO" w:date="2022-05-05T16:28:00Z">
            <w:rPr>
              <w:rFonts w:ascii="Consolas" w:eastAsia="Times New Roman" w:hAnsi="Consolas" w:cs="Times New Roman"/>
              <w:sz w:val="16"/>
              <w:szCs w:val="16"/>
              <w:lang w:eastAsia="tr-TR"/>
            </w:rPr>
          </w:rPrChange>
        </w:rPr>
        <w:pPrChange w:id="416" w:author="LENOVO" w:date="2022-05-05T16:28:00Z">
          <w:pPr>
            <w:spacing w:after="0" w:line="240" w:lineRule="auto"/>
          </w:pPr>
        </w:pPrChange>
      </w:pPr>
      <w:r w:rsidRPr="00852540">
        <w:rPr>
          <w:rFonts w:ascii="Times New Roman" w:hAnsi="Times New Roman"/>
          <w:sz w:val="16"/>
          <w:rPrChange w:id="417" w:author="LENOVO" w:date="2022-05-05T16:28:00Z">
            <w:rPr>
              <w:rFonts w:ascii="Consolas" w:eastAsia="Times New Roman" w:hAnsi="Consolas" w:cs="Times New Roman"/>
              <w:sz w:val="16"/>
              <w:szCs w:val="16"/>
              <w:lang w:eastAsia="tr-TR"/>
            </w:rPr>
          </w:rPrChange>
        </w:rPr>
        <w:t>V = v;</w:t>
      </w:r>
    </w:p>
    <w:p w14:paraId="38205F37" w14:textId="77777777" w:rsidR="00055BAF" w:rsidRPr="00852540" w:rsidRDefault="00055BAF" w:rsidP="00916D08">
      <w:pPr>
        <w:spacing w:after="0" w:line="360" w:lineRule="auto"/>
        <w:rPr>
          <w:rFonts w:ascii="Times New Roman" w:hAnsi="Times New Roman"/>
          <w:sz w:val="16"/>
          <w:rPrChange w:id="418" w:author="LENOVO" w:date="2022-05-05T16:28:00Z">
            <w:rPr>
              <w:rFonts w:ascii="Consolas" w:eastAsia="Times New Roman" w:hAnsi="Consolas" w:cs="Times New Roman"/>
              <w:sz w:val="16"/>
              <w:szCs w:val="16"/>
              <w:lang w:eastAsia="tr-TR"/>
            </w:rPr>
          </w:rPrChange>
        </w:rPr>
        <w:pPrChange w:id="419" w:author="LENOVO" w:date="2022-05-05T16:28:00Z">
          <w:pPr>
            <w:spacing w:after="0" w:line="240" w:lineRule="auto"/>
          </w:pPr>
        </w:pPrChange>
      </w:pPr>
      <w:r w:rsidRPr="00852540">
        <w:rPr>
          <w:rFonts w:ascii="Times New Roman" w:hAnsi="Times New Roman"/>
          <w:sz w:val="16"/>
          <w:rPrChange w:id="420" w:author="LENOVO" w:date="2022-05-05T16:28:00Z">
            <w:rPr>
              <w:rFonts w:ascii="Consolas" w:eastAsia="Times New Roman" w:hAnsi="Consolas" w:cs="Times New Roman"/>
              <w:sz w:val="16"/>
              <w:szCs w:val="16"/>
              <w:lang w:eastAsia="tr-TR"/>
            </w:rPr>
          </w:rPrChange>
        </w:rPr>
        <w:t>Z = z;</w:t>
      </w:r>
    </w:p>
    <w:p w14:paraId="4CF18A43" w14:textId="77777777" w:rsidR="00055BAF" w:rsidRPr="00852540" w:rsidRDefault="00055BAF" w:rsidP="00916D08">
      <w:pPr>
        <w:spacing w:after="0" w:line="360" w:lineRule="auto"/>
        <w:rPr>
          <w:rFonts w:ascii="Times New Roman" w:hAnsi="Times New Roman"/>
          <w:sz w:val="16"/>
          <w:rPrChange w:id="421" w:author="LENOVO" w:date="2022-05-05T16:28:00Z">
            <w:rPr>
              <w:rFonts w:ascii="Consolas" w:eastAsia="Times New Roman" w:hAnsi="Consolas" w:cs="Times New Roman"/>
              <w:sz w:val="16"/>
              <w:szCs w:val="16"/>
              <w:lang w:eastAsia="tr-TR"/>
            </w:rPr>
          </w:rPrChange>
        </w:rPr>
        <w:pPrChange w:id="422" w:author="LENOVO" w:date="2022-05-05T16:28:00Z">
          <w:pPr>
            <w:spacing w:after="0" w:line="240" w:lineRule="auto"/>
          </w:pPr>
        </w:pPrChange>
      </w:pPr>
      <w:r w:rsidRPr="00852540">
        <w:rPr>
          <w:rFonts w:ascii="Times New Roman" w:hAnsi="Times New Roman"/>
          <w:sz w:val="16"/>
          <w:rPrChange w:id="423" w:author="LENOVO" w:date="2022-05-05T16:28:00Z">
            <w:rPr>
              <w:rFonts w:ascii="Consolas" w:eastAsia="Times New Roman" w:hAnsi="Consolas" w:cs="Times New Roman"/>
              <w:sz w:val="16"/>
              <w:szCs w:val="16"/>
              <w:lang w:eastAsia="tr-TR"/>
            </w:rPr>
          </w:rPrChange>
        </w:rPr>
        <w:t>m = m0;</w:t>
      </w:r>
    </w:p>
    <w:p w14:paraId="6951F88A" w14:textId="77777777" w:rsidR="00055BAF" w:rsidRPr="00852540" w:rsidRDefault="00055BAF" w:rsidP="00916D08">
      <w:pPr>
        <w:spacing w:after="0" w:line="360" w:lineRule="auto"/>
        <w:rPr>
          <w:rFonts w:ascii="Times New Roman" w:hAnsi="Times New Roman"/>
          <w:sz w:val="16"/>
          <w:rPrChange w:id="424" w:author="LENOVO" w:date="2022-05-05T16:28:00Z">
            <w:rPr>
              <w:rFonts w:ascii="Consolas" w:eastAsia="Times New Roman" w:hAnsi="Consolas" w:cs="Times New Roman"/>
              <w:sz w:val="16"/>
              <w:szCs w:val="16"/>
              <w:lang w:eastAsia="tr-TR"/>
            </w:rPr>
          </w:rPrChange>
        </w:rPr>
        <w:pPrChange w:id="425" w:author="LENOVO" w:date="2022-05-05T16:28:00Z">
          <w:pPr>
            <w:spacing w:after="0" w:line="240" w:lineRule="auto"/>
          </w:pPr>
        </w:pPrChange>
      </w:pPr>
      <w:r w:rsidRPr="00852540">
        <w:rPr>
          <w:rFonts w:ascii="Times New Roman" w:hAnsi="Times New Roman"/>
          <w:sz w:val="16"/>
          <w:rPrChange w:id="426" w:author="LENOVO" w:date="2022-05-05T16:28:00Z">
            <w:rPr>
              <w:rFonts w:ascii="Consolas" w:eastAsia="Times New Roman" w:hAnsi="Consolas" w:cs="Times New Roman"/>
              <w:sz w:val="16"/>
              <w:szCs w:val="16"/>
              <w:lang w:eastAsia="tr-TR"/>
            </w:rPr>
          </w:rPrChange>
        </w:rPr>
        <w:t>Rho=rho0;</w:t>
      </w:r>
    </w:p>
    <w:p w14:paraId="08B8BBEC" w14:textId="77777777" w:rsidR="00055BAF" w:rsidRPr="00852540" w:rsidRDefault="00055BAF" w:rsidP="00916D08">
      <w:pPr>
        <w:spacing w:after="0" w:line="360" w:lineRule="auto"/>
        <w:rPr>
          <w:rFonts w:ascii="Times New Roman" w:hAnsi="Times New Roman"/>
          <w:sz w:val="16"/>
          <w:rPrChange w:id="427" w:author="LENOVO" w:date="2022-05-05T16:28:00Z">
            <w:rPr>
              <w:rFonts w:ascii="Consolas" w:eastAsia="Times New Roman" w:hAnsi="Consolas" w:cs="Times New Roman"/>
              <w:sz w:val="16"/>
              <w:szCs w:val="16"/>
              <w:lang w:eastAsia="tr-TR"/>
            </w:rPr>
          </w:rPrChange>
        </w:rPr>
        <w:pPrChange w:id="428" w:author="LENOVO" w:date="2022-05-05T16:28:00Z">
          <w:pPr>
            <w:spacing w:after="0" w:line="240" w:lineRule="auto"/>
          </w:pPr>
        </w:pPrChange>
      </w:pPr>
      <w:r w:rsidRPr="00852540">
        <w:rPr>
          <w:rFonts w:ascii="Times New Roman" w:hAnsi="Times New Roman"/>
          <w:sz w:val="16"/>
          <w:rPrChange w:id="429" w:author="LENOVO" w:date="2022-05-05T16:28:00Z">
            <w:rPr>
              <w:rFonts w:ascii="Consolas" w:eastAsia="Times New Roman" w:hAnsi="Consolas" w:cs="Times New Roman"/>
              <w:sz w:val="16"/>
              <w:szCs w:val="16"/>
              <w:lang w:eastAsia="tr-TR"/>
            </w:rPr>
          </w:rPrChange>
        </w:rPr>
        <w:t>T=T0;</w:t>
      </w:r>
    </w:p>
    <w:p w14:paraId="320E14E4" w14:textId="77777777" w:rsidR="00055BAF" w:rsidRPr="00852540" w:rsidRDefault="00055BAF" w:rsidP="00916D08">
      <w:pPr>
        <w:spacing w:after="0" w:line="360" w:lineRule="auto"/>
        <w:rPr>
          <w:rFonts w:ascii="Times New Roman" w:hAnsi="Times New Roman"/>
          <w:sz w:val="16"/>
          <w:rPrChange w:id="430" w:author="LENOVO" w:date="2022-05-05T16:28:00Z">
            <w:rPr>
              <w:rFonts w:ascii="Consolas" w:eastAsia="Times New Roman" w:hAnsi="Consolas" w:cs="Times New Roman"/>
              <w:sz w:val="16"/>
              <w:szCs w:val="16"/>
              <w:lang w:eastAsia="tr-TR"/>
            </w:rPr>
          </w:rPrChange>
        </w:rPr>
        <w:pPrChange w:id="431" w:author="LENOVO" w:date="2022-05-05T16:28:00Z">
          <w:pPr>
            <w:spacing w:after="0" w:line="240" w:lineRule="auto"/>
          </w:pPr>
        </w:pPrChange>
      </w:pPr>
      <w:r w:rsidRPr="00852540">
        <w:rPr>
          <w:rFonts w:ascii="Times New Roman" w:hAnsi="Times New Roman"/>
          <w:sz w:val="16"/>
          <w:rPrChange w:id="432" w:author="LENOVO" w:date="2022-05-05T16:28:00Z">
            <w:rPr>
              <w:rFonts w:ascii="Consolas" w:eastAsia="Times New Roman" w:hAnsi="Consolas" w:cs="Times New Roman"/>
              <w:sz w:val="16"/>
              <w:szCs w:val="16"/>
              <w:lang w:eastAsia="tr-TR"/>
            </w:rPr>
          </w:rPrChange>
        </w:rPr>
        <w:t>P=P0;</w:t>
      </w:r>
    </w:p>
    <w:p w14:paraId="61444598" w14:textId="77777777" w:rsidR="00055BAF" w:rsidRPr="00852540" w:rsidRDefault="00055BAF" w:rsidP="00916D08">
      <w:pPr>
        <w:spacing w:after="0" w:line="360" w:lineRule="auto"/>
        <w:rPr>
          <w:rFonts w:ascii="Times New Roman" w:hAnsi="Times New Roman"/>
          <w:sz w:val="16"/>
          <w:rPrChange w:id="433" w:author="LENOVO" w:date="2022-05-05T16:28:00Z">
            <w:rPr>
              <w:rFonts w:ascii="Consolas" w:eastAsia="Times New Roman" w:hAnsi="Consolas" w:cs="Times New Roman"/>
              <w:sz w:val="16"/>
              <w:szCs w:val="16"/>
              <w:lang w:eastAsia="tr-TR"/>
            </w:rPr>
          </w:rPrChange>
        </w:rPr>
        <w:pPrChange w:id="434" w:author="LENOVO" w:date="2022-05-05T16:28:00Z">
          <w:pPr>
            <w:spacing w:after="0" w:line="240" w:lineRule="auto"/>
          </w:pPr>
        </w:pPrChange>
      </w:pPr>
      <w:r w:rsidRPr="00852540">
        <w:rPr>
          <w:rFonts w:ascii="Times New Roman" w:hAnsi="Times New Roman"/>
          <w:sz w:val="16"/>
          <w:rPrChange w:id="435" w:author="LENOVO" w:date="2022-05-05T16:28:00Z">
            <w:rPr>
              <w:rFonts w:ascii="Consolas" w:eastAsia="Times New Roman" w:hAnsi="Consolas" w:cs="Times New Roman"/>
              <w:sz w:val="16"/>
              <w:szCs w:val="16"/>
              <w:lang w:eastAsia="tr-TR"/>
            </w:rPr>
          </w:rPrChange>
        </w:rPr>
        <w:t>TT=T0;</w:t>
      </w:r>
    </w:p>
    <w:p w14:paraId="132EBF19" w14:textId="77777777" w:rsidR="00055BAF" w:rsidRPr="00852540" w:rsidRDefault="00055BAF" w:rsidP="00916D08">
      <w:pPr>
        <w:spacing w:after="0" w:line="360" w:lineRule="auto"/>
        <w:rPr>
          <w:rFonts w:ascii="Times New Roman" w:hAnsi="Times New Roman"/>
          <w:sz w:val="16"/>
          <w:rPrChange w:id="436" w:author="LENOVO" w:date="2022-05-05T16:28:00Z">
            <w:rPr>
              <w:rFonts w:ascii="Consolas" w:eastAsia="Times New Roman" w:hAnsi="Consolas" w:cs="Times New Roman"/>
              <w:sz w:val="16"/>
              <w:szCs w:val="16"/>
              <w:lang w:eastAsia="tr-TR"/>
            </w:rPr>
          </w:rPrChange>
        </w:rPr>
        <w:pPrChange w:id="437" w:author="LENOVO" w:date="2022-05-05T16:28:00Z">
          <w:pPr>
            <w:spacing w:after="0" w:line="240" w:lineRule="auto"/>
          </w:pPr>
        </w:pPrChange>
      </w:pPr>
      <w:r w:rsidRPr="00852540">
        <w:rPr>
          <w:rFonts w:ascii="Times New Roman" w:hAnsi="Times New Roman"/>
          <w:sz w:val="16"/>
          <w:rPrChange w:id="438" w:author="LENOVO" w:date="2022-05-05T16:28:00Z">
            <w:rPr>
              <w:rFonts w:ascii="Consolas" w:eastAsia="Times New Roman" w:hAnsi="Consolas" w:cs="Times New Roman"/>
              <w:sz w:val="16"/>
              <w:szCs w:val="16"/>
              <w:lang w:eastAsia="tr-TR"/>
            </w:rPr>
          </w:rPrChange>
        </w:rPr>
        <w:t>PP=P0;</w:t>
      </w:r>
    </w:p>
    <w:p w14:paraId="0365E49F" w14:textId="77777777" w:rsidR="00055BAF" w:rsidRPr="00852540" w:rsidRDefault="00055BAF" w:rsidP="00916D08">
      <w:pPr>
        <w:spacing w:after="0" w:line="360" w:lineRule="auto"/>
        <w:rPr>
          <w:rFonts w:ascii="Times New Roman" w:hAnsi="Times New Roman"/>
          <w:sz w:val="16"/>
          <w:rPrChange w:id="439" w:author="LENOVO" w:date="2022-05-05T16:28:00Z">
            <w:rPr>
              <w:rFonts w:ascii="Consolas" w:eastAsia="Times New Roman" w:hAnsi="Consolas" w:cs="Times New Roman"/>
              <w:sz w:val="16"/>
              <w:szCs w:val="16"/>
              <w:lang w:eastAsia="tr-TR"/>
            </w:rPr>
          </w:rPrChange>
        </w:rPr>
        <w:pPrChange w:id="440" w:author="LENOVO" w:date="2022-05-05T16:28:00Z">
          <w:pPr>
            <w:spacing w:after="0" w:line="240" w:lineRule="auto"/>
          </w:pPr>
        </w:pPrChange>
      </w:pPr>
      <w:r w:rsidRPr="00852540">
        <w:rPr>
          <w:rFonts w:ascii="Times New Roman" w:hAnsi="Times New Roman"/>
          <w:sz w:val="16"/>
          <w:rPrChange w:id="441" w:author="LENOVO" w:date="2022-05-05T16:28:00Z">
            <w:rPr>
              <w:rFonts w:ascii="Consolas" w:eastAsia="Times New Roman" w:hAnsi="Consolas" w:cs="Times New Roman"/>
              <w:sz w:val="16"/>
              <w:szCs w:val="16"/>
              <w:lang w:eastAsia="tr-TR"/>
            </w:rPr>
          </w:rPrChange>
        </w:rPr>
        <w:t>M = m;</w:t>
      </w:r>
    </w:p>
    <w:p w14:paraId="770066A0" w14:textId="77777777" w:rsidR="00055BAF" w:rsidRPr="00852540" w:rsidRDefault="00055BAF" w:rsidP="00916D08">
      <w:pPr>
        <w:spacing w:after="0" w:line="360" w:lineRule="auto"/>
        <w:rPr>
          <w:rFonts w:ascii="Times New Roman" w:hAnsi="Times New Roman"/>
          <w:sz w:val="16"/>
          <w:rPrChange w:id="442" w:author="LENOVO" w:date="2022-05-05T16:28:00Z">
            <w:rPr>
              <w:rFonts w:ascii="Consolas" w:eastAsia="Times New Roman" w:hAnsi="Consolas" w:cs="Times New Roman"/>
              <w:sz w:val="16"/>
              <w:szCs w:val="16"/>
              <w:lang w:eastAsia="tr-TR"/>
            </w:rPr>
          </w:rPrChange>
        </w:rPr>
        <w:pPrChange w:id="443" w:author="LENOVO" w:date="2022-05-05T16:28:00Z">
          <w:pPr>
            <w:spacing w:after="0" w:line="240" w:lineRule="auto"/>
          </w:pPr>
        </w:pPrChange>
      </w:pPr>
      <w:r w:rsidRPr="00852540">
        <w:rPr>
          <w:rFonts w:ascii="Times New Roman" w:hAnsi="Times New Roman"/>
          <w:sz w:val="16"/>
          <w:rPrChange w:id="444" w:author="LENOVO" w:date="2022-05-05T16:28:00Z">
            <w:rPr>
              <w:rFonts w:ascii="Consolas" w:eastAsia="Times New Roman" w:hAnsi="Consolas" w:cs="Times New Roman"/>
              <w:sz w:val="16"/>
              <w:szCs w:val="16"/>
              <w:lang w:eastAsia="tr-TR"/>
            </w:rPr>
          </w:rPrChange>
        </w:rPr>
        <w:t>Thrust = FT/m;</w:t>
      </w:r>
    </w:p>
    <w:p w14:paraId="656DF12C" w14:textId="77777777" w:rsidR="00055BAF" w:rsidRPr="00852540" w:rsidRDefault="00055BAF" w:rsidP="00916D08">
      <w:pPr>
        <w:spacing w:after="0" w:line="360" w:lineRule="auto"/>
        <w:rPr>
          <w:rFonts w:ascii="Times New Roman" w:hAnsi="Times New Roman"/>
          <w:sz w:val="16"/>
          <w:rPrChange w:id="445" w:author="LENOVO" w:date="2022-05-05T16:28:00Z">
            <w:rPr>
              <w:rFonts w:ascii="Consolas" w:eastAsia="Times New Roman" w:hAnsi="Consolas" w:cs="Times New Roman"/>
              <w:sz w:val="16"/>
              <w:szCs w:val="16"/>
              <w:lang w:eastAsia="tr-TR"/>
            </w:rPr>
          </w:rPrChange>
        </w:rPr>
        <w:pPrChange w:id="446" w:author="LENOVO" w:date="2022-05-05T16:28:00Z">
          <w:pPr>
            <w:spacing w:after="0" w:line="240" w:lineRule="auto"/>
          </w:pPr>
        </w:pPrChange>
      </w:pPr>
      <w:r w:rsidRPr="00852540">
        <w:rPr>
          <w:rFonts w:ascii="Times New Roman" w:hAnsi="Times New Roman"/>
          <w:sz w:val="16"/>
          <w:rPrChange w:id="447" w:author="LENOVO" w:date="2022-05-05T16:28:00Z">
            <w:rPr>
              <w:rFonts w:ascii="Consolas" w:eastAsia="Times New Roman" w:hAnsi="Consolas" w:cs="Times New Roman"/>
              <w:sz w:val="16"/>
              <w:szCs w:val="16"/>
              <w:lang w:eastAsia="tr-TR"/>
            </w:rPr>
          </w:rPrChange>
        </w:rPr>
        <w:t>Drag = 0;</w:t>
      </w:r>
    </w:p>
    <w:p w14:paraId="45CA184D" w14:textId="77777777" w:rsidR="00055BAF" w:rsidRPr="00852540" w:rsidRDefault="00055BAF" w:rsidP="00916D08">
      <w:pPr>
        <w:spacing w:after="0" w:line="360" w:lineRule="auto"/>
        <w:rPr>
          <w:rFonts w:ascii="Times New Roman" w:hAnsi="Times New Roman"/>
          <w:sz w:val="16"/>
          <w:rPrChange w:id="448" w:author="LENOVO" w:date="2022-05-05T16:28:00Z">
            <w:rPr>
              <w:rFonts w:ascii="Consolas" w:eastAsia="Times New Roman" w:hAnsi="Consolas" w:cs="Times New Roman"/>
              <w:sz w:val="16"/>
              <w:szCs w:val="16"/>
              <w:lang w:eastAsia="tr-TR"/>
            </w:rPr>
          </w:rPrChange>
        </w:rPr>
        <w:pPrChange w:id="449" w:author="LENOVO" w:date="2022-05-05T16:28:00Z">
          <w:pPr>
            <w:spacing w:after="0" w:line="240" w:lineRule="auto"/>
          </w:pPr>
        </w:pPrChange>
      </w:pPr>
      <w:r w:rsidRPr="00852540">
        <w:rPr>
          <w:rFonts w:ascii="Times New Roman" w:hAnsi="Times New Roman"/>
          <w:sz w:val="16"/>
          <w:rPrChange w:id="450" w:author="LENOVO" w:date="2022-05-05T16:28:00Z">
            <w:rPr>
              <w:rFonts w:ascii="Consolas" w:eastAsia="Times New Roman" w:hAnsi="Consolas" w:cs="Times New Roman"/>
              <w:sz w:val="16"/>
              <w:szCs w:val="16"/>
              <w:lang w:eastAsia="tr-TR"/>
            </w:rPr>
          </w:rPrChange>
        </w:rPr>
        <w:t>g=9.8195;</w:t>
      </w:r>
    </w:p>
    <w:p w14:paraId="75130A5A" w14:textId="77777777" w:rsidR="00055BAF" w:rsidRPr="00852540" w:rsidRDefault="00055BAF" w:rsidP="00916D08">
      <w:pPr>
        <w:spacing w:after="0" w:line="360" w:lineRule="auto"/>
        <w:rPr>
          <w:rFonts w:ascii="Times New Roman" w:hAnsi="Times New Roman"/>
          <w:sz w:val="16"/>
          <w:rPrChange w:id="451" w:author="LENOVO" w:date="2022-05-05T16:28:00Z">
            <w:rPr>
              <w:rFonts w:ascii="Consolas" w:eastAsia="Times New Roman" w:hAnsi="Consolas" w:cs="Times New Roman"/>
              <w:sz w:val="16"/>
              <w:szCs w:val="16"/>
              <w:lang w:eastAsia="tr-TR"/>
            </w:rPr>
          </w:rPrChange>
        </w:rPr>
        <w:pPrChange w:id="452" w:author="LENOVO" w:date="2022-05-05T16:28:00Z">
          <w:pPr>
            <w:spacing w:after="0" w:line="240" w:lineRule="auto"/>
          </w:pPr>
        </w:pPrChange>
      </w:pPr>
      <w:r w:rsidRPr="00852540">
        <w:rPr>
          <w:rFonts w:ascii="Times New Roman" w:hAnsi="Times New Roman"/>
          <w:sz w:val="16"/>
          <w:rPrChange w:id="453" w:author="LENOVO" w:date="2022-05-05T16:28:00Z">
            <w:rPr>
              <w:rFonts w:ascii="Consolas" w:eastAsia="Times New Roman" w:hAnsi="Consolas" w:cs="Times New Roman"/>
              <w:sz w:val="16"/>
              <w:szCs w:val="16"/>
              <w:lang w:eastAsia="tr-TR"/>
            </w:rPr>
          </w:rPrChange>
        </w:rPr>
        <w:t>grav=g;</w:t>
      </w:r>
    </w:p>
    <w:p w14:paraId="76810A5D" w14:textId="77777777" w:rsidR="00055BAF" w:rsidRPr="00852540" w:rsidRDefault="00055BAF" w:rsidP="00916D08">
      <w:pPr>
        <w:spacing w:after="0" w:line="360" w:lineRule="auto"/>
        <w:rPr>
          <w:rFonts w:ascii="Times New Roman" w:hAnsi="Times New Roman"/>
          <w:sz w:val="16"/>
          <w:rPrChange w:id="454" w:author="LENOVO" w:date="2022-05-05T16:28:00Z">
            <w:rPr>
              <w:rFonts w:ascii="Consolas" w:eastAsia="Times New Roman" w:hAnsi="Consolas" w:cs="Times New Roman"/>
              <w:sz w:val="16"/>
              <w:szCs w:val="16"/>
              <w:lang w:eastAsia="tr-TR"/>
            </w:rPr>
          </w:rPrChange>
        </w:rPr>
        <w:pPrChange w:id="455" w:author="LENOVO" w:date="2022-05-05T16:28:00Z">
          <w:pPr>
            <w:spacing w:after="0" w:line="240" w:lineRule="auto"/>
          </w:pPr>
        </w:pPrChange>
      </w:pPr>
      <w:r w:rsidRPr="00852540">
        <w:rPr>
          <w:rFonts w:ascii="Times New Roman" w:hAnsi="Times New Roman"/>
          <w:sz w:val="16"/>
          <w:rPrChange w:id="456" w:author="LENOVO" w:date="2022-05-05T16:28:00Z">
            <w:rPr>
              <w:rFonts w:ascii="Consolas" w:eastAsia="Times New Roman" w:hAnsi="Consolas" w:cs="Times New Roman"/>
              <w:sz w:val="16"/>
              <w:szCs w:val="16"/>
              <w:lang w:eastAsia="tr-TR"/>
            </w:rPr>
          </w:rPrChange>
        </w:rPr>
        <w:t>nextstage=0;</w:t>
      </w:r>
    </w:p>
    <w:p w14:paraId="4F7792BC" w14:textId="77777777" w:rsidR="00055BAF" w:rsidRPr="00852540" w:rsidRDefault="00055BAF" w:rsidP="00916D08">
      <w:pPr>
        <w:spacing w:after="0" w:line="360" w:lineRule="auto"/>
        <w:rPr>
          <w:rFonts w:ascii="Times New Roman" w:hAnsi="Times New Roman"/>
          <w:sz w:val="16"/>
          <w:rPrChange w:id="457" w:author="LENOVO" w:date="2022-05-05T16:28:00Z">
            <w:rPr>
              <w:rFonts w:ascii="Consolas" w:eastAsia="Times New Roman" w:hAnsi="Consolas" w:cs="Times New Roman"/>
              <w:sz w:val="16"/>
              <w:szCs w:val="16"/>
              <w:lang w:eastAsia="tr-TR"/>
            </w:rPr>
          </w:rPrChange>
        </w:rPr>
        <w:pPrChange w:id="458" w:author="LENOVO" w:date="2022-05-05T16:28:00Z">
          <w:pPr>
            <w:spacing w:after="0" w:line="240" w:lineRule="auto"/>
          </w:pPr>
        </w:pPrChange>
      </w:pPr>
      <w:r w:rsidRPr="00852540">
        <w:rPr>
          <w:rFonts w:ascii="Times New Roman" w:hAnsi="Times New Roman"/>
          <w:sz w:val="16"/>
          <w:rPrChange w:id="459" w:author="LENOVO" w:date="2022-05-05T16:28:00Z">
            <w:rPr>
              <w:rFonts w:ascii="Consolas" w:eastAsia="Times New Roman" w:hAnsi="Consolas" w:cs="Times New Roman"/>
              <w:sz w:val="16"/>
              <w:szCs w:val="16"/>
              <w:lang w:eastAsia="tr-TR"/>
            </w:rPr>
          </w:rPrChange>
        </w:rPr>
        <w:t>tmax =95 ;</w:t>
      </w:r>
    </w:p>
    <w:p w14:paraId="3945275D" w14:textId="77777777" w:rsidR="00055BAF" w:rsidRPr="00852540" w:rsidRDefault="00055BAF" w:rsidP="00916D08">
      <w:pPr>
        <w:spacing w:after="0" w:line="360" w:lineRule="auto"/>
        <w:rPr>
          <w:rFonts w:ascii="Times New Roman" w:hAnsi="Times New Roman"/>
          <w:sz w:val="16"/>
          <w:rPrChange w:id="460" w:author="LENOVO" w:date="2022-05-05T16:28:00Z">
            <w:rPr>
              <w:rFonts w:ascii="Consolas" w:eastAsia="Times New Roman" w:hAnsi="Consolas" w:cs="Times New Roman"/>
              <w:sz w:val="16"/>
              <w:szCs w:val="16"/>
              <w:lang w:eastAsia="tr-TR"/>
            </w:rPr>
          </w:rPrChange>
        </w:rPr>
        <w:pPrChange w:id="461" w:author="LENOVO" w:date="2022-05-05T16:28:00Z">
          <w:pPr>
            <w:spacing w:after="0" w:line="240" w:lineRule="auto"/>
          </w:pPr>
        </w:pPrChange>
      </w:pPr>
      <w:r w:rsidRPr="00852540">
        <w:rPr>
          <w:rFonts w:ascii="Times New Roman" w:hAnsi="Times New Roman"/>
          <w:sz w:val="16"/>
          <w:rPrChange w:id="462" w:author="LENOVO" w:date="2022-05-05T16:28:00Z">
            <w:rPr>
              <w:rFonts w:ascii="Consolas" w:eastAsia="Times New Roman" w:hAnsi="Consolas" w:cs="Times New Roman"/>
              <w:sz w:val="16"/>
              <w:szCs w:val="16"/>
              <w:lang w:eastAsia="tr-TR"/>
            </w:rPr>
          </w:rPrChange>
        </w:rPr>
        <w:t>CS=340.26;</w:t>
      </w:r>
    </w:p>
    <w:p w14:paraId="2D03F84C" w14:textId="77777777" w:rsidR="00055BAF" w:rsidRPr="00852540" w:rsidRDefault="00055BAF" w:rsidP="00916D08">
      <w:pPr>
        <w:spacing w:after="0" w:line="360" w:lineRule="auto"/>
        <w:rPr>
          <w:rFonts w:ascii="Times New Roman" w:hAnsi="Times New Roman"/>
          <w:sz w:val="16"/>
          <w:rPrChange w:id="463" w:author="LENOVO" w:date="2022-05-05T16:28:00Z">
            <w:rPr>
              <w:rFonts w:ascii="Consolas" w:eastAsia="Times New Roman" w:hAnsi="Consolas" w:cs="Times New Roman"/>
              <w:sz w:val="16"/>
              <w:szCs w:val="16"/>
              <w:lang w:eastAsia="tr-TR"/>
            </w:rPr>
          </w:rPrChange>
        </w:rPr>
        <w:pPrChange w:id="464" w:author="LENOVO" w:date="2022-05-05T16:28:00Z">
          <w:pPr>
            <w:spacing w:after="0" w:line="240" w:lineRule="auto"/>
          </w:pPr>
        </w:pPrChange>
      </w:pPr>
      <w:r w:rsidRPr="00852540">
        <w:rPr>
          <w:rFonts w:ascii="Times New Roman" w:hAnsi="Times New Roman"/>
          <w:color w:val="0E00FF"/>
          <w:sz w:val="16"/>
          <w:rPrChange w:id="465" w:author="LENOVO" w:date="2022-05-05T16:28:00Z">
            <w:rPr>
              <w:rFonts w:ascii="Consolas" w:eastAsia="Times New Roman" w:hAnsi="Consolas" w:cs="Times New Roman"/>
              <w:color w:val="0E00FF"/>
              <w:sz w:val="16"/>
              <w:szCs w:val="16"/>
              <w:lang w:eastAsia="tr-TR"/>
            </w:rPr>
          </w:rPrChange>
        </w:rPr>
        <w:t xml:space="preserve">for </w:t>
      </w:r>
      <w:r w:rsidRPr="00852540">
        <w:rPr>
          <w:rFonts w:ascii="Times New Roman" w:hAnsi="Times New Roman"/>
          <w:sz w:val="16"/>
          <w:rPrChange w:id="466" w:author="LENOVO" w:date="2022-05-05T16:28:00Z">
            <w:rPr>
              <w:rFonts w:ascii="Consolas" w:eastAsia="Times New Roman" w:hAnsi="Consolas" w:cs="Times New Roman"/>
              <w:sz w:val="16"/>
              <w:szCs w:val="16"/>
              <w:lang w:eastAsia="tr-TR"/>
            </w:rPr>
          </w:rPrChange>
        </w:rPr>
        <w:t xml:space="preserve">t=0.01:dt:tmax </w:t>
      </w:r>
    </w:p>
    <w:p w14:paraId="0C594977" w14:textId="77777777" w:rsidR="00055BAF" w:rsidRPr="00852540" w:rsidRDefault="00055BAF" w:rsidP="00916D08">
      <w:pPr>
        <w:spacing w:after="0" w:line="360" w:lineRule="auto"/>
        <w:rPr>
          <w:rFonts w:ascii="Times New Roman" w:hAnsi="Times New Roman"/>
          <w:sz w:val="16"/>
          <w:rPrChange w:id="467" w:author="LENOVO" w:date="2022-05-05T16:28:00Z">
            <w:rPr>
              <w:rFonts w:ascii="Consolas" w:eastAsia="Times New Roman" w:hAnsi="Consolas" w:cs="Times New Roman"/>
              <w:sz w:val="16"/>
              <w:szCs w:val="16"/>
              <w:lang w:eastAsia="tr-TR"/>
            </w:rPr>
          </w:rPrChange>
        </w:rPr>
        <w:pPrChange w:id="468" w:author="LENOVO" w:date="2022-05-05T16:28:00Z">
          <w:pPr>
            <w:spacing w:after="0" w:line="240" w:lineRule="auto"/>
          </w:pPr>
        </w:pPrChange>
      </w:pPr>
      <w:r w:rsidRPr="00852540">
        <w:rPr>
          <w:rFonts w:ascii="Times New Roman" w:hAnsi="Times New Roman"/>
          <w:sz w:val="16"/>
          <w:rPrChange w:id="469" w:author="LENOVO" w:date="2022-05-05T16:28:00Z">
            <w:rPr>
              <w:rFonts w:ascii="Consolas" w:eastAsia="Times New Roman" w:hAnsi="Consolas" w:cs="Times New Roman"/>
              <w:sz w:val="16"/>
              <w:szCs w:val="16"/>
              <w:lang w:eastAsia="tr-TR"/>
            </w:rPr>
          </w:rPrChange>
        </w:rPr>
        <w:t xml:space="preserve">    </w:t>
      </w:r>
    </w:p>
    <w:p w14:paraId="58640324" w14:textId="77777777" w:rsidR="00055BAF" w:rsidRPr="00852540" w:rsidRDefault="00055BAF" w:rsidP="00916D08">
      <w:pPr>
        <w:spacing w:after="0" w:line="360" w:lineRule="auto"/>
        <w:rPr>
          <w:rFonts w:ascii="Times New Roman" w:hAnsi="Times New Roman"/>
          <w:sz w:val="16"/>
          <w:rPrChange w:id="470" w:author="LENOVO" w:date="2022-05-05T16:28:00Z">
            <w:rPr>
              <w:rFonts w:ascii="Consolas" w:eastAsia="Times New Roman" w:hAnsi="Consolas" w:cs="Times New Roman"/>
              <w:sz w:val="16"/>
              <w:szCs w:val="16"/>
              <w:lang w:eastAsia="tr-TR"/>
            </w:rPr>
          </w:rPrChange>
        </w:rPr>
        <w:pPrChange w:id="471" w:author="LENOVO" w:date="2022-05-05T16:28:00Z">
          <w:pPr>
            <w:spacing w:after="0" w:line="240" w:lineRule="auto"/>
          </w:pPr>
        </w:pPrChange>
      </w:pPr>
      <w:r w:rsidRPr="00852540">
        <w:rPr>
          <w:rFonts w:ascii="Times New Roman" w:hAnsi="Times New Roman"/>
          <w:sz w:val="16"/>
          <w:rPrChange w:id="472" w:author="LENOVO" w:date="2022-05-05T16:28:00Z">
            <w:rPr>
              <w:rFonts w:ascii="Consolas" w:eastAsia="Times New Roman" w:hAnsi="Consolas" w:cs="Times New Roman"/>
              <w:sz w:val="16"/>
              <w:szCs w:val="16"/>
              <w:lang w:eastAsia="tr-TR"/>
            </w:rPr>
          </w:rPrChange>
        </w:rPr>
        <w:t xml:space="preserve">    t_deger=t;</w:t>
      </w:r>
    </w:p>
    <w:p w14:paraId="0FD95CAA" w14:textId="77777777" w:rsidR="00055BAF" w:rsidRPr="00852540" w:rsidRDefault="00055BAF" w:rsidP="00916D08">
      <w:pPr>
        <w:spacing w:after="0" w:line="360" w:lineRule="auto"/>
        <w:rPr>
          <w:rFonts w:ascii="Times New Roman" w:hAnsi="Times New Roman"/>
          <w:sz w:val="16"/>
          <w:rPrChange w:id="473" w:author="LENOVO" w:date="2022-05-05T16:28:00Z">
            <w:rPr>
              <w:rFonts w:ascii="Consolas" w:eastAsia="Times New Roman" w:hAnsi="Consolas" w:cs="Times New Roman"/>
              <w:sz w:val="16"/>
              <w:szCs w:val="16"/>
              <w:lang w:eastAsia="tr-TR"/>
            </w:rPr>
          </w:rPrChange>
        </w:rPr>
        <w:pPrChange w:id="474" w:author="LENOVO" w:date="2022-05-05T16:28:00Z">
          <w:pPr>
            <w:spacing w:after="0" w:line="240" w:lineRule="auto"/>
          </w:pPr>
        </w:pPrChange>
      </w:pPr>
      <w:r w:rsidRPr="00852540">
        <w:rPr>
          <w:rFonts w:ascii="Times New Roman" w:hAnsi="Times New Roman"/>
          <w:sz w:val="16"/>
          <w:rPrChange w:id="475" w:author="LENOVO" w:date="2022-05-05T16:28:00Z">
            <w:rPr>
              <w:rFonts w:ascii="Consolas" w:eastAsia="Times New Roman" w:hAnsi="Consolas" w:cs="Times New Roman"/>
              <w:sz w:val="16"/>
              <w:szCs w:val="16"/>
              <w:lang w:eastAsia="tr-TR"/>
            </w:rPr>
          </w:rPrChange>
        </w:rPr>
        <w:t xml:space="preserve"> g = (G*M_earth)/((z+6371000)^2); </w:t>
      </w:r>
      <w:r w:rsidRPr="00852540">
        <w:rPr>
          <w:rFonts w:ascii="Times New Roman" w:hAnsi="Times New Roman"/>
          <w:color w:val="028009"/>
          <w:sz w:val="16"/>
          <w:rPrChange w:id="476" w:author="LENOVO" w:date="2022-05-05T16:28:00Z">
            <w:rPr>
              <w:rFonts w:ascii="Consolas" w:eastAsia="Times New Roman" w:hAnsi="Consolas" w:cs="Times New Roman"/>
              <w:color w:val="028009"/>
              <w:sz w:val="16"/>
              <w:szCs w:val="16"/>
              <w:lang w:eastAsia="tr-TR"/>
            </w:rPr>
          </w:rPrChange>
        </w:rPr>
        <w:t>% gravitational acceleration, g(z)</w:t>
      </w:r>
    </w:p>
    <w:p w14:paraId="20C49E68" w14:textId="77777777" w:rsidR="00055BAF" w:rsidRPr="00852540" w:rsidRDefault="00055BAF" w:rsidP="00916D08">
      <w:pPr>
        <w:spacing w:after="0" w:line="360" w:lineRule="auto"/>
        <w:rPr>
          <w:rFonts w:ascii="Times New Roman" w:hAnsi="Times New Roman"/>
          <w:sz w:val="16"/>
          <w:rPrChange w:id="477" w:author="LENOVO" w:date="2022-05-05T16:28:00Z">
            <w:rPr>
              <w:rFonts w:ascii="Consolas" w:eastAsia="Times New Roman" w:hAnsi="Consolas" w:cs="Times New Roman"/>
              <w:sz w:val="16"/>
              <w:szCs w:val="16"/>
              <w:lang w:eastAsia="tr-TR"/>
            </w:rPr>
          </w:rPrChange>
        </w:rPr>
        <w:pPrChange w:id="478" w:author="LENOVO" w:date="2022-05-05T16:28:00Z">
          <w:pPr>
            <w:spacing w:after="0" w:line="240" w:lineRule="auto"/>
          </w:pPr>
        </w:pPrChange>
      </w:pPr>
      <w:r w:rsidRPr="00852540">
        <w:rPr>
          <w:rFonts w:ascii="Times New Roman" w:hAnsi="Times New Roman"/>
          <w:sz w:val="16"/>
          <w:rPrChange w:id="479" w:author="LENOVO" w:date="2022-05-05T16:28:00Z">
            <w:rPr>
              <w:rFonts w:ascii="Consolas" w:eastAsia="Times New Roman" w:hAnsi="Consolas" w:cs="Times New Roman"/>
              <w:sz w:val="16"/>
              <w:szCs w:val="16"/>
              <w:lang w:eastAsia="tr-TR"/>
            </w:rPr>
          </w:rPrChange>
        </w:rPr>
        <w:t xml:space="preserve"> m = m - (dm*dt); </w:t>
      </w:r>
      <w:r w:rsidRPr="00852540">
        <w:rPr>
          <w:rFonts w:ascii="Times New Roman" w:hAnsi="Times New Roman"/>
          <w:color w:val="028009"/>
          <w:sz w:val="16"/>
          <w:rPrChange w:id="480" w:author="LENOVO" w:date="2022-05-05T16:28:00Z">
            <w:rPr>
              <w:rFonts w:ascii="Consolas" w:eastAsia="Times New Roman" w:hAnsi="Consolas" w:cs="Times New Roman"/>
              <w:color w:val="028009"/>
              <w:sz w:val="16"/>
              <w:szCs w:val="16"/>
              <w:lang w:eastAsia="tr-TR"/>
            </w:rPr>
          </w:rPrChange>
        </w:rPr>
        <w:t>% changing mass, m(t)</w:t>
      </w:r>
    </w:p>
    <w:p w14:paraId="31FDBB8C" w14:textId="77777777" w:rsidR="00055BAF" w:rsidRPr="00852540" w:rsidRDefault="00055BAF" w:rsidP="00916D08">
      <w:pPr>
        <w:spacing w:after="0" w:line="360" w:lineRule="auto"/>
        <w:rPr>
          <w:rFonts w:ascii="Times New Roman" w:hAnsi="Times New Roman"/>
          <w:sz w:val="16"/>
          <w:rPrChange w:id="481" w:author="LENOVO" w:date="2022-05-05T16:28:00Z">
            <w:rPr>
              <w:rFonts w:ascii="Consolas" w:eastAsia="Times New Roman" w:hAnsi="Consolas" w:cs="Times New Roman"/>
              <w:sz w:val="16"/>
              <w:szCs w:val="16"/>
              <w:lang w:eastAsia="tr-TR"/>
            </w:rPr>
          </w:rPrChange>
        </w:rPr>
        <w:pPrChange w:id="482" w:author="LENOVO" w:date="2022-05-05T16:28:00Z">
          <w:pPr>
            <w:spacing w:after="0" w:line="240" w:lineRule="auto"/>
          </w:pPr>
        </w:pPrChange>
      </w:pPr>
      <w:r w:rsidRPr="00852540">
        <w:rPr>
          <w:rFonts w:ascii="Times New Roman" w:hAnsi="Times New Roman"/>
          <w:color w:val="028009"/>
          <w:sz w:val="16"/>
          <w:rPrChange w:id="483" w:author="LENOVO" w:date="2022-05-05T16:28:00Z">
            <w:rPr>
              <w:rFonts w:ascii="Consolas" w:eastAsia="Times New Roman" w:hAnsi="Consolas" w:cs="Times New Roman"/>
              <w:color w:val="028009"/>
              <w:sz w:val="16"/>
              <w:szCs w:val="16"/>
              <w:lang w:eastAsia="tr-TR"/>
            </w:rPr>
          </w:rPrChange>
        </w:rPr>
        <w:t xml:space="preserve"> %% density finding</w:t>
      </w:r>
    </w:p>
    <w:p w14:paraId="6E10B370" w14:textId="77777777" w:rsidR="00055BAF" w:rsidRPr="00852540" w:rsidRDefault="00055BAF" w:rsidP="00916D08">
      <w:pPr>
        <w:spacing w:after="0" w:line="360" w:lineRule="auto"/>
        <w:rPr>
          <w:rFonts w:ascii="Times New Roman" w:hAnsi="Times New Roman"/>
          <w:sz w:val="16"/>
          <w:rPrChange w:id="484" w:author="LENOVO" w:date="2022-05-05T16:28:00Z">
            <w:rPr>
              <w:rFonts w:ascii="Consolas" w:eastAsia="Times New Roman" w:hAnsi="Consolas" w:cs="Times New Roman"/>
              <w:sz w:val="16"/>
              <w:szCs w:val="16"/>
              <w:lang w:eastAsia="tr-TR"/>
            </w:rPr>
          </w:rPrChange>
        </w:rPr>
        <w:pPrChange w:id="485" w:author="LENOVO" w:date="2022-05-05T16:28:00Z">
          <w:pPr>
            <w:spacing w:after="0" w:line="240" w:lineRule="auto"/>
          </w:pPr>
        </w:pPrChange>
      </w:pPr>
      <w:r w:rsidRPr="00852540">
        <w:rPr>
          <w:rFonts w:ascii="Times New Roman" w:hAnsi="Times New Roman"/>
          <w:sz w:val="16"/>
          <w:rPrChange w:id="486" w:author="LENOVO" w:date="2022-05-05T16:28:00Z">
            <w:rPr>
              <w:rFonts w:ascii="Consolas" w:eastAsia="Times New Roman" w:hAnsi="Consolas" w:cs="Times New Roman"/>
              <w:sz w:val="16"/>
              <w:szCs w:val="16"/>
              <w:lang w:eastAsia="tr-TR"/>
            </w:rPr>
          </w:rPrChange>
        </w:rPr>
        <w:t xml:space="preserve"> mol = 0.029;</w:t>
      </w:r>
    </w:p>
    <w:p w14:paraId="11C0B7C4" w14:textId="77777777" w:rsidR="00055BAF" w:rsidRPr="00852540" w:rsidRDefault="00055BAF" w:rsidP="00916D08">
      <w:pPr>
        <w:spacing w:after="0" w:line="360" w:lineRule="auto"/>
        <w:rPr>
          <w:rFonts w:ascii="Times New Roman" w:hAnsi="Times New Roman"/>
          <w:sz w:val="16"/>
          <w:rPrChange w:id="487" w:author="LENOVO" w:date="2022-05-05T16:28:00Z">
            <w:rPr>
              <w:rFonts w:ascii="Consolas" w:eastAsia="Times New Roman" w:hAnsi="Consolas" w:cs="Times New Roman"/>
              <w:sz w:val="16"/>
              <w:szCs w:val="16"/>
              <w:lang w:eastAsia="tr-TR"/>
            </w:rPr>
          </w:rPrChange>
        </w:rPr>
        <w:pPrChange w:id="488" w:author="LENOVO" w:date="2022-05-05T16:28:00Z">
          <w:pPr>
            <w:spacing w:after="0" w:line="240" w:lineRule="auto"/>
          </w:pPr>
        </w:pPrChange>
      </w:pPr>
      <w:r w:rsidRPr="00852540">
        <w:rPr>
          <w:rFonts w:ascii="Times New Roman" w:hAnsi="Times New Roman"/>
          <w:sz w:val="16"/>
          <w:rPrChange w:id="489" w:author="LENOVO" w:date="2022-05-05T16:28:00Z">
            <w:rPr>
              <w:rFonts w:ascii="Consolas" w:eastAsia="Times New Roman" w:hAnsi="Consolas" w:cs="Times New Roman"/>
              <w:sz w:val="16"/>
              <w:szCs w:val="16"/>
              <w:lang w:eastAsia="tr-TR"/>
            </w:rPr>
          </w:rPrChange>
        </w:rPr>
        <w:t xml:space="preserve"> R = 8.314;</w:t>
      </w:r>
    </w:p>
    <w:p w14:paraId="29569938" w14:textId="77777777" w:rsidR="00055BAF" w:rsidRPr="00852540" w:rsidRDefault="00055BAF" w:rsidP="00916D08">
      <w:pPr>
        <w:spacing w:after="0" w:line="360" w:lineRule="auto"/>
        <w:rPr>
          <w:rFonts w:ascii="Times New Roman" w:hAnsi="Times New Roman"/>
          <w:sz w:val="16"/>
          <w:rPrChange w:id="490" w:author="LENOVO" w:date="2022-05-05T16:28:00Z">
            <w:rPr>
              <w:rFonts w:ascii="Consolas" w:eastAsia="Times New Roman" w:hAnsi="Consolas" w:cs="Times New Roman"/>
              <w:sz w:val="16"/>
              <w:szCs w:val="16"/>
              <w:lang w:eastAsia="tr-TR"/>
            </w:rPr>
          </w:rPrChange>
        </w:rPr>
        <w:pPrChange w:id="491" w:author="LENOVO" w:date="2022-05-05T16:28:00Z">
          <w:pPr>
            <w:spacing w:after="0" w:line="240" w:lineRule="auto"/>
          </w:pPr>
        </w:pPrChange>
      </w:pPr>
      <w:r w:rsidRPr="00852540">
        <w:rPr>
          <w:rFonts w:ascii="Times New Roman" w:hAnsi="Times New Roman"/>
          <w:sz w:val="16"/>
          <w:rPrChange w:id="492" w:author="LENOVO" w:date="2022-05-05T16:28:00Z">
            <w:rPr>
              <w:rFonts w:ascii="Consolas" w:eastAsia="Times New Roman" w:hAnsi="Consolas" w:cs="Times New Roman"/>
              <w:sz w:val="16"/>
              <w:szCs w:val="16"/>
              <w:lang w:eastAsia="tr-TR"/>
            </w:rPr>
          </w:rPrChange>
        </w:rPr>
        <w:t xml:space="preserve"> h = z/1000; </w:t>
      </w:r>
      <w:r w:rsidRPr="00852540">
        <w:rPr>
          <w:rFonts w:ascii="Times New Roman" w:hAnsi="Times New Roman"/>
          <w:color w:val="028009"/>
          <w:sz w:val="16"/>
          <w:rPrChange w:id="493" w:author="LENOVO" w:date="2022-05-05T16:28:00Z">
            <w:rPr>
              <w:rFonts w:ascii="Consolas" w:eastAsia="Times New Roman" w:hAnsi="Consolas" w:cs="Times New Roman"/>
              <w:color w:val="028009"/>
              <w:sz w:val="16"/>
              <w:szCs w:val="16"/>
              <w:lang w:eastAsia="tr-TR"/>
            </w:rPr>
          </w:rPrChange>
        </w:rPr>
        <w:t>% h, altitude in km</w:t>
      </w:r>
    </w:p>
    <w:p w14:paraId="7A40C9F7" w14:textId="77777777" w:rsidR="00055BAF" w:rsidRPr="00852540" w:rsidRDefault="00055BAF" w:rsidP="00916D08">
      <w:pPr>
        <w:spacing w:after="0" w:line="360" w:lineRule="auto"/>
        <w:rPr>
          <w:rFonts w:ascii="Times New Roman" w:hAnsi="Times New Roman"/>
          <w:sz w:val="16"/>
          <w:rPrChange w:id="494" w:author="LENOVO" w:date="2022-05-05T16:28:00Z">
            <w:rPr>
              <w:rFonts w:ascii="Consolas" w:eastAsia="Times New Roman" w:hAnsi="Consolas" w:cs="Times New Roman"/>
              <w:sz w:val="16"/>
              <w:szCs w:val="16"/>
              <w:lang w:eastAsia="tr-TR"/>
            </w:rPr>
          </w:rPrChange>
        </w:rPr>
        <w:pPrChange w:id="495" w:author="LENOVO" w:date="2022-05-05T16:28:00Z">
          <w:pPr>
            <w:spacing w:after="0" w:line="240" w:lineRule="auto"/>
          </w:pPr>
        </w:pPrChange>
      </w:pPr>
    </w:p>
    <w:p w14:paraId="2290F3A8" w14:textId="77777777" w:rsidR="00055BAF" w:rsidRPr="00852540" w:rsidRDefault="00055BAF" w:rsidP="00916D08">
      <w:pPr>
        <w:spacing w:after="0" w:line="360" w:lineRule="auto"/>
        <w:rPr>
          <w:rFonts w:ascii="Times New Roman" w:hAnsi="Times New Roman"/>
          <w:sz w:val="16"/>
          <w:rPrChange w:id="496" w:author="LENOVO" w:date="2022-05-05T16:28:00Z">
            <w:rPr>
              <w:rFonts w:ascii="Consolas" w:eastAsia="Times New Roman" w:hAnsi="Consolas" w:cs="Times New Roman"/>
              <w:sz w:val="16"/>
              <w:szCs w:val="16"/>
              <w:lang w:eastAsia="tr-TR"/>
            </w:rPr>
          </w:rPrChange>
        </w:rPr>
        <w:pPrChange w:id="497" w:author="LENOVO" w:date="2022-05-05T16:28:00Z">
          <w:pPr>
            <w:spacing w:after="0" w:line="240" w:lineRule="auto"/>
          </w:pPr>
        </w:pPrChange>
      </w:pPr>
      <w:r w:rsidRPr="00852540">
        <w:rPr>
          <w:rFonts w:ascii="Times New Roman" w:hAnsi="Times New Roman"/>
          <w:sz w:val="16"/>
          <w:rPrChange w:id="498"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499"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500" w:author="LENOVO" w:date="2022-05-05T16:28:00Z">
            <w:rPr>
              <w:rFonts w:ascii="Consolas" w:eastAsia="Times New Roman" w:hAnsi="Consolas" w:cs="Times New Roman"/>
              <w:sz w:val="16"/>
              <w:szCs w:val="16"/>
              <w:lang w:eastAsia="tr-TR"/>
            </w:rPr>
          </w:rPrChange>
        </w:rPr>
        <w:t xml:space="preserve">h &lt;= 11 </w:t>
      </w:r>
      <w:r w:rsidRPr="00852540">
        <w:rPr>
          <w:rFonts w:ascii="Times New Roman" w:hAnsi="Times New Roman"/>
          <w:color w:val="028009"/>
          <w:sz w:val="16"/>
          <w:rPrChange w:id="501" w:author="LENOVO" w:date="2022-05-05T16:28:00Z">
            <w:rPr>
              <w:rFonts w:ascii="Consolas" w:eastAsia="Times New Roman" w:hAnsi="Consolas" w:cs="Times New Roman"/>
              <w:color w:val="028009"/>
              <w:sz w:val="16"/>
              <w:szCs w:val="16"/>
              <w:lang w:eastAsia="tr-TR"/>
            </w:rPr>
          </w:rPrChange>
        </w:rPr>
        <w:t>% pressure and temperature values by altitude</w:t>
      </w:r>
    </w:p>
    <w:p w14:paraId="2DE02F4D" w14:textId="77777777" w:rsidR="00055BAF" w:rsidRPr="00852540" w:rsidRDefault="00055BAF" w:rsidP="00916D08">
      <w:pPr>
        <w:spacing w:after="0" w:line="360" w:lineRule="auto"/>
        <w:rPr>
          <w:rFonts w:ascii="Times New Roman" w:hAnsi="Times New Roman"/>
          <w:sz w:val="16"/>
          <w:rPrChange w:id="502" w:author="LENOVO" w:date="2022-05-05T16:28:00Z">
            <w:rPr>
              <w:rFonts w:ascii="Consolas" w:eastAsia="Times New Roman" w:hAnsi="Consolas" w:cs="Times New Roman"/>
              <w:sz w:val="16"/>
              <w:szCs w:val="16"/>
              <w:lang w:eastAsia="tr-TR"/>
            </w:rPr>
          </w:rPrChange>
        </w:rPr>
        <w:pPrChange w:id="503" w:author="LENOVO" w:date="2022-05-05T16:28:00Z">
          <w:pPr>
            <w:spacing w:after="0" w:line="240" w:lineRule="auto"/>
          </w:pPr>
        </w:pPrChange>
      </w:pPr>
      <w:r w:rsidRPr="00852540">
        <w:rPr>
          <w:rFonts w:ascii="Times New Roman" w:hAnsi="Times New Roman"/>
          <w:sz w:val="16"/>
          <w:rPrChange w:id="504" w:author="LENOVO" w:date="2022-05-05T16:28:00Z">
            <w:rPr>
              <w:rFonts w:ascii="Consolas" w:eastAsia="Times New Roman" w:hAnsi="Consolas" w:cs="Times New Roman"/>
              <w:sz w:val="16"/>
              <w:szCs w:val="16"/>
              <w:lang w:eastAsia="tr-TR"/>
            </w:rPr>
          </w:rPrChange>
        </w:rPr>
        <w:t xml:space="preserve"> T = 288.15 - 6.5*h; </w:t>
      </w:r>
      <w:r w:rsidRPr="00852540">
        <w:rPr>
          <w:rFonts w:ascii="Times New Roman" w:hAnsi="Times New Roman"/>
          <w:color w:val="028009"/>
          <w:sz w:val="16"/>
          <w:rPrChange w:id="505" w:author="LENOVO" w:date="2022-05-05T16:28:00Z">
            <w:rPr>
              <w:rFonts w:ascii="Consolas" w:eastAsia="Times New Roman" w:hAnsi="Consolas" w:cs="Times New Roman"/>
              <w:color w:val="028009"/>
              <w:sz w:val="16"/>
              <w:szCs w:val="16"/>
              <w:lang w:eastAsia="tr-TR"/>
            </w:rPr>
          </w:rPrChange>
        </w:rPr>
        <w:t>%6.5 is temperature lapse rate</w:t>
      </w:r>
    </w:p>
    <w:p w14:paraId="0C836A74" w14:textId="77777777" w:rsidR="00055BAF" w:rsidRPr="00852540" w:rsidRDefault="00055BAF" w:rsidP="00916D08">
      <w:pPr>
        <w:spacing w:after="0" w:line="360" w:lineRule="auto"/>
        <w:rPr>
          <w:rFonts w:ascii="Times New Roman" w:hAnsi="Times New Roman"/>
          <w:sz w:val="16"/>
          <w:rPrChange w:id="506" w:author="LENOVO" w:date="2022-05-05T16:28:00Z">
            <w:rPr>
              <w:rFonts w:ascii="Consolas" w:eastAsia="Times New Roman" w:hAnsi="Consolas" w:cs="Times New Roman"/>
              <w:sz w:val="16"/>
              <w:szCs w:val="16"/>
              <w:lang w:eastAsia="tr-TR"/>
            </w:rPr>
          </w:rPrChange>
        </w:rPr>
        <w:pPrChange w:id="507" w:author="LENOVO" w:date="2022-05-05T16:28:00Z">
          <w:pPr>
            <w:spacing w:after="0" w:line="240" w:lineRule="auto"/>
          </w:pPr>
        </w:pPrChange>
      </w:pPr>
      <w:r w:rsidRPr="00852540">
        <w:rPr>
          <w:rFonts w:ascii="Times New Roman" w:hAnsi="Times New Roman"/>
          <w:sz w:val="16"/>
          <w:rPrChange w:id="508" w:author="LENOVO" w:date="2022-05-05T16:28:00Z">
            <w:rPr>
              <w:rFonts w:ascii="Consolas" w:eastAsia="Times New Roman" w:hAnsi="Consolas" w:cs="Times New Roman"/>
              <w:sz w:val="16"/>
              <w:szCs w:val="16"/>
              <w:lang w:eastAsia="tr-TR"/>
            </w:rPr>
          </w:rPrChange>
        </w:rPr>
        <w:t xml:space="preserve"> P = 101325*((288.15/(288.15-6.5*h))^(34.1632/-6.5));</w:t>
      </w:r>
    </w:p>
    <w:p w14:paraId="28979093" w14:textId="77777777" w:rsidR="00055BAF" w:rsidRPr="00852540" w:rsidRDefault="00055BAF" w:rsidP="00916D08">
      <w:pPr>
        <w:spacing w:after="0" w:line="360" w:lineRule="auto"/>
        <w:rPr>
          <w:rFonts w:ascii="Times New Roman" w:hAnsi="Times New Roman"/>
          <w:sz w:val="16"/>
          <w:rPrChange w:id="509" w:author="LENOVO" w:date="2022-05-05T16:28:00Z">
            <w:rPr>
              <w:rFonts w:ascii="Consolas" w:eastAsia="Times New Roman" w:hAnsi="Consolas" w:cs="Times New Roman"/>
              <w:sz w:val="16"/>
              <w:szCs w:val="16"/>
              <w:lang w:eastAsia="tr-TR"/>
            </w:rPr>
          </w:rPrChange>
        </w:rPr>
        <w:pPrChange w:id="510" w:author="LENOVO" w:date="2022-05-05T16:28:00Z">
          <w:pPr>
            <w:spacing w:after="0" w:line="240" w:lineRule="auto"/>
          </w:pPr>
        </w:pPrChange>
      </w:pPr>
      <w:r w:rsidRPr="00852540">
        <w:rPr>
          <w:rFonts w:ascii="Times New Roman" w:hAnsi="Times New Roman"/>
          <w:sz w:val="16"/>
          <w:rPrChange w:id="51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12"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513" w:author="LENOVO" w:date="2022-05-05T16:28:00Z">
            <w:rPr>
              <w:rFonts w:ascii="Consolas" w:eastAsia="Times New Roman" w:hAnsi="Consolas" w:cs="Times New Roman"/>
              <w:sz w:val="16"/>
              <w:szCs w:val="16"/>
              <w:lang w:eastAsia="tr-TR"/>
            </w:rPr>
          </w:rPrChange>
        </w:rPr>
        <w:t>11 &lt; h &amp;&amp; h &lt;= 20</w:t>
      </w:r>
    </w:p>
    <w:p w14:paraId="5992263A" w14:textId="77777777" w:rsidR="00055BAF" w:rsidRPr="00852540" w:rsidRDefault="00055BAF" w:rsidP="00916D08">
      <w:pPr>
        <w:spacing w:after="0" w:line="360" w:lineRule="auto"/>
        <w:rPr>
          <w:rFonts w:ascii="Times New Roman" w:hAnsi="Times New Roman"/>
          <w:sz w:val="16"/>
          <w:rPrChange w:id="514" w:author="LENOVO" w:date="2022-05-05T16:28:00Z">
            <w:rPr>
              <w:rFonts w:ascii="Consolas" w:eastAsia="Times New Roman" w:hAnsi="Consolas" w:cs="Times New Roman"/>
              <w:sz w:val="16"/>
              <w:szCs w:val="16"/>
              <w:lang w:eastAsia="tr-TR"/>
            </w:rPr>
          </w:rPrChange>
        </w:rPr>
        <w:pPrChange w:id="515" w:author="LENOVO" w:date="2022-05-05T16:28:00Z">
          <w:pPr>
            <w:spacing w:after="0" w:line="240" w:lineRule="auto"/>
          </w:pPr>
        </w:pPrChange>
      </w:pPr>
      <w:r w:rsidRPr="00852540">
        <w:rPr>
          <w:rFonts w:ascii="Times New Roman" w:hAnsi="Times New Roman"/>
          <w:sz w:val="16"/>
          <w:rPrChange w:id="516" w:author="LENOVO" w:date="2022-05-05T16:28:00Z">
            <w:rPr>
              <w:rFonts w:ascii="Consolas" w:eastAsia="Times New Roman" w:hAnsi="Consolas" w:cs="Times New Roman"/>
              <w:sz w:val="16"/>
              <w:szCs w:val="16"/>
              <w:lang w:eastAsia="tr-TR"/>
            </w:rPr>
          </w:rPrChange>
        </w:rPr>
        <w:t xml:space="preserve"> T = 216.65;</w:t>
      </w:r>
    </w:p>
    <w:p w14:paraId="56D15C35" w14:textId="77777777" w:rsidR="00055BAF" w:rsidRPr="00852540" w:rsidRDefault="00055BAF" w:rsidP="00916D08">
      <w:pPr>
        <w:spacing w:after="0" w:line="360" w:lineRule="auto"/>
        <w:rPr>
          <w:rFonts w:ascii="Times New Roman" w:hAnsi="Times New Roman"/>
          <w:sz w:val="16"/>
          <w:rPrChange w:id="517" w:author="LENOVO" w:date="2022-05-05T16:28:00Z">
            <w:rPr>
              <w:rFonts w:ascii="Consolas" w:eastAsia="Times New Roman" w:hAnsi="Consolas" w:cs="Times New Roman"/>
              <w:sz w:val="16"/>
              <w:szCs w:val="16"/>
              <w:lang w:eastAsia="tr-TR"/>
            </w:rPr>
          </w:rPrChange>
        </w:rPr>
        <w:pPrChange w:id="518" w:author="LENOVO" w:date="2022-05-05T16:28:00Z">
          <w:pPr>
            <w:spacing w:after="0" w:line="240" w:lineRule="auto"/>
          </w:pPr>
        </w:pPrChange>
      </w:pPr>
      <w:r w:rsidRPr="00852540">
        <w:rPr>
          <w:rFonts w:ascii="Times New Roman" w:hAnsi="Times New Roman"/>
          <w:sz w:val="16"/>
          <w:rPrChange w:id="519" w:author="LENOVO" w:date="2022-05-05T16:28:00Z">
            <w:rPr>
              <w:rFonts w:ascii="Consolas" w:eastAsia="Times New Roman" w:hAnsi="Consolas" w:cs="Times New Roman"/>
              <w:sz w:val="16"/>
              <w:szCs w:val="16"/>
              <w:lang w:eastAsia="tr-TR"/>
            </w:rPr>
          </w:rPrChange>
        </w:rPr>
        <w:t xml:space="preserve"> P = 22632.06*exp(-34.1632*(h-11)/216.65);</w:t>
      </w:r>
    </w:p>
    <w:p w14:paraId="38CB2EA0" w14:textId="77777777" w:rsidR="00055BAF" w:rsidRPr="00852540" w:rsidRDefault="00055BAF" w:rsidP="00916D08">
      <w:pPr>
        <w:spacing w:after="0" w:line="360" w:lineRule="auto"/>
        <w:rPr>
          <w:rFonts w:ascii="Times New Roman" w:hAnsi="Times New Roman"/>
          <w:sz w:val="16"/>
          <w:rPrChange w:id="520" w:author="LENOVO" w:date="2022-05-05T16:28:00Z">
            <w:rPr>
              <w:rFonts w:ascii="Consolas" w:eastAsia="Times New Roman" w:hAnsi="Consolas" w:cs="Times New Roman"/>
              <w:sz w:val="16"/>
              <w:szCs w:val="16"/>
              <w:lang w:eastAsia="tr-TR"/>
            </w:rPr>
          </w:rPrChange>
        </w:rPr>
        <w:pPrChange w:id="521" w:author="LENOVO" w:date="2022-05-05T16:28:00Z">
          <w:pPr>
            <w:spacing w:after="0" w:line="240" w:lineRule="auto"/>
          </w:pPr>
        </w:pPrChange>
      </w:pPr>
      <w:r w:rsidRPr="00852540">
        <w:rPr>
          <w:rFonts w:ascii="Times New Roman" w:hAnsi="Times New Roman"/>
          <w:sz w:val="16"/>
          <w:rPrChange w:id="522"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23"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524" w:author="LENOVO" w:date="2022-05-05T16:28:00Z">
            <w:rPr>
              <w:rFonts w:ascii="Consolas" w:eastAsia="Times New Roman" w:hAnsi="Consolas" w:cs="Times New Roman"/>
              <w:sz w:val="16"/>
              <w:szCs w:val="16"/>
              <w:lang w:eastAsia="tr-TR"/>
            </w:rPr>
          </w:rPrChange>
        </w:rPr>
        <w:t>20 &lt; h &amp;&amp; h &lt;= 32</w:t>
      </w:r>
    </w:p>
    <w:p w14:paraId="65C89401" w14:textId="77777777" w:rsidR="00055BAF" w:rsidRPr="00852540" w:rsidRDefault="00055BAF" w:rsidP="00916D08">
      <w:pPr>
        <w:spacing w:after="0" w:line="360" w:lineRule="auto"/>
        <w:rPr>
          <w:rFonts w:ascii="Times New Roman" w:hAnsi="Times New Roman"/>
          <w:sz w:val="16"/>
          <w:rPrChange w:id="525" w:author="LENOVO" w:date="2022-05-05T16:28:00Z">
            <w:rPr>
              <w:rFonts w:ascii="Consolas" w:eastAsia="Times New Roman" w:hAnsi="Consolas" w:cs="Times New Roman"/>
              <w:sz w:val="16"/>
              <w:szCs w:val="16"/>
              <w:lang w:eastAsia="tr-TR"/>
            </w:rPr>
          </w:rPrChange>
        </w:rPr>
        <w:pPrChange w:id="526" w:author="LENOVO" w:date="2022-05-05T16:28:00Z">
          <w:pPr>
            <w:spacing w:after="0" w:line="240" w:lineRule="auto"/>
          </w:pPr>
        </w:pPrChange>
      </w:pPr>
      <w:r w:rsidRPr="00852540">
        <w:rPr>
          <w:rFonts w:ascii="Times New Roman" w:hAnsi="Times New Roman"/>
          <w:sz w:val="16"/>
          <w:rPrChange w:id="527" w:author="LENOVO" w:date="2022-05-05T16:28:00Z">
            <w:rPr>
              <w:rFonts w:ascii="Consolas" w:eastAsia="Times New Roman" w:hAnsi="Consolas" w:cs="Times New Roman"/>
              <w:sz w:val="16"/>
              <w:szCs w:val="16"/>
              <w:lang w:eastAsia="tr-TR"/>
            </w:rPr>
          </w:rPrChange>
        </w:rPr>
        <w:t xml:space="preserve"> T = 196.65 + 0.001*z;</w:t>
      </w:r>
    </w:p>
    <w:p w14:paraId="5AE2C912" w14:textId="77777777" w:rsidR="00055BAF" w:rsidRPr="00852540" w:rsidRDefault="00055BAF" w:rsidP="00916D08">
      <w:pPr>
        <w:spacing w:after="0" w:line="360" w:lineRule="auto"/>
        <w:rPr>
          <w:rFonts w:ascii="Times New Roman" w:hAnsi="Times New Roman"/>
          <w:sz w:val="16"/>
          <w:rPrChange w:id="528" w:author="LENOVO" w:date="2022-05-05T16:28:00Z">
            <w:rPr>
              <w:rFonts w:ascii="Consolas" w:eastAsia="Times New Roman" w:hAnsi="Consolas" w:cs="Times New Roman"/>
              <w:sz w:val="16"/>
              <w:szCs w:val="16"/>
              <w:lang w:eastAsia="tr-TR"/>
            </w:rPr>
          </w:rPrChange>
        </w:rPr>
        <w:pPrChange w:id="529" w:author="LENOVO" w:date="2022-05-05T16:28:00Z">
          <w:pPr>
            <w:spacing w:after="0" w:line="240" w:lineRule="auto"/>
          </w:pPr>
        </w:pPrChange>
      </w:pPr>
      <w:r w:rsidRPr="00852540">
        <w:rPr>
          <w:rFonts w:ascii="Times New Roman" w:hAnsi="Times New Roman"/>
          <w:sz w:val="16"/>
          <w:rPrChange w:id="530" w:author="LENOVO" w:date="2022-05-05T16:28:00Z">
            <w:rPr>
              <w:rFonts w:ascii="Consolas" w:eastAsia="Times New Roman" w:hAnsi="Consolas" w:cs="Times New Roman"/>
              <w:sz w:val="16"/>
              <w:szCs w:val="16"/>
              <w:lang w:eastAsia="tr-TR"/>
            </w:rPr>
          </w:rPrChange>
        </w:rPr>
        <w:t xml:space="preserve"> P = 5474.889 * ((216.65/(216.65+(h-20)))^(34.1632));</w:t>
      </w:r>
    </w:p>
    <w:p w14:paraId="4948A828" w14:textId="77777777" w:rsidR="00055BAF" w:rsidRPr="00852540" w:rsidRDefault="00055BAF" w:rsidP="00916D08">
      <w:pPr>
        <w:spacing w:after="0" w:line="360" w:lineRule="auto"/>
        <w:rPr>
          <w:rFonts w:ascii="Times New Roman" w:hAnsi="Times New Roman"/>
          <w:sz w:val="16"/>
          <w:rPrChange w:id="531" w:author="LENOVO" w:date="2022-05-05T16:28:00Z">
            <w:rPr>
              <w:rFonts w:ascii="Consolas" w:eastAsia="Times New Roman" w:hAnsi="Consolas" w:cs="Times New Roman"/>
              <w:sz w:val="16"/>
              <w:szCs w:val="16"/>
              <w:lang w:eastAsia="tr-TR"/>
            </w:rPr>
          </w:rPrChange>
        </w:rPr>
        <w:pPrChange w:id="532" w:author="LENOVO" w:date="2022-05-05T16:28:00Z">
          <w:pPr>
            <w:spacing w:after="0" w:line="240" w:lineRule="auto"/>
          </w:pPr>
        </w:pPrChange>
      </w:pPr>
      <w:r w:rsidRPr="00852540">
        <w:rPr>
          <w:rFonts w:ascii="Times New Roman" w:hAnsi="Times New Roman"/>
          <w:sz w:val="16"/>
          <w:rPrChange w:id="533"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34"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535" w:author="LENOVO" w:date="2022-05-05T16:28:00Z">
            <w:rPr>
              <w:rFonts w:ascii="Consolas" w:eastAsia="Times New Roman" w:hAnsi="Consolas" w:cs="Times New Roman"/>
              <w:sz w:val="16"/>
              <w:szCs w:val="16"/>
              <w:lang w:eastAsia="tr-TR"/>
            </w:rPr>
          </w:rPrChange>
        </w:rPr>
        <w:t>32 &lt; h &amp;&amp; h &lt;= 47</w:t>
      </w:r>
    </w:p>
    <w:p w14:paraId="0367E099" w14:textId="77777777" w:rsidR="00055BAF" w:rsidRPr="00852540" w:rsidRDefault="00055BAF" w:rsidP="00916D08">
      <w:pPr>
        <w:spacing w:after="0" w:line="360" w:lineRule="auto"/>
        <w:rPr>
          <w:rFonts w:ascii="Times New Roman" w:hAnsi="Times New Roman"/>
          <w:sz w:val="16"/>
          <w:rPrChange w:id="536" w:author="LENOVO" w:date="2022-05-05T16:28:00Z">
            <w:rPr>
              <w:rFonts w:ascii="Consolas" w:eastAsia="Times New Roman" w:hAnsi="Consolas" w:cs="Times New Roman"/>
              <w:sz w:val="16"/>
              <w:szCs w:val="16"/>
              <w:lang w:eastAsia="tr-TR"/>
            </w:rPr>
          </w:rPrChange>
        </w:rPr>
        <w:pPrChange w:id="537" w:author="LENOVO" w:date="2022-05-05T16:28:00Z">
          <w:pPr>
            <w:spacing w:after="0" w:line="240" w:lineRule="auto"/>
          </w:pPr>
        </w:pPrChange>
      </w:pPr>
      <w:r w:rsidRPr="00852540">
        <w:rPr>
          <w:rFonts w:ascii="Times New Roman" w:hAnsi="Times New Roman"/>
          <w:sz w:val="16"/>
          <w:rPrChange w:id="538" w:author="LENOVO" w:date="2022-05-05T16:28:00Z">
            <w:rPr>
              <w:rFonts w:ascii="Consolas" w:eastAsia="Times New Roman" w:hAnsi="Consolas" w:cs="Times New Roman"/>
              <w:sz w:val="16"/>
              <w:szCs w:val="16"/>
              <w:lang w:eastAsia="tr-TR"/>
            </w:rPr>
          </w:rPrChange>
        </w:rPr>
        <w:t xml:space="preserve"> T = 139.05 + 2.8*h;</w:t>
      </w:r>
    </w:p>
    <w:p w14:paraId="43200DCC" w14:textId="77777777" w:rsidR="00055BAF" w:rsidRPr="00852540" w:rsidRDefault="00055BAF" w:rsidP="00916D08">
      <w:pPr>
        <w:spacing w:after="0" w:line="360" w:lineRule="auto"/>
        <w:rPr>
          <w:rFonts w:ascii="Times New Roman" w:hAnsi="Times New Roman"/>
          <w:sz w:val="16"/>
          <w:rPrChange w:id="539" w:author="LENOVO" w:date="2022-05-05T16:28:00Z">
            <w:rPr>
              <w:rFonts w:ascii="Consolas" w:eastAsia="Times New Roman" w:hAnsi="Consolas" w:cs="Times New Roman"/>
              <w:sz w:val="16"/>
              <w:szCs w:val="16"/>
              <w:lang w:eastAsia="tr-TR"/>
            </w:rPr>
          </w:rPrChange>
        </w:rPr>
        <w:pPrChange w:id="540" w:author="LENOVO" w:date="2022-05-05T16:28:00Z">
          <w:pPr>
            <w:spacing w:after="0" w:line="240" w:lineRule="auto"/>
          </w:pPr>
        </w:pPrChange>
      </w:pPr>
      <w:r w:rsidRPr="00852540">
        <w:rPr>
          <w:rFonts w:ascii="Times New Roman" w:hAnsi="Times New Roman"/>
          <w:sz w:val="16"/>
          <w:rPrChange w:id="541" w:author="LENOVO" w:date="2022-05-05T16:28:00Z">
            <w:rPr>
              <w:rFonts w:ascii="Consolas" w:eastAsia="Times New Roman" w:hAnsi="Consolas" w:cs="Times New Roman"/>
              <w:sz w:val="16"/>
              <w:szCs w:val="16"/>
              <w:lang w:eastAsia="tr-TR"/>
            </w:rPr>
          </w:rPrChange>
        </w:rPr>
        <w:t xml:space="preserve"> P = 868.0187 * ((228.65/(228.65+2.8*(h-32)))^(34.1632/2.8));</w:t>
      </w:r>
    </w:p>
    <w:p w14:paraId="3FBE1823" w14:textId="77777777" w:rsidR="00055BAF" w:rsidRPr="00852540" w:rsidRDefault="00055BAF" w:rsidP="00916D08">
      <w:pPr>
        <w:spacing w:after="0" w:line="360" w:lineRule="auto"/>
        <w:rPr>
          <w:rFonts w:ascii="Times New Roman" w:hAnsi="Times New Roman"/>
          <w:sz w:val="16"/>
          <w:rPrChange w:id="542" w:author="LENOVO" w:date="2022-05-05T16:28:00Z">
            <w:rPr>
              <w:rFonts w:ascii="Consolas" w:eastAsia="Times New Roman" w:hAnsi="Consolas" w:cs="Times New Roman"/>
              <w:sz w:val="16"/>
              <w:szCs w:val="16"/>
              <w:lang w:eastAsia="tr-TR"/>
            </w:rPr>
          </w:rPrChange>
        </w:rPr>
        <w:pPrChange w:id="543" w:author="LENOVO" w:date="2022-05-05T16:28:00Z">
          <w:pPr>
            <w:spacing w:after="0" w:line="240" w:lineRule="auto"/>
          </w:pPr>
        </w:pPrChange>
      </w:pPr>
      <w:r w:rsidRPr="00852540">
        <w:rPr>
          <w:rFonts w:ascii="Times New Roman" w:hAnsi="Times New Roman"/>
          <w:sz w:val="16"/>
          <w:rPrChange w:id="544"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45"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546" w:author="LENOVO" w:date="2022-05-05T16:28:00Z">
            <w:rPr>
              <w:rFonts w:ascii="Consolas" w:eastAsia="Times New Roman" w:hAnsi="Consolas" w:cs="Times New Roman"/>
              <w:sz w:val="16"/>
              <w:szCs w:val="16"/>
              <w:lang w:eastAsia="tr-TR"/>
            </w:rPr>
          </w:rPrChange>
        </w:rPr>
        <w:t>47 &lt; h &amp;&amp; h &lt;= 51</w:t>
      </w:r>
    </w:p>
    <w:p w14:paraId="7AB0C610" w14:textId="77777777" w:rsidR="00055BAF" w:rsidRPr="00852540" w:rsidRDefault="00055BAF" w:rsidP="00916D08">
      <w:pPr>
        <w:spacing w:after="0" w:line="360" w:lineRule="auto"/>
        <w:rPr>
          <w:rFonts w:ascii="Times New Roman" w:hAnsi="Times New Roman"/>
          <w:sz w:val="16"/>
          <w:rPrChange w:id="547" w:author="LENOVO" w:date="2022-05-05T16:28:00Z">
            <w:rPr>
              <w:rFonts w:ascii="Consolas" w:eastAsia="Times New Roman" w:hAnsi="Consolas" w:cs="Times New Roman"/>
              <w:sz w:val="16"/>
              <w:szCs w:val="16"/>
              <w:lang w:eastAsia="tr-TR"/>
            </w:rPr>
          </w:rPrChange>
        </w:rPr>
        <w:pPrChange w:id="548" w:author="LENOVO" w:date="2022-05-05T16:28:00Z">
          <w:pPr>
            <w:spacing w:after="0" w:line="240" w:lineRule="auto"/>
          </w:pPr>
        </w:pPrChange>
      </w:pPr>
      <w:r w:rsidRPr="00852540">
        <w:rPr>
          <w:rFonts w:ascii="Times New Roman" w:hAnsi="Times New Roman"/>
          <w:sz w:val="16"/>
          <w:rPrChange w:id="549" w:author="LENOVO" w:date="2022-05-05T16:28:00Z">
            <w:rPr>
              <w:rFonts w:ascii="Consolas" w:eastAsia="Times New Roman" w:hAnsi="Consolas" w:cs="Times New Roman"/>
              <w:sz w:val="16"/>
              <w:szCs w:val="16"/>
              <w:lang w:eastAsia="tr-TR"/>
            </w:rPr>
          </w:rPrChange>
        </w:rPr>
        <w:t xml:space="preserve"> T = 270.65;</w:t>
      </w:r>
    </w:p>
    <w:p w14:paraId="6AAB3B5C" w14:textId="77777777" w:rsidR="00055BAF" w:rsidRPr="00852540" w:rsidRDefault="00055BAF" w:rsidP="00916D08">
      <w:pPr>
        <w:spacing w:after="0" w:line="360" w:lineRule="auto"/>
        <w:rPr>
          <w:rFonts w:ascii="Times New Roman" w:hAnsi="Times New Roman"/>
          <w:sz w:val="16"/>
          <w:rPrChange w:id="550" w:author="LENOVO" w:date="2022-05-05T16:28:00Z">
            <w:rPr>
              <w:rFonts w:ascii="Consolas" w:eastAsia="Times New Roman" w:hAnsi="Consolas" w:cs="Times New Roman"/>
              <w:sz w:val="16"/>
              <w:szCs w:val="16"/>
              <w:lang w:eastAsia="tr-TR"/>
            </w:rPr>
          </w:rPrChange>
        </w:rPr>
        <w:pPrChange w:id="551" w:author="LENOVO" w:date="2022-05-05T16:28:00Z">
          <w:pPr>
            <w:spacing w:after="0" w:line="240" w:lineRule="auto"/>
          </w:pPr>
        </w:pPrChange>
      </w:pPr>
      <w:r w:rsidRPr="00852540">
        <w:rPr>
          <w:rFonts w:ascii="Times New Roman" w:hAnsi="Times New Roman"/>
          <w:sz w:val="16"/>
          <w:rPrChange w:id="552" w:author="LENOVO" w:date="2022-05-05T16:28:00Z">
            <w:rPr>
              <w:rFonts w:ascii="Consolas" w:eastAsia="Times New Roman" w:hAnsi="Consolas" w:cs="Times New Roman"/>
              <w:sz w:val="16"/>
              <w:szCs w:val="16"/>
              <w:lang w:eastAsia="tr-TR"/>
            </w:rPr>
          </w:rPrChange>
        </w:rPr>
        <w:t xml:space="preserve"> P = 110.9063 * exp(-34.1632*(h-47)/270.65);</w:t>
      </w:r>
    </w:p>
    <w:p w14:paraId="461139D3" w14:textId="77777777" w:rsidR="00055BAF" w:rsidRPr="00852540" w:rsidRDefault="00055BAF" w:rsidP="00916D08">
      <w:pPr>
        <w:spacing w:after="0" w:line="360" w:lineRule="auto"/>
        <w:rPr>
          <w:rFonts w:ascii="Times New Roman" w:hAnsi="Times New Roman"/>
          <w:sz w:val="16"/>
          <w:rPrChange w:id="553" w:author="LENOVO" w:date="2022-05-05T16:28:00Z">
            <w:rPr>
              <w:rFonts w:ascii="Consolas" w:eastAsia="Times New Roman" w:hAnsi="Consolas" w:cs="Times New Roman"/>
              <w:sz w:val="16"/>
              <w:szCs w:val="16"/>
              <w:lang w:eastAsia="tr-TR"/>
            </w:rPr>
          </w:rPrChange>
        </w:rPr>
        <w:pPrChange w:id="554" w:author="LENOVO" w:date="2022-05-05T16:28:00Z">
          <w:pPr>
            <w:spacing w:after="0" w:line="240" w:lineRule="auto"/>
          </w:pPr>
        </w:pPrChange>
      </w:pPr>
      <w:r w:rsidRPr="00852540">
        <w:rPr>
          <w:rFonts w:ascii="Times New Roman" w:hAnsi="Times New Roman"/>
          <w:sz w:val="16"/>
          <w:rPrChange w:id="555"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56"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557" w:author="LENOVO" w:date="2022-05-05T16:28:00Z">
            <w:rPr>
              <w:rFonts w:ascii="Consolas" w:eastAsia="Times New Roman" w:hAnsi="Consolas" w:cs="Times New Roman"/>
              <w:sz w:val="16"/>
              <w:szCs w:val="16"/>
              <w:lang w:eastAsia="tr-TR"/>
            </w:rPr>
          </w:rPrChange>
        </w:rPr>
        <w:t>51 &lt; h &amp;&amp; h &lt;= 71</w:t>
      </w:r>
    </w:p>
    <w:p w14:paraId="1DE421BB" w14:textId="77777777" w:rsidR="00055BAF" w:rsidRPr="00852540" w:rsidRDefault="00055BAF" w:rsidP="00916D08">
      <w:pPr>
        <w:spacing w:after="0" w:line="360" w:lineRule="auto"/>
        <w:rPr>
          <w:rFonts w:ascii="Times New Roman" w:hAnsi="Times New Roman"/>
          <w:sz w:val="16"/>
          <w:rPrChange w:id="558" w:author="LENOVO" w:date="2022-05-05T16:28:00Z">
            <w:rPr>
              <w:rFonts w:ascii="Consolas" w:eastAsia="Times New Roman" w:hAnsi="Consolas" w:cs="Times New Roman"/>
              <w:sz w:val="16"/>
              <w:szCs w:val="16"/>
              <w:lang w:eastAsia="tr-TR"/>
            </w:rPr>
          </w:rPrChange>
        </w:rPr>
        <w:pPrChange w:id="559" w:author="LENOVO" w:date="2022-05-05T16:28:00Z">
          <w:pPr>
            <w:spacing w:after="0" w:line="240" w:lineRule="auto"/>
          </w:pPr>
        </w:pPrChange>
      </w:pPr>
      <w:r w:rsidRPr="00852540">
        <w:rPr>
          <w:rFonts w:ascii="Times New Roman" w:hAnsi="Times New Roman"/>
          <w:sz w:val="16"/>
          <w:rPrChange w:id="560" w:author="LENOVO" w:date="2022-05-05T16:28:00Z">
            <w:rPr>
              <w:rFonts w:ascii="Consolas" w:eastAsia="Times New Roman" w:hAnsi="Consolas" w:cs="Times New Roman"/>
              <w:sz w:val="16"/>
              <w:szCs w:val="16"/>
              <w:lang w:eastAsia="tr-TR"/>
            </w:rPr>
          </w:rPrChange>
        </w:rPr>
        <w:t xml:space="preserve"> T = 413.45 - 2.8*h;</w:t>
      </w:r>
    </w:p>
    <w:p w14:paraId="53EEC0C0" w14:textId="77777777" w:rsidR="00055BAF" w:rsidRPr="00852540" w:rsidRDefault="00055BAF" w:rsidP="00916D08">
      <w:pPr>
        <w:spacing w:after="0" w:line="360" w:lineRule="auto"/>
        <w:rPr>
          <w:rFonts w:ascii="Times New Roman" w:hAnsi="Times New Roman"/>
          <w:sz w:val="16"/>
          <w:rPrChange w:id="561" w:author="LENOVO" w:date="2022-05-05T16:28:00Z">
            <w:rPr>
              <w:rFonts w:ascii="Consolas" w:eastAsia="Times New Roman" w:hAnsi="Consolas" w:cs="Times New Roman"/>
              <w:sz w:val="16"/>
              <w:szCs w:val="16"/>
              <w:lang w:eastAsia="tr-TR"/>
            </w:rPr>
          </w:rPrChange>
        </w:rPr>
        <w:pPrChange w:id="562" w:author="LENOVO" w:date="2022-05-05T16:28:00Z">
          <w:pPr>
            <w:spacing w:after="0" w:line="240" w:lineRule="auto"/>
          </w:pPr>
        </w:pPrChange>
      </w:pPr>
      <w:r w:rsidRPr="00852540">
        <w:rPr>
          <w:rFonts w:ascii="Times New Roman" w:hAnsi="Times New Roman"/>
          <w:sz w:val="16"/>
          <w:rPrChange w:id="563" w:author="LENOVO" w:date="2022-05-05T16:28:00Z">
            <w:rPr>
              <w:rFonts w:ascii="Consolas" w:eastAsia="Times New Roman" w:hAnsi="Consolas" w:cs="Times New Roman"/>
              <w:sz w:val="16"/>
              <w:szCs w:val="16"/>
              <w:lang w:eastAsia="tr-TR"/>
            </w:rPr>
          </w:rPrChange>
        </w:rPr>
        <w:t xml:space="preserve"> P = 66.93887*((270.65/(270.65-2.8*(h-51)))^(34.1632/-2.8));</w:t>
      </w:r>
    </w:p>
    <w:p w14:paraId="096559F9" w14:textId="77777777" w:rsidR="00055BAF" w:rsidRPr="00852540" w:rsidRDefault="00055BAF" w:rsidP="00916D08">
      <w:pPr>
        <w:spacing w:after="0" w:line="360" w:lineRule="auto"/>
        <w:rPr>
          <w:rFonts w:ascii="Times New Roman" w:hAnsi="Times New Roman"/>
          <w:sz w:val="16"/>
          <w:rPrChange w:id="564" w:author="LENOVO" w:date="2022-05-05T16:28:00Z">
            <w:rPr>
              <w:rFonts w:ascii="Consolas" w:eastAsia="Times New Roman" w:hAnsi="Consolas" w:cs="Times New Roman"/>
              <w:sz w:val="16"/>
              <w:szCs w:val="16"/>
              <w:lang w:eastAsia="tr-TR"/>
            </w:rPr>
          </w:rPrChange>
        </w:rPr>
        <w:pPrChange w:id="565" w:author="LENOVO" w:date="2022-05-05T16:28:00Z">
          <w:pPr>
            <w:spacing w:after="0" w:line="240" w:lineRule="auto"/>
          </w:pPr>
        </w:pPrChange>
      </w:pPr>
      <w:r w:rsidRPr="00852540">
        <w:rPr>
          <w:rFonts w:ascii="Times New Roman" w:hAnsi="Times New Roman"/>
          <w:sz w:val="16"/>
          <w:rPrChange w:id="566"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67" w:author="LENOVO" w:date="2022-05-05T16:28:00Z">
            <w:rPr>
              <w:rFonts w:ascii="Consolas" w:eastAsia="Times New Roman" w:hAnsi="Consolas" w:cs="Times New Roman"/>
              <w:color w:val="0E00FF"/>
              <w:sz w:val="16"/>
              <w:szCs w:val="16"/>
              <w:lang w:eastAsia="tr-TR"/>
            </w:rPr>
          </w:rPrChange>
        </w:rPr>
        <w:t xml:space="preserve">else </w:t>
      </w:r>
      <w:r w:rsidRPr="00852540">
        <w:rPr>
          <w:rFonts w:ascii="Times New Roman" w:hAnsi="Times New Roman"/>
          <w:color w:val="028009"/>
          <w:sz w:val="16"/>
          <w:rPrChange w:id="568" w:author="LENOVO" w:date="2022-05-05T16:28:00Z">
            <w:rPr>
              <w:rFonts w:ascii="Consolas" w:eastAsia="Times New Roman" w:hAnsi="Consolas" w:cs="Times New Roman"/>
              <w:color w:val="028009"/>
              <w:sz w:val="16"/>
              <w:szCs w:val="16"/>
              <w:lang w:eastAsia="tr-TR"/>
            </w:rPr>
          </w:rPrChange>
        </w:rPr>
        <w:t>%71 &lt; h &amp;&amp; h &lt;= 86</w:t>
      </w:r>
    </w:p>
    <w:p w14:paraId="10395F3B" w14:textId="77777777" w:rsidR="00055BAF" w:rsidRPr="00852540" w:rsidRDefault="00055BAF" w:rsidP="00916D08">
      <w:pPr>
        <w:spacing w:after="0" w:line="360" w:lineRule="auto"/>
        <w:rPr>
          <w:rFonts w:ascii="Times New Roman" w:hAnsi="Times New Roman"/>
          <w:sz w:val="16"/>
          <w:rPrChange w:id="569" w:author="LENOVO" w:date="2022-05-05T16:28:00Z">
            <w:rPr>
              <w:rFonts w:ascii="Consolas" w:eastAsia="Times New Roman" w:hAnsi="Consolas" w:cs="Times New Roman"/>
              <w:sz w:val="16"/>
              <w:szCs w:val="16"/>
              <w:lang w:eastAsia="tr-TR"/>
            </w:rPr>
          </w:rPrChange>
        </w:rPr>
        <w:pPrChange w:id="570" w:author="LENOVO" w:date="2022-05-05T16:28:00Z">
          <w:pPr>
            <w:spacing w:after="0" w:line="240" w:lineRule="auto"/>
          </w:pPr>
        </w:pPrChange>
      </w:pPr>
      <w:r w:rsidRPr="00852540">
        <w:rPr>
          <w:rFonts w:ascii="Times New Roman" w:hAnsi="Times New Roman"/>
          <w:sz w:val="16"/>
          <w:rPrChange w:id="571" w:author="LENOVO" w:date="2022-05-05T16:28:00Z">
            <w:rPr>
              <w:rFonts w:ascii="Consolas" w:eastAsia="Times New Roman" w:hAnsi="Consolas" w:cs="Times New Roman"/>
              <w:sz w:val="16"/>
              <w:szCs w:val="16"/>
              <w:lang w:eastAsia="tr-TR"/>
            </w:rPr>
          </w:rPrChange>
        </w:rPr>
        <w:t xml:space="preserve"> T = 356.65 - 2.0*h;</w:t>
      </w:r>
    </w:p>
    <w:p w14:paraId="04070FA3" w14:textId="77777777" w:rsidR="00055BAF" w:rsidRPr="00852540" w:rsidRDefault="00055BAF" w:rsidP="00916D08">
      <w:pPr>
        <w:spacing w:after="0" w:line="360" w:lineRule="auto"/>
        <w:rPr>
          <w:rFonts w:ascii="Times New Roman" w:hAnsi="Times New Roman"/>
          <w:sz w:val="16"/>
          <w:rPrChange w:id="572" w:author="LENOVO" w:date="2022-05-05T16:28:00Z">
            <w:rPr>
              <w:rFonts w:ascii="Consolas" w:eastAsia="Times New Roman" w:hAnsi="Consolas" w:cs="Times New Roman"/>
              <w:sz w:val="16"/>
              <w:szCs w:val="16"/>
              <w:lang w:eastAsia="tr-TR"/>
            </w:rPr>
          </w:rPrChange>
        </w:rPr>
        <w:pPrChange w:id="573" w:author="LENOVO" w:date="2022-05-05T16:28:00Z">
          <w:pPr>
            <w:spacing w:after="0" w:line="240" w:lineRule="auto"/>
          </w:pPr>
        </w:pPrChange>
      </w:pPr>
      <w:r w:rsidRPr="00852540">
        <w:rPr>
          <w:rFonts w:ascii="Times New Roman" w:hAnsi="Times New Roman"/>
          <w:sz w:val="16"/>
          <w:rPrChange w:id="574" w:author="LENOVO" w:date="2022-05-05T16:28:00Z">
            <w:rPr>
              <w:rFonts w:ascii="Consolas" w:eastAsia="Times New Roman" w:hAnsi="Consolas" w:cs="Times New Roman"/>
              <w:sz w:val="16"/>
              <w:szCs w:val="16"/>
              <w:lang w:eastAsia="tr-TR"/>
            </w:rPr>
          </w:rPrChange>
        </w:rPr>
        <w:t xml:space="preserve"> P = 3.956420*((214.65/(214.65-2*(h-71)))^(34.1632/-2));</w:t>
      </w:r>
    </w:p>
    <w:p w14:paraId="1DEF9258" w14:textId="77777777" w:rsidR="00055BAF" w:rsidRPr="00852540" w:rsidRDefault="00055BAF" w:rsidP="00916D08">
      <w:pPr>
        <w:spacing w:after="0" w:line="360" w:lineRule="auto"/>
        <w:rPr>
          <w:rFonts w:ascii="Times New Roman" w:hAnsi="Times New Roman"/>
          <w:sz w:val="16"/>
          <w:rPrChange w:id="575" w:author="LENOVO" w:date="2022-05-05T16:28:00Z">
            <w:rPr>
              <w:rFonts w:ascii="Consolas" w:eastAsia="Times New Roman" w:hAnsi="Consolas" w:cs="Times New Roman"/>
              <w:sz w:val="16"/>
              <w:szCs w:val="16"/>
              <w:lang w:eastAsia="tr-TR"/>
            </w:rPr>
          </w:rPrChange>
        </w:rPr>
        <w:pPrChange w:id="576" w:author="LENOVO" w:date="2022-05-05T16:28:00Z">
          <w:pPr>
            <w:spacing w:after="0" w:line="240" w:lineRule="auto"/>
          </w:pPr>
        </w:pPrChange>
      </w:pPr>
      <w:r w:rsidRPr="00852540">
        <w:rPr>
          <w:rFonts w:ascii="Times New Roman" w:hAnsi="Times New Roman"/>
          <w:sz w:val="16"/>
          <w:rPrChange w:id="577"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78" w:author="LENOVO" w:date="2022-05-05T16:28:00Z">
            <w:rPr>
              <w:rFonts w:ascii="Consolas" w:eastAsia="Times New Roman" w:hAnsi="Consolas" w:cs="Times New Roman"/>
              <w:color w:val="0E00FF"/>
              <w:sz w:val="16"/>
              <w:szCs w:val="16"/>
              <w:lang w:eastAsia="tr-TR"/>
            </w:rPr>
          </w:rPrChange>
        </w:rPr>
        <w:t>end</w:t>
      </w:r>
    </w:p>
    <w:p w14:paraId="0ACE014E" w14:textId="77777777" w:rsidR="00055BAF" w:rsidRPr="00852540" w:rsidRDefault="00055BAF" w:rsidP="00916D08">
      <w:pPr>
        <w:spacing w:after="0" w:line="360" w:lineRule="auto"/>
        <w:rPr>
          <w:rFonts w:ascii="Times New Roman" w:hAnsi="Times New Roman"/>
          <w:sz w:val="16"/>
          <w:rPrChange w:id="579" w:author="LENOVO" w:date="2022-05-05T16:28:00Z">
            <w:rPr>
              <w:rFonts w:ascii="Consolas" w:eastAsia="Times New Roman" w:hAnsi="Consolas" w:cs="Times New Roman"/>
              <w:sz w:val="16"/>
              <w:szCs w:val="16"/>
              <w:lang w:eastAsia="tr-TR"/>
            </w:rPr>
          </w:rPrChange>
        </w:rPr>
        <w:pPrChange w:id="580" w:author="LENOVO" w:date="2022-05-05T16:28:00Z">
          <w:pPr>
            <w:spacing w:after="0" w:line="240" w:lineRule="auto"/>
          </w:pPr>
        </w:pPrChange>
      </w:pPr>
      <w:r w:rsidRPr="00852540">
        <w:rPr>
          <w:rFonts w:ascii="Times New Roman" w:hAnsi="Times New Roman"/>
          <w:sz w:val="16"/>
          <w:rPrChange w:id="581" w:author="LENOVO" w:date="2022-05-05T16:28:00Z">
            <w:rPr>
              <w:rFonts w:ascii="Consolas" w:eastAsia="Times New Roman" w:hAnsi="Consolas" w:cs="Times New Roman"/>
              <w:sz w:val="16"/>
              <w:szCs w:val="16"/>
              <w:lang w:eastAsia="tr-TR"/>
            </w:rPr>
          </w:rPrChange>
        </w:rPr>
        <w:t xml:space="preserve"> rho = (mol*P)/(R*T);</w:t>
      </w:r>
    </w:p>
    <w:p w14:paraId="1C14BDD1" w14:textId="77777777" w:rsidR="00055BAF" w:rsidRPr="00852540" w:rsidRDefault="00055BAF" w:rsidP="00916D08">
      <w:pPr>
        <w:spacing w:after="0" w:line="360" w:lineRule="auto"/>
        <w:rPr>
          <w:rFonts w:ascii="Times New Roman" w:hAnsi="Times New Roman"/>
          <w:sz w:val="16"/>
          <w:rPrChange w:id="582" w:author="LENOVO" w:date="2022-05-05T16:28:00Z">
            <w:rPr>
              <w:rFonts w:ascii="Consolas" w:eastAsia="Times New Roman" w:hAnsi="Consolas" w:cs="Times New Roman"/>
              <w:sz w:val="16"/>
              <w:szCs w:val="16"/>
              <w:lang w:eastAsia="tr-TR"/>
            </w:rPr>
          </w:rPrChange>
        </w:rPr>
        <w:pPrChange w:id="583" w:author="LENOVO" w:date="2022-05-05T16:28:00Z">
          <w:pPr>
            <w:spacing w:after="0" w:line="240" w:lineRule="auto"/>
          </w:pPr>
        </w:pPrChange>
      </w:pPr>
    </w:p>
    <w:p w14:paraId="62C2C268" w14:textId="77777777" w:rsidR="00055BAF" w:rsidRPr="00852540" w:rsidRDefault="00055BAF" w:rsidP="00916D08">
      <w:pPr>
        <w:spacing w:after="0" w:line="360" w:lineRule="auto"/>
        <w:rPr>
          <w:rFonts w:ascii="Times New Roman" w:hAnsi="Times New Roman"/>
          <w:sz w:val="16"/>
          <w:rPrChange w:id="584" w:author="LENOVO" w:date="2022-05-05T16:28:00Z">
            <w:rPr>
              <w:rFonts w:ascii="Consolas" w:eastAsia="Times New Roman" w:hAnsi="Consolas" w:cs="Times New Roman"/>
              <w:sz w:val="16"/>
              <w:szCs w:val="16"/>
              <w:lang w:eastAsia="tr-TR"/>
            </w:rPr>
          </w:rPrChange>
        </w:rPr>
        <w:pPrChange w:id="585" w:author="LENOVO" w:date="2022-05-05T16:28:00Z">
          <w:pPr>
            <w:spacing w:after="0" w:line="240" w:lineRule="auto"/>
          </w:pPr>
        </w:pPrChange>
      </w:pPr>
      <w:r w:rsidRPr="00852540">
        <w:rPr>
          <w:rFonts w:ascii="Times New Roman" w:hAnsi="Times New Roman"/>
          <w:sz w:val="16"/>
          <w:rPrChange w:id="586"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587"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588" w:author="LENOVO" w:date="2022-05-05T16:28:00Z">
            <w:rPr>
              <w:rFonts w:ascii="Consolas" w:eastAsia="Times New Roman" w:hAnsi="Consolas" w:cs="Times New Roman"/>
              <w:sz w:val="16"/>
              <w:szCs w:val="16"/>
              <w:lang w:eastAsia="tr-TR"/>
            </w:rPr>
          </w:rPrChange>
        </w:rPr>
        <w:t>86 &lt; h &amp;&amp; h &lt;= 91</w:t>
      </w:r>
    </w:p>
    <w:p w14:paraId="64A8F48F" w14:textId="77777777" w:rsidR="00055BAF" w:rsidRPr="00852540" w:rsidRDefault="00055BAF" w:rsidP="00916D08">
      <w:pPr>
        <w:spacing w:after="0" w:line="360" w:lineRule="auto"/>
        <w:rPr>
          <w:rFonts w:ascii="Times New Roman" w:hAnsi="Times New Roman"/>
          <w:sz w:val="16"/>
          <w:rPrChange w:id="589" w:author="LENOVO" w:date="2022-05-05T16:28:00Z">
            <w:rPr>
              <w:rFonts w:ascii="Consolas" w:eastAsia="Times New Roman" w:hAnsi="Consolas" w:cs="Times New Roman"/>
              <w:sz w:val="16"/>
              <w:szCs w:val="16"/>
              <w:lang w:eastAsia="tr-TR"/>
            </w:rPr>
          </w:rPrChange>
        </w:rPr>
        <w:pPrChange w:id="590" w:author="LENOVO" w:date="2022-05-05T16:28:00Z">
          <w:pPr>
            <w:spacing w:after="0" w:line="240" w:lineRule="auto"/>
          </w:pPr>
        </w:pPrChange>
      </w:pPr>
      <w:r w:rsidRPr="00852540">
        <w:rPr>
          <w:rFonts w:ascii="Times New Roman" w:hAnsi="Times New Roman"/>
          <w:sz w:val="16"/>
          <w:rPrChange w:id="591" w:author="LENOVO" w:date="2022-05-05T16:28:00Z">
            <w:rPr>
              <w:rFonts w:ascii="Consolas" w:eastAsia="Times New Roman" w:hAnsi="Consolas" w:cs="Times New Roman"/>
              <w:sz w:val="16"/>
              <w:szCs w:val="16"/>
              <w:lang w:eastAsia="tr-TR"/>
            </w:rPr>
          </w:rPrChange>
        </w:rPr>
        <w:t xml:space="preserve"> P = exp(-4.22012E-08*h^5 + 2.13489E-05*h^4 - 4.26388E-03*h^3 + 0.421404*h^2 - 20.8270*h + 416.225);</w:t>
      </w:r>
    </w:p>
    <w:p w14:paraId="40BAF78D" w14:textId="77777777" w:rsidR="00055BAF" w:rsidRPr="00852540" w:rsidRDefault="00055BAF" w:rsidP="00916D08">
      <w:pPr>
        <w:spacing w:after="0" w:line="360" w:lineRule="auto"/>
        <w:rPr>
          <w:rFonts w:ascii="Times New Roman" w:hAnsi="Times New Roman"/>
          <w:sz w:val="16"/>
          <w:rPrChange w:id="592" w:author="LENOVO" w:date="2022-05-05T16:28:00Z">
            <w:rPr>
              <w:rFonts w:ascii="Consolas" w:eastAsia="Times New Roman" w:hAnsi="Consolas" w:cs="Times New Roman"/>
              <w:sz w:val="16"/>
              <w:szCs w:val="16"/>
              <w:lang w:eastAsia="tr-TR"/>
            </w:rPr>
          </w:rPrChange>
        </w:rPr>
        <w:pPrChange w:id="593" w:author="LENOVO" w:date="2022-05-05T16:28:00Z">
          <w:pPr>
            <w:spacing w:after="0" w:line="240" w:lineRule="auto"/>
          </w:pPr>
        </w:pPrChange>
      </w:pPr>
      <w:r w:rsidRPr="00852540">
        <w:rPr>
          <w:rFonts w:ascii="Times New Roman" w:hAnsi="Times New Roman"/>
          <w:sz w:val="16"/>
          <w:rPrChange w:id="594" w:author="LENOVO" w:date="2022-05-05T16:28:00Z">
            <w:rPr>
              <w:rFonts w:ascii="Consolas" w:eastAsia="Times New Roman" w:hAnsi="Consolas" w:cs="Times New Roman"/>
              <w:sz w:val="16"/>
              <w:szCs w:val="16"/>
              <w:lang w:eastAsia="tr-TR"/>
            </w:rPr>
          </w:rPrChange>
        </w:rPr>
        <w:t xml:space="preserve"> rho = exp(7.5691E-08*h^5 - 3.76113E-05*h^4 + 0.0074765*h^3 - 0.743012*h^2 + 36.7280*h - 729.346 );</w:t>
      </w:r>
    </w:p>
    <w:p w14:paraId="5FB7C1C0" w14:textId="77777777" w:rsidR="00055BAF" w:rsidRPr="00852540" w:rsidRDefault="00055BAF" w:rsidP="00916D08">
      <w:pPr>
        <w:spacing w:after="0" w:line="360" w:lineRule="auto"/>
        <w:rPr>
          <w:rFonts w:ascii="Times New Roman" w:hAnsi="Times New Roman"/>
          <w:sz w:val="16"/>
          <w:rPrChange w:id="595" w:author="LENOVO" w:date="2022-05-05T16:28:00Z">
            <w:rPr>
              <w:rFonts w:ascii="Consolas" w:eastAsia="Times New Roman" w:hAnsi="Consolas" w:cs="Times New Roman"/>
              <w:sz w:val="16"/>
              <w:szCs w:val="16"/>
              <w:lang w:eastAsia="tr-TR"/>
            </w:rPr>
          </w:rPrChange>
        </w:rPr>
        <w:pPrChange w:id="596" w:author="LENOVO" w:date="2022-05-05T16:28:00Z">
          <w:pPr>
            <w:spacing w:after="0" w:line="240" w:lineRule="auto"/>
          </w:pPr>
        </w:pPrChange>
      </w:pPr>
      <w:r w:rsidRPr="00852540">
        <w:rPr>
          <w:rFonts w:ascii="Times New Roman" w:hAnsi="Times New Roman"/>
          <w:sz w:val="16"/>
          <w:rPrChange w:id="597" w:author="LENOVO" w:date="2022-05-05T16:28:00Z">
            <w:rPr>
              <w:rFonts w:ascii="Consolas" w:eastAsia="Times New Roman" w:hAnsi="Consolas" w:cs="Times New Roman"/>
              <w:sz w:val="16"/>
              <w:szCs w:val="16"/>
              <w:lang w:eastAsia="tr-TR"/>
            </w:rPr>
          </w:rPrChange>
        </w:rPr>
        <w:t xml:space="preserve"> T = 186.8673;</w:t>
      </w:r>
    </w:p>
    <w:p w14:paraId="2790C150" w14:textId="77777777" w:rsidR="00055BAF" w:rsidRPr="00852540" w:rsidRDefault="00055BAF" w:rsidP="00916D08">
      <w:pPr>
        <w:spacing w:after="0" w:line="360" w:lineRule="auto"/>
        <w:rPr>
          <w:rFonts w:ascii="Times New Roman" w:hAnsi="Times New Roman"/>
          <w:sz w:val="16"/>
          <w:rPrChange w:id="598" w:author="LENOVO" w:date="2022-05-05T16:28:00Z">
            <w:rPr>
              <w:rFonts w:ascii="Consolas" w:eastAsia="Times New Roman" w:hAnsi="Consolas" w:cs="Times New Roman"/>
              <w:sz w:val="16"/>
              <w:szCs w:val="16"/>
              <w:lang w:eastAsia="tr-TR"/>
            </w:rPr>
          </w:rPrChange>
        </w:rPr>
        <w:pPrChange w:id="599" w:author="LENOVO" w:date="2022-05-05T16:28:00Z">
          <w:pPr>
            <w:spacing w:after="0" w:line="240" w:lineRule="auto"/>
          </w:pPr>
        </w:pPrChange>
      </w:pPr>
      <w:r w:rsidRPr="00852540">
        <w:rPr>
          <w:rFonts w:ascii="Times New Roman" w:hAnsi="Times New Roman"/>
          <w:sz w:val="16"/>
          <w:rPrChange w:id="600"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601"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602" w:author="LENOVO" w:date="2022-05-05T16:28:00Z">
            <w:rPr>
              <w:rFonts w:ascii="Consolas" w:eastAsia="Times New Roman" w:hAnsi="Consolas" w:cs="Times New Roman"/>
              <w:sz w:val="16"/>
              <w:szCs w:val="16"/>
              <w:lang w:eastAsia="tr-TR"/>
            </w:rPr>
          </w:rPrChange>
        </w:rPr>
        <w:t>91 &lt; h &amp;&amp; h &lt;= 100</w:t>
      </w:r>
    </w:p>
    <w:p w14:paraId="7754D660" w14:textId="77777777" w:rsidR="00055BAF" w:rsidRPr="00852540" w:rsidRDefault="00055BAF" w:rsidP="00916D08">
      <w:pPr>
        <w:spacing w:after="0" w:line="360" w:lineRule="auto"/>
        <w:rPr>
          <w:rFonts w:ascii="Times New Roman" w:hAnsi="Times New Roman"/>
          <w:sz w:val="16"/>
          <w:rPrChange w:id="603" w:author="LENOVO" w:date="2022-05-05T16:28:00Z">
            <w:rPr>
              <w:rFonts w:ascii="Consolas" w:eastAsia="Times New Roman" w:hAnsi="Consolas" w:cs="Times New Roman"/>
              <w:sz w:val="16"/>
              <w:szCs w:val="16"/>
              <w:lang w:eastAsia="tr-TR"/>
            </w:rPr>
          </w:rPrChange>
        </w:rPr>
        <w:pPrChange w:id="604" w:author="LENOVO" w:date="2022-05-05T16:28:00Z">
          <w:pPr>
            <w:spacing w:after="0" w:line="240" w:lineRule="auto"/>
          </w:pPr>
        </w:pPrChange>
      </w:pPr>
      <w:r w:rsidRPr="00852540">
        <w:rPr>
          <w:rFonts w:ascii="Times New Roman" w:hAnsi="Times New Roman"/>
          <w:sz w:val="16"/>
          <w:rPrChange w:id="605" w:author="LENOVO" w:date="2022-05-05T16:28:00Z">
            <w:rPr>
              <w:rFonts w:ascii="Consolas" w:eastAsia="Times New Roman" w:hAnsi="Consolas" w:cs="Times New Roman"/>
              <w:sz w:val="16"/>
              <w:szCs w:val="16"/>
              <w:lang w:eastAsia="tr-TR"/>
            </w:rPr>
          </w:rPrChange>
        </w:rPr>
        <w:t xml:space="preserve"> P = exp(-4.22012E-08*h^5 + 2.13489E-05*h^4 - 4.26388E-03*h^3 + 0.421404*h^2 - 20.8270*h + 416.225);</w:t>
      </w:r>
    </w:p>
    <w:p w14:paraId="0CB1298C" w14:textId="77777777" w:rsidR="00055BAF" w:rsidRPr="00852540" w:rsidRDefault="00055BAF" w:rsidP="00916D08">
      <w:pPr>
        <w:spacing w:after="0" w:line="360" w:lineRule="auto"/>
        <w:rPr>
          <w:rFonts w:ascii="Times New Roman" w:hAnsi="Times New Roman"/>
          <w:sz w:val="16"/>
          <w:rPrChange w:id="606" w:author="LENOVO" w:date="2022-05-05T16:28:00Z">
            <w:rPr>
              <w:rFonts w:ascii="Consolas" w:eastAsia="Times New Roman" w:hAnsi="Consolas" w:cs="Times New Roman"/>
              <w:sz w:val="16"/>
              <w:szCs w:val="16"/>
              <w:lang w:eastAsia="tr-TR"/>
            </w:rPr>
          </w:rPrChange>
        </w:rPr>
        <w:pPrChange w:id="607" w:author="LENOVO" w:date="2022-05-05T16:28:00Z">
          <w:pPr>
            <w:spacing w:after="0" w:line="240" w:lineRule="auto"/>
          </w:pPr>
        </w:pPrChange>
      </w:pPr>
      <w:r w:rsidRPr="00852540">
        <w:rPr>
          <w:rFonts w:ascii="Times New Roman" w:hAnsi="Times New Roman"/>
          <w:sz w:val="16"/>
          <w:rPrChange w:id="608" w:author="LENOVO" w:date="2022-05-05T16:28:00Z">
            <w:rPr>
              <w:rFonts w:ascii="Consolas" w:eastAsia="Times New Roman" w:hAnsi="Consolas" w:cs="Times New Roman"/>
              <w:sz w:val="16"/>
              <w:szCs w:val="16"/>
              <w:lang w:eastAsia="tr-TR"/>
            </w:rPr>
          </w:rPrChange>
        </w:rPr>
        <w:t xml:space="preserve"> rho = exp(7.5691E-08*h^5 - 3.76113E-05*h^4 + 0.0074765*h^3 - 0.743012*h^2 + 36.7280*h - 729.346 );</w:t>
      </w:r>
    </w:p>
    <w:p w14:paraId="03939F54" w14:textId="77777777" w:rsidR="00055BAF" w:rsidRPr="00852540" w:rsidRDefault="00055BAF" w:rsidP="00916D08">
      <w:pPr>
        <w:spacing w:after="0" w:line="360" w:lineRule="auto"/>
        <w:rPr>
          <w:rFonts w:ascii="Times New Roman" w:hAnsi="Times New Roman"/>
          <w:sz w:val="16"/>
          <w:rPrChange w:id="609" w:author="LENOVO" w:date="2022-05-05T16:28:00Z">
            <w:rPr>
              <w:rFonts w:ascii="Consolas" w:eastAsia="Times New Roman" w:hAnsi="Consolas" w:cs="Times New Roman"/>
              <w:sz w:val="16"/>
              <w:szCs w:val="16"/>
              <w:lang w:eastAsia="tr-TR"/>
            </w:rPr>
          </w:rPrChange>
        </w:rPr>
        <w:pPrChange w:id="610" w:author="LENOVO" w:date="2022-05-05T16:28:00Z">
          <w:pPr>
            <w:spacing w:after="0" w:line="240" w:lineRule="auto"/>
          </w:pPr>
        </w:pPrChange>
      </w:pPr>
      <w:r w:rsidRPr="00852540">
        <w:rPr>
          <w:rFonts w:ascii="Times New Roman" w:hAnsi="Times New Roman"/>
          <w:sz w:val="16"/>
          <w:rPrChange w:id="611" w:author="LENOVO" w:date="2022-05-05T16:28:00Z">
            <w:rPr>
              <w:rFonts w:ascii="Consolas" w:eastAsia="Times New Roman" w:hAnsi="Consolas" w:cs="Times New Roman"/>
              <w:sz w:val="16"/>
              <w:szCs w:val="16"/>
              <w:lang w:eastAsia="tr-TR"/>
            </w:rPr>
          </w:rPrChange>
        </w:rPr>
        <w:t xml:space="preserve"> T = 263.1905-76.3232*sqrt(1 - ((h-91)/-19.9429)^2);</w:t>
      </w:r>
    </w:p>
    <w:p w14:paraId="51540739" w14:textId="77777777" w:rsidR="00055BAF" w:rsidRPr="00852540" w:rsidRDefault="00055BAF" w:rsidP="00916D08">
      <w:pPr>
        <w:spacing w:after="0" w:line="360" w:lineRule="auto"/>
        <w:rPr>
          <w:rFonts w:ascii="Times New Roman" w:hAnsi="Times New Roman"/>
          <w:sz w:val="16"/>
          <w:rPrChange w:id="612" w:author="LENOVO" w:date="2022-05-05T16:28:00Z">
            <w:rPr>
              <w:rFonts w:ascii="Consolas" w:eastAsia="Times New Roman" w:hAnsi="Consolas" w:cs="Times New Roman"/>
              <w:sz w:val="16"/>
              <w:szCs w:val="16"/>
              <w:lang w:eastAsia="tr-TR"/>
            </w:rPr>
          </w:rPrChange>
        </w:rPr>
        <w:pPrChange w:id="613" w:author="LENOVO" w:date="2022-05-05T16:28:00Z">
          <w:pPr>
            <w:spacing w:after="0" w:line="240" w:lineRule="auto"/>
          </w:pPr>
        </w:pPrChange>
      </w:pPr>
      <w:r w:rsidRPr="00852540">
        <w:rPr>
          <w:rFonts w:ascii="Times New Roman" w:hAnsi="Times New Roman"/>
          <w:sz w:val="16"/>
          <w:rPrChange w:id="614"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615"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616" w:author="LENOVO" w:date="2022-05-05T16:28:00Z">
            <w:rPr>
              <w:rFonts w:ascii="Consolas" w:eastAsia="Times New Roman" w:hAnsi="Consolas" w:cs="Times New Roman"/>
              <w:sz w:val="16"/>
              <w:szCs w:val="16"/>
              <w:lang w:eastAsia="tr-TR"/>
            </w:rPr>
          </w:rPrChange>
        </w:rPr>
        <w:t>100 &lt; h &amp;&amp; h &lt;= 110</w:t>
      </w:r>
    </w:p>
    <w:p w14:paraId="1FA5E7E8" w14:textId="77777777" w:rsidR="00055BAF" w:rsidRPr="00852540" w:rsidRDefault="00055BAF" w:rsidP="00916D08">
      <w:pPr>
        <w:spacing w:after="0" w:line="360" w:lineRule="auto"/>
        <w:rPr>
          <w:rFonts w:ascii="Times New Roman" w:hAnsi="Times New Roman"/>
          <w:sz w:val="16"/>
          <w:rPrChange w:id="617" w:author="LENOVO" w:date="2022-05-05T16:28:00Z">
            <w:rPr>
              <w:rFonts w:ascii="Consolas" w:eastAsia="Times New Roman" w:hAnsi="Consolas" w:cs="Times New Roman"/>
              <w:sz w:val="16"/>
              <w:szCs w:val="16"/>
              <w:lang w:eastAsia="tr-TR"/>
            </w:rPr>
          </w:rPrChange>
        </w:rPr>
        <w:pPrChange w:id="618" w:author="LENOVO" w:date="2022-05-05T16:28:00Z">
          <w:pPr>
            <w:spacing w:after="0" w:line="240" w:lineRule="auto"/>
          </w:pPr>
        </w:pPrChange>
      </w:pPr>
      <w:r w:rsidRPr="00852540">
        <w:rPr>
          <w:rFonts w:ascii="Times New Roman" w:hAnsi="Times New Roman"/>
          <w:sz w:val="16"/>
          <w:rPrChange w:id="619" w:author="LENOVO" w:date="2022-05-05T16:28:00Z">
            <w:rPr>
              <w:rFonts w:ascii="Consolas" w:eastAsia="Times New Roman" w:hAnsi="Consolas" w:cs="Times New Roman"/>
              <w:sz w:val="16"/>
              <w:szCs w:val="16"/>
              <w:lang w:eastAsia="tr-TR"/>
            </w:rPr>
          </w:rPrChange>
        </w:rPr>
        <w:t xml:space="preserve"> P = exp(-4.22012E-08*h^5 + 2.13489E-05*h^4 - 4.26388E-03*h^3 - 0.421404*h^2 - 20.8270*h + 416.225);</w:t>
      </w:r>
    </w:p>
    <w:p w14:paraId="3ABE6CB9" w14:textId="77777777" w:rsidR="00055BAF" w:rsidRPr="00852540" w:rsidRDefault="00055BAF" w:rsidP="00916D08">
      <w:pPr>
        <w:spacing w:after="0" w:line="360" w:lineRule="auto"/>
        <w:rPr>
          <w:rFonts w:ascii="Times New Roman" w:hAnsi="Times New Roman"/>
          <w:sz w:val="16"/>
          <w:rPrChange w:id="620" w:author="LENOVO" w:date="2022-05-05T16:28:00Z">
            <w:rPr>
              <w:rFonts w:ascii="Consolas" w:eastAsia="Times New Roman" w:hAnsi="Consolas" w:cs="Times New Roman"/>
              <w:sz w:val="16"/>
              <w:szCs w:val="16"/>
              <w:lang w:eastAsia="tr-TR"/>
            </w:rPr>
          </w:rPrChange>
        </w:rPr>
        <w:pPrChange w:id="621" w:author="LENOVO" w:date="2022-05-05T16:28:00Z">
          <w:pPr>
            <w:spacing w:after="0" w:line="240" w:lineRule="auto"/>
          </w:pPr>
        </w:pPrChange>
      </w:pPr>
      <w:r w:rsidRPr="00852540">
        <w:rPr>
          <w:rFonts w:ascii="Times New Roman" w:hAnsi="Times New Roman"/>
          <w:sz w:val="16"/>
          <w:rPrChange w:id="622" w:author="LENOVO" w:date="2022-05-05T16:28:00Z">
            <w:rPr>
              <w:rFonts w:ascii="Consolas" w:eastAsia="Times New Roman" w:hAnsi="Consolas" w:cs="Times New Roman"/>
              <w:sz w:val="16"/>
              <w:szCs w:val="16"/>
              <w:lang w:eastAsia="tr-TR"/>
            </w:rPr>
          </w:rPrChange>
        </w:rPr>
        <w:t xml:space="preserve"> rho = exp(7.5691E-08*h^5 - 3.76113E-05*h^4 + 0.0074765*h^3 - 0.743012*h^2 + 36.7280*h - 729.346 );</w:t>
      </w:r>
    </w:p>
    <w:p w14:paraId="365DCCF3" w14:textId="77777777" w:rsidR="00055BAF" w:rsidRPr="00852540" w:rsidRDefault="00055BAF" w:rsidP="00916D08">
      <w:pPr>
        <w:spacing w:after="0" w:line="360" w:lineRule="auto"/>
        <w:rPr>
          <w:rFonts w:ascii="Times New Roman" w:hAnsi="Times New Roman"/>
          <w:sz w:val="16"/>
          <w:rPrChange w:id="623" w:author="LENOVO" w:date="2022-05-05T16:28:00Z">
            <w:rPr>
              <w:rFonts w:ascii="Consolas" w:eastAsia="Times New Roman" w:hAnsi="Consolas" w:cs="Times New Roman"/>
              <w:sz w:val="16"/>
              <w:szCs w:val="16"/>
              <w:lang w:eastAsia="tr-TR"/>
            </w:rPr>
          </w:rPrChange>
        </w:rPr>
        <w:pPrChange w:id="624" w:author="LENOVO" w:date="2022-05-05T16:28:00Z">
          <w:pPr>
            <w:spacing w:after="0" w:line="240" w:lineRule="auto"/>
          </w:pPr>
        </w:pPrChange>
      </w:pPr>
      <w:r w:rsidRPr="00852540">
        <w:rPr>
          <w:rFonts w:ascii="Times New Roman" w:hAnsi="Times New Roman"/>
          <w:sz w:val="16"/>
          <w:rPrChange w:id="625" w:author="LENOVO" w:date="2022-05-05T16:28:00Z">
            <w:rPr>
              <w:rFonts w:ascii="Consolas" w:eastAsia="Times New Roman" w:hAnsi="Consolas" w:cs="Times New Roman"/>
              <w:sz w:val="16"/>
              <w:szCs w:val="16"/>
              <w:lang w:eastAsia="tr-TR"/>
            </w:rPr>
          </w:rPrChange>
        </w:rPr>
        <w:t xml:space="preserve"> T = 263.1905-76.3232*sqrt(1 - ((h-91)/-19.9429)^2);</w:t>
      </w:r>
    </w:p>
    <w:p w14:paraId="478C54A7" w14:textId="77777777" w:rsidR="00055BAF" w:rsidRPr="00852540" w:rsidRDefault="00055BAF" w:rsidP="00916D08">
      <w:pPr>
        <w:spacing w:after="0" w:line="360" w:lineRule="auto"/>
        <w:rPr>
          <w:rFonts w:ascii="Times New Roman" w:hAnsi="Times New Roman"/>
          <w:sz w:val="16"/>
          <w:rPrChange w:id="626" w:author="LENOVO" w:date="2022-05-05T16:28:00Z">
            <w:rPr>
              <w:rFonts w:ascii="Consolas" w:eastAsia="Times New Roman" w:hAnsi="Consolas" w:cs="Times New Roman"/>
              <w:sz w:val="16"/>
              <w:szCs w:val="16"/>
              <w:lang w:eastAsia="tr-TR"/>
            </w:rPr>
          </w:rPrChange>
        </w:rPr>
        <w:pPrChange w:id="627" w:author="LENOVO" w:date="2022-05-05T16:28:00Z">
          <w:pPr>
            <w:spacing w:after="0" w:line="240" w:lineRule="auto"/>
          </w:pPr>
        </w:pPrChange>
      </w:pPr>
      <w:r w:rsidRPr="00852540">
        <w:rPr>
          <w:rFonts w:ascii="Times New Roman" w:hAnsi="Times New Roman"/>
          <w:sz w:val="16"/>
          <w:rPrChange w:id="628"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629"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630" w:author="LENOVO" w:date="2022-05-05T16:28:00Z">
            <w:rPr>
              <w:rFonts w:ascii="Consolas" w:eastAsia="Times New Roman" w:hAnsi="Consolas" w:cs="Times New Roman"/>
              <w:sz w:val="16"/>
              <w:szCs w:val="16"/>
              <w:lang w:eastAsia="tr-TR"/>
            </w:rPr>
          </w:rPrChange>
        </w:rPr>
        <w:t>110 &lt; h &amp;&amp; h &lt;= 120</w:t>
      </w:r>
    </w:p>
    <w:p w14:paraId="6D98645B" w14:textId="77777777" w:rsidR="00055BAF" w:rsidRPr="00852540" w:rsidRDefault="00055BAF" w:rsidP="00916D08">
      <w:pPr>
        <w:spacing w:after="0" w:line="360" w:lineRule="auto"/>
        <w:rPr>
          <w:rFonts w:ascii="Times New Roman" w:hAnsi="Times New Roman"/>
          <w:sz w:val="16"/>
          <w:rPrChange w:id="631" w:author="LENOVO" w:date="2022-05-05T16:28:00Z">
            <w:rPr>
              <w:rFonts w:ascii="Consolas" w:eastAsia="Times New Roman" w:hAnsi="Consolas" w:cs="Times New Roman"/>
              <w:sz w:val="16"/>
              <w:szCs w:val="16"/>
              <w:lang w:eastAsia="tr-TR"/>
            </w:rPr>
          </w:rPrChange>
        </w:rPr>
        <w:pPrChange w:id="632" w:author="LENOVO" w:date="2022-05-05T16:28:00Z">
          <w:pPr>
            <w:spacing w:after="0" w:line="240" w:lineRule="auto"/>
          </w:pPr>
        </w:pPrChange>
      </w:pPr>
      <w:r w:rsidRPr="00852540">
        <w:rPr>
          <w:rFonts w:ascii="Times New Roman" w:hAnsi="Times New Roman"/>
          <w:sz w:val="16"/>
          <w:rPrChange w:id="633" w:author="LENOVO" w:date="2022-05-05T16:28:00Z">
            <w:rPr>
              <w:rFonts w:ascii="Consolas" w:eastAsia="Times New Roman" w:hAnsi="Consolas" w:cs="Times New Roman"/>
              <w:sz w:val="16"/>
              <w:szCs w:val="16"/>
              <w:lang w:eastAsia="tr-TR"/>
            </w:rPr>
          </w:rPrChange>
        </w:rPr>
        <w:t xml:space="preserve"> rho = exp(-8.854164E-05*h^3 + 0.03373254*h^2 - 4.390837*h + 176.5294);</w:t>
      </w:r>
    </w:p>
    <w:p w14:paraId="0A4EE129" w14:textId="77777777" w:rsidR="00055BAF" w:rsidRPr="00852540" w:rsidRDefault="00055BAF" w:rsidP="00916D08">
      <w:pPr>
        <w:spacing w:after="0" w:line="360" w:lineRule="auto"/>
        <w:rPr>
          <w:rFonts w:ascii="Times New Roman" w:hAnsi="Times New Roman"/>
          <w:sz w:val="16"/>
          <w:rPrChange w:id="634" w:author="LENOVO" w:date="2022-05-05T16:28:00Z">
            <w:rPr>
              <w:rFonts w:ascii="Consolas" w:eastAsia="Times New Roman" w:hAnsi="Consolas" w:cs="Times New Roman"/>
              <w:sz w:val="16"/>
              <w:szCs w:val="16"/>
              <w:lang w:eastAsia="tr-TR"/>
            </w:rPr>
          </w:rPrChange>
        </w:rPr>
        <w:pPrChange w:id="635" w:author="LENOVO" w:date="2022-05-05T16:28:00Z">
          <w:pPr>
            <w:spacing w:after="0" w:line="240" w:lineRule="auto"/>
          </w:pPr>
        </w:pPrChange>
      </w:pPr>
      <w:r w:rsidRPr="00852540">
        <w:rPr>
          <w:rFonts w:ascii="Times New Roman" w:hAnsi="Times New Roman"/>
          <w:sz w:val="16"/>
          <w:rPrChange w:id="636" w:author="LENOVO" w:date="2022-05-05T16:28:00Z">
            <w:rPr>
              <w:rFonts w:ascii="Consolas" w:eastAsia="Times New Roman" w:hAnsi="Consolas" w:cs="Times New Roman"/>
              <w:sz w:val="16"/>
              <w:szCs w:val="16"/>
              <w:lang w:eastAsia="tr-TR"/>
            </w:rPr>
          </w:rPrChange>
        </w:rPr>
        <w:t xml:space="preserve"> P = 0;</w:t>
      </w:r>
    </w:p>
    <w:p w14:paraId="0F209D2B" w14:textId="77777777" w:rsidR="00055BAF" w:rsidRPr="00852540" w:rsidRDefault="00055BAF" w:rsidP="00916D08">
      <w:pPr>
        <w:spacing w:after="0" w:line="360" w:lineRule="auto"/>
        <w:rPr>
          <w:rFonts w:ascii="Times New Roman" w:hAnsi="Times New Roman"/>
          <w:sz w:val="16"/>
          <w:rPrChange w:id="637" w:author="LENOVO" w:date="2022-05-05T16:28:00Z">
            <w:rPr>
              <w:rFonts w:ascii="Consolas" w:eastAsia="Times New Roman" w:hAnsi="Consolas" w:cs="Times New Roman"/>
              <w:sz w:val="16"/>
              <w:szCs w:val="16"/>
              <w:lang w:eastAsia="tr-TR"/>
            </w:rPr>
          </w:rPrChange>
        </w:rPr>
        <w:pPrChange w:id="638" w:author="LENOVO" w:date="2022-05-05T16:28:00Z">
          <w:pPr>
            <w:spacing w:after="0" w:line="240" w:lineRule="auto"/>
          </w:pPr>
        </w:pPrChange>
      </w:pPr>
      <w:r w:rsidRPr="00852540">
        <w:rPr>
          <w:rFonts w:ascii="Times New Roman" w:hAnsi="Times New Roman"/>
          <w:sz w:val="16"/>
          <w:rPrChange w:id="639" w:author="LENOVO" w:date="2022-05-05T16:28:00Z">
            <w:rPr>
              <w:rFonts w:ascii="Consolas" w:eastAsia="Times New Roman" w:hAnsi="Consolas" w:cs="Times New Roman"/>
              <w:sz w:val="16"/>
              <w:szCs w:val="16"/>
              <w:lang w:eastAsia="tr-TR"/>
            </w:rPr>
          </w:rPrChange>
        </w:rPr>
        <w:t xml:space="preserve"> T = 240 + 12*(h-110);</w:t>
      </w:r>
    </w:p>
    <w:p w14:paraId="713A21BB" w14:textId="77777777" w:rsidR="00055BAF" w:rsidRPr="00852540" w:rsidRDefault="00055BAF" w:rsidP="00916D08">
      <w:pPr>
        <w:spacing w:after="0" w:line="360" w:lineRule="auto"/>
        <w:rPr>
          <w:rFonts w:ascii="Times New Roman" w:hAnsi="Times New Roman"/>
          <w:sz w:val="16"/>
          <w:rPrChange w:id="640" w:author="LENOVO" w:date="2022-05-05T16:28:00Z">
            <w:rPr>
              <w:rFonts w:ascii="Consolas" w:eastAsia="Times New Roman" w:hAnsi="Consolas" w:cs="Times New Roman"/>
              <w:sz w:val="16"/>
              <w:szCs w:val="16"/>
              <w:lang w:eastAsia="tr-TR"/>
            </w:rPr>
          </w:rPrChange>
        </w:rPr>
        <w:pPrChange w:id="641" w:author="LENOVO" w:date="2022-05-05T16:28:00Z">
          <w:pPr>
            <w:spacing w:after="0" w:line="240" w:lineRule="auto"/>
          </w:pPr>
        </w:pPrChange>
      </w:pPr>
      <w:r w:rsidRPr="00852540">
        <w:rPr>
          <w:rFonts w:ascii="Times New Roman" w:hAnsi="Times New Roman"/>
          <w:sz w:val="16"/>
          <w:rPrChange w:id="642"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643"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644" w:author="LENOVO" w:date="2022-05-05T16:28:00Z">
            <w:rPr>
              <w:rFonts w:ascii="Consolas" w:eastAsia="Times New Roman" w:hAnsi="Consolas" w:cs="Times New Roman"/>
              <w:sz w:val="16"/>
              <w:szCs w:val="16"/>
              <w:lang w:eastAsia="tr-TR"/>
            </w:rPr>
          </w:rPrChange>
        </w:rPr>
        <w:t>120 &lt; h &amp;&amp; h &lt;= 150</w:t>
      </w:r>
    </w:p>
    <w:p w14:paraId="5E2CFC17" w14:textId="77777777" w:rsidR="00055BAF" w:rsidRPr="00852540" w:rsidRDefault="00055BAF" w:rsidP="00916D08">
      <w:pPr>
        <w:spacing w:after="0" w:line="360" w:lineRule="auto"/>
        <w:rPr>
          <w:rFonts w:ascii="Times New Roman" w:hAnsi="Times New Roman"/>
          <w:sz w:val="16"/>
          <w:rPrChange w:id="645" w:author="LENOVO" w:date="2022-05-05T16:28:00Z">
            <w:rPr>
              <w:rFonts w:ascii="Consolas" w:eastAsia="Times New Roman" w:hAnsi="Consolas" w:cs="Times New Roman"/>
              <w:sz w:val="16"/>
              <w:szCs w:val="16"/>
              <w:lang w:eastAsia="tr-TR"/>
            </w:rPr>
          </w:rPrChange>
        </w:rPr>
        <w:pPrChange w:id="646" w:author="LENOVO" w:date="2022-05-05T16:28:00Z">
          <w:pPr>
            <w:spacing w:after="0" w:line="240" w:lineRule="auto"/>
          </w:pPr>
        </w:pPrChange>
      </w:pPr>
      <w:r w:rsidRPr="00852540">
        <w:rPr>
          <w:rFonts w:ascii="Times New Roman" w:hAnsi="Times New Roman"/>
          <w:sz w:val="16"/>
          <w:rPrChange w:id="647" w:author="LENOVO" w:date="2022-05-05T16:28:00Z">
            <w:rPr>
              <w:rFonts w:ascii="Consolas" w:eastAsia="Times New Roman" w:hAnsi="Consolas" w:cs="Times New Roman"/>
              <w:sz w:val="16"/>
              <w:szCs w:val="16"/>
              <w:lang w:eastAsia="tr-TR"/>
            </w:rPr>
          </w:rPrChange>
        </w:rPr>
        <w:t xml:space="preserve"> P = 0;</w:t>
      </w:r>
    </w:p>
    <w:p w14:paraId="7ECFF39D" w14:textId="77777777" w:rsidR="00055BAF" w:rsidRPr="00852540" w:rsidRDefault="00055BAF" w:rsidP="00916D08">
      <w:pPr>
        <w:spacing w:after="0" w:line="360" w:lineRule="auto"/>
        <w:rPr>
          <w:rFonts w:ascii="Times New Roman" w:hAnsi="Times New Roman"/>
          <w:sz w:val="16"/>
          <w:rPrChange w:id="648" w:author="LENOVO" w:date="2022-05-05T16:28:00Z">
            <w:rPr>
              <w:rFonts w:ascii="Consolas" w:eastAsia="Times New Roman" w:hAnsi="Consolas" w:cs="Times New Roman"/>
              <w:sz w:val="16"/>
              <w:szCs w:val="16"/>
              <w:lang w:eastAsia="tr-TR"/>
            </w:rPr>
          </w:rPrChange>
        </w:rPr>
        <w:pPrChange w:id="649" w:author="LENOVO" w:date="2022-05-05T16:28:00Z">
          <w:pPr>
            <w:spacing w:after="0" w:line="240" w:lineRule="auto"/>
          </w:pPr>
        </w:pPrChange>
      </w:pPr>
      <w:r w:rsidRPr="00852540">
        <w:rPr>
          <w:rFonts w:ascii="Times New Roman" w:hAnsi="Times New Roman"/>
          <w:sz w:val="16"/>
          <w:rPrChange w:id="650" w:author="LENOVO" w:date="2022-05-05T16:28:00Z">
            <w:rPr>
              <w:rFonts w:ascii="Consolas" w:eastAsia="Times New Roman" w:hAnsi="Consolas" w:cs="Times New Roman"/>
              <w:sz w:val="16"/>
              <w:szCs w:val="16"/>
              <w:lang w:eastAsia="tr-TR"/>
            </w:rPr>
          </w:rPrChange>
        </w:rPr>
        <w:t xml:space="preserve"> rho = exp(3.661771E-07*h^4 - 2.154344E-04*h^3 + 0.04809214*h^2 - 4.884744*h + 172.3597);</w:t>
      </w:r>
    </w:p>
    <w:p w14:paraId="0AC1D882" w14:textId="77777777" w:rsidR="00055BAF" w:rsidRPr="00852540" w:rsidRDefault="00055BAF" w:rsidP="00916D08">
      <w:pPr>
        <w:spacing w:after="0" w:line="360" w:lineRule="auto"/>
        <w:rPr>
          <w:rFonts w:ascii="Times New Roman" w:hAnsi="Times New Roman"/>
          <w:sz w:val="16"/>
          <w:rPrChange w:id="651" w:author="LENOVO" w:date="2022-05-05T16:28:00Z">
            <w:rPr>
              <w:rFonts w:ascii="Consolas" w:eastAsia="Times New Roman" w:hAnsi="Consolas" w:cs="Times New Roman"/>
              <w:sz w:val="16"/>
              <w:szCs w:val="16"/>
              <w:lang w:eastAsia="tr-TR"/>
            </w:rPr>
          </w:rPrChange>
        </w:rPr>
        <w:pPrChange w:id="652" w:author="LENOVO" w:date="2022-05-05T16:28:00Z">
          <w:pPr>
            <w:spacing w:after="0" w:line="240" w:lineRule="auto"/>
          </w:pPr>
        </w:pPrChange>
      </w:pPr>
      <w:r w:rsidRPr="00852540">
        <w:rPr>
          <w:rFonts w:ascii="Times New Roman" w:hAnsi="Times New Roman"/>
          <w:sz w:val="16"/>
          <w:rPrChange w:id="653" w:author="LENOVO" w:date="2022-05-05T16:28:00Z">
            <w:rPr>
              <w:rFonts w:ascii="Consolas" w:eastAsia="Times New Roman" w:hAnsi="Consolas" w:cs="Times New Roman"/>
              <w:sz w:val="16"/>
              <w:szCs w:val="16"/>
              <w:lang w:eastAsia="tr-TR"/>
            </w:rPr>
          </w:rPrChange>
        </w:rPr>
        <w:t xml:space="preserve"> T = 1000 - 640*exp(-0.01875*(h-120)*(6356.766 + 120)/(6356.766+h));</w:t>
      </w:r>
    </w:p>
    <w:p w14:paraId="499B9A1D" w14:textId="77777777" w:rsidR="00055BAF" w:rsidRPr="00852540" w:rsidRDefault="00055BAF" w:rsidP="00916D08">
      <w:pPr>
        <w:spacing w:after="0" w:line="360" w:lineRule="auto"/>
        <w:rPr>
          <w:rFonts w:ascii="Times New Roman" w:hAnsi="Times New Roman"/>
          <w:sz w:val="16"/>
          <w:rPrChange w:id="654" w:author="LENOVO" w:date="2022-05-05T16:28:00Z">
            <w:rPr>
              <w:rFonts w:ascii="Consolas" w:eastAsia="Times New Roman" w:hAnsi="Consolas" w:cs="Times New Roman"/>
              <w:sz w:val="16"/>
              <w:szCs w:val="16"/>
              <w:lang w:eastAsia="tr-TR"/>
            </w:rPr>
          </w:rPrChange>
        </w:rPr>
        <w:pPrChange w:id="655" w:author="LENOVO" w:date="2022-05-05T16:28:00Z">
          <w:pPr>
            <w:spacing w:after="0" w:line="240" w:lineRule="auto"/>
          </w:pPr>
        </w:pPrChange>
      </w:pPr>
      <w:r w:rsidRPr="00852540">
        <w:rPr>
          <w:rFonts w:ascii="Times New Roman" w:hAnsi="Times New Roman"/>
          <w:sz w:val="16"/>
          <w:rPrChange w:id="656"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657"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658" w:author="LENOVO" w:date="2022-05-05T16:28:00Z">
            <w:rPr>
              <w:rFonts w:ascii="Consolas" w:eastAsia="Times New Roman" w:hAnsi="Consolas" w:cs="Times New Roman"/>
              <w:sz w:val="16"/>
              <w:szCs w:val="16"/>
              <w:lang w:eastAsia="tr-TR"/>
            </w:rPr>
          </w:rPrChange>
        </w:rPr>
        <w:t xml:space="preserve">150 &lt; h </w:t>
      </w:r>
      <w:r w:rsidRPr="00852540">
        <w:rPr>
          <w:rFonts w:ascii="Times New Roman" w:hAnsi="Times New Roman"/>
          <w:color w:val="028009"/>
          <w:sz w:val="16"/>
          <w:rPrChange w:id="659" w:author="LENOVO" w:date="2022-05-05T16:28:00Z">
            <w:rPr>
              <w:rFonts w:ascii="Consolas" w:eastAsia="Times New Roman" w:hAnsi="Consolas" w:cs="Times New Roman"/>
              <w:color w:val="028009"/>
              <w:sz w:val="16"/>
              <w:szCs w:val="16"/>
              <w:lang w:eastAsia="tr-TR"/>
            </w:rPr>
          </w:rPrChange>
        </w:rPr>
        <w:t>%&amp;&amp; h &lt;= 200</w:t>
      </w:r>
    </w:p>
    <w:p w14:paraId="71742EC9" w14:textId="77777777" w:rsidR="00055BAF" w:rsidRPr="00852540" w:rsidRDefault="00055BAF" w:rsidP="00916D08">
      <w:pPr>
        <w:spacing w:after="0" w:line="360" w:lineRule="auto"/>
        <w:rPr>
          <w:rFonts w:ascii="Times New Roman" w:hAnsi="Times New Roman"/>
          <w:sz w:val="16"/>
          <w:rPrChange w:id="660" w:author="LENOVO" w:date="2022-05-05T16:28:00Z">
            <w:rPr>
              <w:rFonts w:ascii="Consolas" w:eastAsia="Times New Roman" w:hAnsi="Consolas" w:cs="Times New Roman"/>
              <w:sz w:val="16"/>
              <w:szCs w:val="16"/>
              <w:lang w:eastAsia="tr-TR"/>
            </w:rPr>
          </w:rPrChange>
        </w:rPr>
        <w:pPrChange w:id="661" w:author="LENOVO" w:date="2022-05-05T16:28:00Z">
          <w:pPr>
            <w:spacing w:after="0" w:line="240" w:lineRule="auto"/>
          </w:pPr>
        </w:pPrChange>
      </w:pPr>
      <w:r w:rsidRPr="00852540">
        <w:rPr>
          <w:rFonts w:ascii="Times New Roman" w:hAnsi="Times New Roman"/>
          <w:sz w:val="16"/>
          <w:rPrChange w:id="662" w:author="LENOVO" w:date="2022-05-05T16:28:00Z">
            <w:rPr>
              <w:rFonts w:ascii="Consolas" w:eastAsia="Times New Roman" w:hAnsi="Consolas" w:cs="Times New Roman"/>
              <w:sz w:val="16"/>
              <w:szCs w:val="16"/>
              <w:lang w:eastAsia="tr-TR"/>
            </w:rPr>
          </w:rPrChange>
        </w:rPr>
        <w:t xml:space="preserve"> P = 0;</w:t>
      </w:r>
    </w:p>
    <w:p w14:paraId="1133D693" w14:textId="77777777" w:rsidR="00055BAF" w:rsidRPr="00852540" w:rsidRDefault="00055BAF" w:rsidP="00916D08">
      <w:pPr>
        <w:spacing w:after="0" w:line="360" w:lineRule="auto"/>
        <w:rPr>
          <w:rFonts w:ascii="Times New Roman" w:hAnsi="Times New Roman"/>
          <w:sz w:val="16"/>
          <w:rPrChange w:id="663" w:author="LENOVO" w:date="2022-05-05T16:28:00Z">
            <w:rPr>
              <w:rFonts w:ascii="Consolas" w:eastAsia="Times New Roman" w:hAnsi="Consolas" w:cs="Times New Roman"/>
              <w:sz w:val="16"/>
              <w:szCs w:val="16"/>
              <w:lang w:eastAsia="tr-TR"/>
            </w:rPr>
          </w:rPrChange>
        </w:rPr>
        <w:pPrChange w:id="664" w:author="LENOVO" w:date="2022-05-05T16:28:00Z">
          <w:pPr>
            <w:spacing w:after="0" w:line="240" w:lineRule="auto"/>
          </w:pPr>
        </w:pPrChange>
      </w:pPr>
      <w:r w:rsidRPr="00852540">
        <w:rPr>
          <w:rFonts w:ascii="Times New Roman" w:hAnsi="Times New Roman"/>
          <w:sz w:val="16"/>
          <w:rPrChange w:id="665" w:author="LENOVO" w:date="2022-05-05T16:28:00Z">
            <w:rPr>
              <w:rFonts w:ascii="Consolas" w:eastAsia="Times New Roman" w:hAnsi="Consolas" w:cs="Times New Roman"/>
              <w:sz w:val="16"/>
              <w:szCs w:val="16"/>
              <w:lang w:eastAsia="tr-TR"/>
            </w:rPr>
          </w:rPrChange>
        </w:rPr>
        <w:t xml:space="preserve"> rho = 02.0763e-09;</w:t>
      </w:r>
    </w:p>
    <w:p w14:paraId="0CBB7B21" w14:textId="77777777" w:rsidR="00055BAF" w:rsidRPr="00852540" w:rsidRDefault="00055BAF" w:rsidP="00916D08">
      <w:pPr>
        <w:spacing w:after="0" w:line="360" w:lineRule="auto"/>
        <w:rPr>
          <w:rFonts w:ascii="Times New Roman" w:hAnsi="Times New Roman"/>
          <w:sz w:val="16"/>
          <w:rPrChange w:id="666" w:author="LENOVO" w:date="2022-05-05T16:28:00Z">
            <w:rPr>
              <w:rFonts w:ascii="Consolas" w:eastAsia="Times New Roman" w:hAnsi="Consolas" w:cs="Times New Roman"/>
              <w:sz w:val="16"/>
              <w:szCs w:val="16"/>
              <w:lang w:eastAsia="tr-TR"/>
            </w:rPr>
          </w:rPrChange>
        </w:rPr>
        <w:pPrChange w:id="667" w:author="LENOVO" w:date="2022-05-05T16:28:00Z">
          <w:pPr>
            <w:spacing w:after="0" w:line="240" w:lineRule="auto"/>
          </w:pPr>
        </w:pPrChange>
      </w:pPr>
      <w:r w:rsidRPr="00852540">
        <w:rPr>
          <w:rFonts w:ascii="Times New Roman" w:hAnsi="Times New Roman"/>
          <w:sz w:val="16"/>
          <w:rPrChange w:id="668" w:author="LENOVO" w:date="2022-05-05T16:28:00Z">
            <w:rPr>
              <w:rFonts w:ascii="Consolas" w:eastAsia="Times New Roman" w:hAnsi="Consolas" w:cs="Times New Roman"/>
              <w:sz w:val="16"/>
              <w:szCs w:val="16"/>
              <w:lang w:eastAsia="tr-TR"/>
            </w:rPr>
          </w:rPrChange>
        </w:rPr>
        <w:t xml:space="preserve"> T = 1000 - 640*exp(-0.01875*(h-120)*(6356.766 + 120)/(6356.766+h));</w:t>
      </w:r>
    </w:p>
    <w:p w14:paraId="0F6F5D89" w14:textId="77777777" w:rsidR="00055BAF" w:rsidRPr="00852540" w:rsidRDefault="00055BAF" w:rsidP="00916D08">
      <w:pPr>
        <w:spacing w:after="0" w:line="360" w:lineRule="auto"/>
        <w:rPr>
          <w:rFonts w:ascii="Times New Roman" w:hAnsi="Times New Roman"/>
          <w:sz w:val="16"/>
          <w:rPrChange w:id="669" w:author="LENOVO" w:date="2022-05-05T16:28:00Z">
            <w:rPr>
              <w:rFonts w:ascii="Consolas" w:eastAsia="Times New Roman" w:hAnsi="Consolas" w:cs="Times New Roman"/>
              <w:sz w:val="16"/>
              <w:szCs w:val="16"/>
              <w:lang w:eastAsia="tr-TR"/>
            </w:rPr>
          </w:rPrChange>
        </w:rPr>
        <w:pPrChange w:id="670" w:author="LENOVO" w:date="2022-05-05T16:28:00Z">
          <w:pPr>
            <w:spacing w:after="0" w:line="240" w:lineRule="auto"/>
          </w:pPr>
        </w:pPrChange>
      </w:pPr>
      <w:r w:rsidRPr="00852540">
        <w:rPr>
          <w:rFonts w:ascii="Times New Roman" w:hAnsi="Times New Roman"/>
          <w:sz w:val="16"/>
          <w:rPrChange w:id="67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672" w:author="LENOVO" w:date="2022-05-05T16:28:00Z">
            <w:rPr>
              <w:rFonts w:ascii="Consolas" w:eastAsia="Times New Roman" w:hAnsi="Consolas" w:cs="Times New Roman"/>
              <w:color w:val="0E00FF"/>
              <w:sz w:val="16"/>
              <w:szCs w:val="16"/>
              <w:lang w:eastAsia="tr-TR"/>
            </w:rPr>
          </w:rPrChange>
        </w:rPr>
        <w:t>end</w:t>
      </w:r>
    </w:p>
    <w:p w14:paraId="3E63FB41" w14:textId="77777777" w:rsidR="00055BAF" w:rsidRPr="00852540" w:rsidRDefault="00055BAF" w:rsidP="00916D08">
      <w:pPr>
        <w:spacing w:after="0" w:line="360" w:lineRule="auto"/>
        <w:rPr>
          <w:rFonts w:ascii="Times New Roman" w:hAnsi="Times New Roman"/>
          <w:sz w:val="16"/>
          <w:rPrChange w:id="673" w:author="LENOVO" w:date="2022-05-05T16:28:00Z">
            <w:rPr>
              <w:rFonts w:ascii="Consolas" w:eastAsia="Times New Roman" w:hAnsi="Consolas" w:cs="Times New Roman"/>
              <w:sz w:val="16"/>
              <w:szCs w:val="16"/>
              <w:lang w:eastAsia="tr-TR"/>
            </w:rPr>
          </w:rPrChange>
        </w:rPr>
        <w:pPrChange w:id="674" w:author="LENOVO" w:date="2022-05-05T16:28:00Z">
          <w:pPr>
            <w:spacing w:after="0" w:line="240" w:lineRule="auto"/>
          </w:pPr>
        </w:pPrChange>
      </w:pPr>
    </w:p>
    <w:p w14:paraId="1CAAC615" w14:textId="77777777" w:rsidR="00055BAF" w:rsidRPr="00852540" w:rsidRDefault="00055BAF" w:rsidP="00916D08">
      <w:pPr>
        <w:spacing w:after="0" w:line="360" w:lineRule="auto"/>
        <w:rPr>
          <w:rFonts w:ascii="Times New Roman" w:hAnsi="Times New Roman"/>
          <w:sz w:val="16"/>
          <w:rPrChange w:id="675" w:author="LENOVO" w:date="2022-05-05T16:28:00Z">
            <w:rPr>
              <w:rFonts w:ascii="Consolas" w:eastAsia="Times New Roman" w:hAnsi="Consolas" w:cs="Times New Roman"/>
              <w:sz w:val="16"/>
              <w:szCs w:val="16"/>
              <w:lang w:eastAsia="tr-TR"/>
            </w:rPr>
          </w:rPrChange>
        </w:rPr>
        <w:pPrChange w:id="676" w:author="LENOVO" w:date="2022-05-05T16:28:00Z">
          <w:pPr>
            <w:spacing w:after="0" w:line="240" w:lineRule="auto"/>
          </w:pPr>
        </w:pPrChange>
      </w:pPr>
      <w:r w:rsidRPr="00852540">
        <w:rPr>
          <w:rFonts w:ascii="Times New Roman" w:hAnsi="Times New Roman"/>
          <w:color w:val="028009"/>
          <w:sz w:val="16"/>
          <w:rPrChange w:id="677" w:author="LENOVO" w:date="2022-05-05T16:28:00Z">
            <w:rPr>
              <w:rFonts w:ascii="Consolas" w:eastAsia="Times New Roman" w:hAnsi="Consolas" w:cs="Times New Roman"/>
              <w:color w:val="028009"/>
              <w:sz w:val="16"/>
              <w:szCs w:val="16"/>
              <w:lang w:eastAsia="tr-TR"/>
            </w:rPr>
          </w:rPrChange>
        </w:rPr>
        <w:t>%%  finding cd and drag</w:t>
      </w:r>
    </w:p>
    <w:p w14:paraId="5E7DC275" w14:textId="77777777" w:rsidR="00055BAF" w:rsidRPr="00852540" w:rsidRDefault="00055BAF" w:rsidP="00916D08">
      <w:pPr>
        <w:spacing w:after="0" w:line="360" w:lineRule="auto"/>
        <w:rPr>
          <w:rFonts w:ascii="Times New Roman" w:hAnsi="Times New Roman"/>
          <w:sz w:val="16"/>
          <w:rPrChange w:id="678" w:author="LENOVO" w:date="2022-05-05T16:28:00Z">
            <w:rPr>
              <w:rFonts w:ascii="Consolas" w:eastAsia="Times New Roman" w:hAnsi="Consolas" w:cs="Times New Roman"/>
              <w:sz w:val="16"/>
              <w:szCs w:val="16"/>
              <w:lang w:eastAsia="tr-TR"/>
            </w:rPr>
          </w:rPrChange>
        </w:rPr>
        <w:pPrChange w:id="679" w:author="LENOVO" w:date="2022-05-05T16:28:00Z">
          <w:pPr>
            <w:spacing w:after="0" w:line="240" w:lineRule="auto"/>
          </w:pPr>
        </w:pPrChange>
      </w:pPr>
      <w:r w:rsidRPr="00852540">
        <w:rPr>
          <w:rFonts w:ascii="Times New Roman" w:hAnsi="Times New Roman"/>
          <w:color w:val="028009"/>
          <w:sz w:val="16"/>
          <w:rPrChange w:id="680" w:author="LENOVO" w:date="2022-05-05T16:28:00Z">
            <w:rPr>
              <w:rFonts w:ascii="Consolas" w:eastAsia="Times New Roman" w:hAnsi="Consolas" w:cs="Times New Roman"/>
              <w:color w:val="028009"/>
              <w:sz w:val="16"/>
              <w:szCs w:val="16"/>
              <w:lang w:eastAsia="tr-TR"/>
            </w:rPr>
          </w:rPrChange>
        </w:rPr>
        <w:t>%  Cd = CD(v,temp,C0);</w:t>
      </w:r>
    </w:p>
    <w:p w14:paraId="1999F080" w14:textId="77777777" w:rsidR="00055BAF" w:rsidRPr="00852540" w:rsidRDefault="00055BAF" w:rsidP="00916D08">
      <w:pPr>
        <w:spacing w:after="0" w:line="360" w:lineRule="auto"/>
        <w:rPr>
          <w:rFonts w:ascii="Times New Roman" w:hAnsi="Times New Roman"/>
          <w:sz w:val="16"/>
          <w:rPrChange w:id="681" w:author="LENOVO" w:date="2022-05-05T16:28:00Z">
            <w:rPr>
              <w:rFonts w:ascii="Consolas" w:eastAsia="Times New Roman" w:hAnsi="Consolas" w:cs="Times New Roman"/>
              <w:sz w:val="16"/>
              <w:szCs w:val="16"/>
              <w:lang w:eastAsia="tr-TR"/>
            </w:rPr>
          </w:rPrChange>
        </w:rPr>
        <w:pPrChange w:id="682" w:author="LENOVO" w:date="2022-05-05T16:28:00Z">
          <w:pPr>
            <w:spacing w:after="0" w:line="240" w:lineRule="auto"/>
          </w:pPr>
        </w:pPrChange>
      </w:pPr>
      <w:r w:rsidRPr="00852540">
        <w:rPr>
          <w:rFonts w:ascii="Times New Roman" w:hAnsi="Times New Roman"/>
          <w:sz w:val="16"/>
          <w:rPrChange w:id="683" w:author="LENOVO" w:date="2022-05-05T16:28:00Z">
            <w:rPr>
              <w:rFonts w:ascii="Consolas" w:eastAsia="Times New Roman" w:hAnsi="Consolas" w:cs="Times New Roman"/>
              <w:sz w:val="16"/>
              <w:szCs w:val="16"/>
              <w:lang w:eastAsia="tr-TR"/>
            </w:rPr>
          </w:rPrChange>
        </w:rPr>
        <w:t>temp=T;</w:t>
      </w:r>
    </w:p>
    <w:p w14:paraId="41AC2ADA" w14:textId="77777777" w:rsidR="00055BAF" w:rsidRPr="00852540" w:rsidRDefault="00055BAF" w:rsidP="00916D08">
      <w:pPr>
        <w:spacing w:after="0" w:line="360" w:lineRule="auto"/>
        <w:rPr>
          <w:rFonts w:ascii="Times New Roman" w:hAnsi="Times New Roman"/>
          <w:sz w:val="16"/>
          <w:rPrChange w:id="684" w:author="LENOVO" w:date="2022-05-05T16:28:00Z">
            <w:rPr>
              <w:rFonts w:ascii="Consolas" w:eastAsia="Times New Roman" w:hAnsi="Consolas" w:cs="Times New Roman"/>
              <w:sz w:val="16"/>
              <w:szCs w:val="16"/>
              <w:lang w:eastAsia="tr-TR"/>
            </w:rPr>
          </w:rPrChange>
        </w:rPr>
        <w:pPrChange w:id="685" w:author="LENOVO" w:date="2022-05-05T16:28:00Z">
          <w:pPr>
            <w:spacing w:after="0" w:line="240" w:lineRule="auto"/>
          </w:pPr>
        </w:pPrChange>
      </w:pPr>
      <w:r w:rsidRPr="00852540">
        <w:rPr>
          <w:rFonts w:ascii="Times New Roman" w:hAnsi="Times New Roman"/>
          <w:sz w:val="16"/>
          <w:rPrChange w:id="686" w:author="LENOVO" w:date="2022-05-05T16:28:00Z">
            <w:rPr>
              <w:rFonts w:ascii="Consolas" w:eastAsia="Times New Roman" w:hAnsi="Consolas" w:cs="Times New Roman"/>
              <w:sz w:val="16"/>
              <w:szCs w:val="16"/>
              <w:lang w:eastAsia="tr-TR"/>
            </w:rPr>
          </w:rPrChange>
        </w:rPr>
        <w:t>press=P;</w:t>
      </w:r>
    </w:p>
    <w:p w14:paraId="04F4CA8F" w14:textId="77777777" w:rsidR="00055BAF" w:rsidRPr="00852540" w:rsidRDefault="00055BAF" w:rsidP="00916D08">
      <w:pPr>
        <w:spacing w:after="0" w:line="360" w:lineRule="auto"/>
        <w:rPr>
          <w:rFonts w:ascii="Times New Roman" w:hAnsi="Times New Roman"/>
          <w:sz w:val="16"/>
          <w:rPrChange w:id="687" w:author="LENOVO" w:date="2022-05-05T16:28:00Z">
            <w:rPr>
              <w:rFonts w:ascii="Consolas" w:eastAsia="Times New Roman" w:hAnsi="Consolas" w:cs="Times New Roman"/>
              <w:sz w:val="16"/>
              <w:szCs w:val="16"/>
              <w:lang w:eastAsia="tr-TR"/>
            </w:rPr>
          </w:rPrChange>
        </w:rPr>
        <w:pPrChange w:id="688" w:author="LENOVO" w:date="2022-05-05T16:28:00Z">
          <w:pPr>
            <w:spacing w:after="0" w:line="240" w:lineRule="auto"/>
          </w:pPr>
        </w:pPrChange>
      </w:pPr>
      <w:r w:rsidRPr="00852540">
        <w:rPr>
          <w:rFonts w:ascii="Times New Roman" w:hAnsi="Times New Roman"/>
          <w:sz w:val="16"/>
          <w:rPrChange w:id="689" w:author="LENOVO" w:date="2022-05-05T16:28:00Z">
            <w:rPr>
              <w:rFonts w:ascii="Consolas" w:eastAsia="Times New Roman" w:hAnsi="Consolas" w:cs="Times New Roman"/>
              <w:sz w:val="16"/>
              <w:szCs w:val="16"/>
              <w:lang w:eastAsia="tr-TR"/>
            </w:rPr>
          </w:rPrChange>
        </w:rPr>
        <w:t xml:space="preserve"> cs = sqrt(1.4*287*T); </w:t>
      </w:r>
      <w:r w:rsidRPr="00852540">
        <w:rPr>
          <w:rFonts w:ascii="Times New Roman" w:hAnsi="Times New Roman"/>
          <w:color w:val="028009"/>
          <w:sz w:val="16"/>
          <w:rPrChange w:id="690" w:author="LENOVO" w:date="2022-05-05T16:28:00Z">
            <w:rPr>
              <w:rFonts w:ascii="Consolas" w:eastAsia="Times New Roman" w:hAnsi="Consolas" w:cs="Times New Roman"/>
              <w:color w:val="028009"/>
              <w:sz w:val="16"/>
              <w:szCs w:val="16"/>
              <w:lang w:eastAsia="tr-TR"/>
            </w:rPr>
          </w:rPrChange>
        </w:rPr>
        <w:t>% sound speed as function of temperature</w:t>
      </w:r>
    </w:p>
    <w:p w14:paraId="3E0B8FDD" w14:textId="77777777" w:rsidR="00055BAF" w:rsidRPr="00852540" w:rsidRDefault="00055BAF" w:rsidP="00916D08">
      <w:pPr>
        <w:spacing w:after="0" w:line="360" w:lineRule="auto"/>
        <w:rPr>
          <w:rFonts w:ascii="Times New Roman" w:hAnsi="Times New Roman"/>
          <w:sz w:val="16"/>
          <w:rPrChange w:id="691" w:author="LENOVO" w:date="2022-05-05T16:28:00Z">
            <w:rPr>
              <w:rFonts w:ascii="Consolas" w:eastAsia="Times New Roman" w:hAnsi="Consolas" w:cs="Times New Roman"/>
              <w:sz w:val="16"/>
              <w:szCs w:val="16"/>
              <w:lang w:eastAsia="tr-TR"/>
            </w:rPr>
          </w:rPrChange>
        </w:rPr>
        <w:pPrChange w:id="692" w:author="LENOVO" w:date="2022-05-05T16:28:00Z">
          <w:pPr>
            <w:spacing w:after="0" w:line="240" w:lineRule="auto"/>
          </w:pPr>
        </w:pPrChange>
      </w:pPr>
      <w:r w:rsidRPr="00852540">
        <w:rPr>
          <w:rFonts w:ascii="Times New Roman" w:hAnsi="Times New Roman"/>
          <w:sz w:val="16"/>
          <w:rPrChange w:id="693" w:author="LENOVO" w:date="2022-05-05T16:28:00Z">
            <w:rPr>
              <w:rFonts w:ascii="Consolas" w:eastAsia="Times New Roman" w:hAnsi="Consolas" w:cs="Times New Roman"/>
              <w:sz w:val="16"/>
              <w:szCs w:val="16"/>
              <w:lang w:eastAsia="tr-TR"/>
            </w:rPr>
          </w:rPrChange>
        </w:rPr>
        <w:t xml:space="preserve"> Mach = v/cs; </w:t>
      </w:r>
      <w:r w:rsidRPr="00852540">
        <w:rPr>
          <w:rFonts w:ascii="Times New Roman" w:hAnsi="Times New Roman"/>
          <w:color w:val="028009"/>
          <w:sz w:val="16"/>
          <w:rPrChange w:id="694" w:author="LENOVO" w:date="2022-05-05T16:28:00Z">
            <w:rPr>
              <w:rFonts w:ascii="Consolas" w:eastAsia="Times New Roman" w:hAnsi="Consolas" w:cs="Times New Roman"/>
              <w:color w:val="028009"/>
              <w:sz w:val="16"/>
              <w:szCs w:val="16"/>
              <w:lang w:eastAsia="tr-TR"/>
            </w:rPr>
          </w:rPrChange>
        </w:rPr>
        <w:t>% Mach number</w:t>
      </w:r>
    </w:p>
    <w:p w14:paraId="5C9AE8CD" w14:textId="77777777" w:rsidR="00055BAF" w:rsidRPr="00852540" w:rsidRDefault="00055BAF" w:rsidP="00916D08">
      <w:pPr>
        <w:spacing w:after="0" w:line="360" w:lineRule="auto"/>
        <w:rPr>
          <w:rFonts w:ascii="Times New Roman" w:hAnsi="Times New Roman"/>
          <w:sz w:val="16"/>
          <w:rPrChange w:id="695" w:author="LENOVO" w:date="2022-05-05T16:28:00Z">
            <w:rPr>
              <w:rFonts w:ascii="Consolas" w:eastAsia="Times New Roman" w:hAnsi="Consolas" w:cs="Times New Roman"/>
              <w:sz w:val="16"/>
              <w:szCs w:val="16"/>
              <w:lang w:eastAsia="tr-TR"/>
            </w:rPr>
          </w:rPrChange>
        </w:rPr>
        <w:pPrChange w:id="696" w:author="LENOVO" w:date="2022-05-05T16:28:00Z">
          <w:pPr>
            <w:spacing w:after="0" w:line="240" w:lineRule="auto"/>
          </w:pPr>
        </w:pPrChange>
      </w:pPr>
      <w:r w:rsidRPr="00852540">
        <w:rPr>
          <w:rFonts w:ascii="Times New Roman" w:hAnsi="Times New Roman"/>
          <w:sz w:val="16"/>
          <w:rPrChange w:id="697" w:author="LENOVO" w:date="2022-05-05T16:28:00Z">
            <w:rPr>
              <w:rFonts w:ascii="Consolas" w:eastAsia="Times New Roman" w:hAnsi="Consolas" w:cs="Times New Roman"/>
              <w:sz w:val="16"/>
              <w:szCs w:val="16"/>
              <w:lang w:eastAsia="tr-TR"/>
            </w:rPr>
          </w:rPrChange>
        </w:rPr>
        <w:t xml:space="preserve"> </w:t>
      </w:r>
    </w:p>
    <w:p w14:paraId="3DE1E04E" w14:textId="77777777" w:rsidR="00055BAF" w:rsidRPr="00852540" w:rsidRDefault="00055BAF" w:rsidP="00916D08">
      <w:pPr>
        <w:spacing w:after="0" w:line="360" w:lineRule="auto"/>
        <w:rPr>
          <w:rFonts w:ascii="Times New Roman" w:hAnsi="Times New Roman"/>
          <w:sz w:val="16"/>
          <w:rPrChange w:id="698" w:author="LENOVO" w:date="2022-05-05T16:28:00Z">
            <w:rPr>
              <w:rFonts w:ascii="Consolas" w:eastAsia="Times New Roman" w:hAnsi="Consolas" w:cs="Times New Roman"/>
              <w:sz w:val="16"/>
              <w:szCs w:val="16"/>
              <w:lang w:eastAsia="tr-TR"/>
            </w:rPr>
          </w:rPrChange>
        </w:rPr>
        <w:pPrChange w:id="699" w:author="LENOVO" w:date="2022-05-05T16:28:00Z">
          <w:pPr>
            <w:spacing w:after="0" w:line="240" w:lineRule="auto"/>
          </w:pPr>
        </w:pPrChange>
      </w:pPr>
      <w:r w:rsidRPr="00852540">
        <w:rPr>
          <w:rFonts w:ascii="Times New Roman" w:hAnsi="Times New Roman"/>
          <w:sz w:val="16"/>
          <w:rPrChange w:id="700" w:author="LENOVO" w:date="2022-05-05T16:28:00Z">
            <w:rPr>
              <w:rFonts w:ascii="Consolas" w:eastAsia="Times New Roman" w:hAnsi="Consolas" w:cs="Times New Roman"/>
              <w:sz w:val="16"/>
              <w:szCs w:val="16"/>
              <w:lang w:eastAsia="tr-TR"/>
            </w:rPr>
          </w:rPrChange>
        </w:rPr>
        <w:t xml:space="preserve"> </w:t>
      </w:r>
    </w:p>
    <w:p w14:paraId="1D66F664" w14:textId="77777777" w:rsidR="00055BAF" w:rsidRPr="00852540" w:rsidRDefault="00055BAF" w:rsidP="00916D08">
      <w:pPr>
        <w:spacing w:after="0" w:line="360" w:lineRule="auto"/>
        <w:rPr>
          <w:rFonts w:ascii="Times New Roman" w:hAnsi="Times New Roman"/>
          <w:sz w:val="16"/>
          <w:rPrChange w:id="701" w:author="LENOVO" w:date="2022-05-05T16:28:00Z">
            <w:rPr>
              <w:rFonts w:ascii="Consolas" w:eastAsia="Times New Roman" w:hAnsi="Consolas" w:cs="Times New Roman"/>
              <w:sz w:val="16"/>
              <w:szCs w:val="16"/>
              <w:lang w:eastAsia="tr-TR"/>
            </w:rPr>
          </w:rPrChange>
        </w:rPr>
        <w:pPrChange w:id="702" w:author="LENOVO" w:date="2022-05-05T16:28:00Z">
          <w:pPr>
            <w:spacing w:after="0" w:line="240" w:lineRule="auto"/>
          </w:pPr>
        </w:pPrChange>
      </w:pPr>
      <w:r w:rsidRPr="00852540">
        <w:rPr>
          <w:rFonts w:ascii="Times New Roman" w:hAnsi="Times New Roman"/>
          <w:color w:val="028009"/>
          <w:sz w:val="16"/>
          <w:rPrChange w:id="703" w:author="LENOVO" w:date="2022-05-05T16:28:00Z">
            <w:rPr>
              <w:rFonts w:ascii="Consolas" w:eastAsia="Times New Roman" w:hAnsi="Consolas" w:cs="Times New Roman"/>
              <w:color w:val="028009"/>
              <w:sz w:val="16"/>
              <w:szCs w:val="16"/>
              <w:lang w:eastAsia="tr-TR"/>
            </w:rPr>
          </w:rPrChange>
        </w:rPr>
        <w:t>%  if Mach &lt; 1</w:t>
      </w:r>
    </w:p>
    <w:p w14:paraId="12071CF1" w14:textId="77777777" w:rsidR="00055BAF" w:rsidRPr="00852540" w:rsidRDefault="00055BAF" w:rsidP="00916D08">
      <w:pPr>
        <w:spacing w:after="0" w:line="360" w:lineRule="auto"/>
        <w:rPr>
          <w:rFonts w:ascii="Times New Roman" w:hAnsi="Times New Roman"/>
          <w:sz w:val="16"/>
          <w:rPrChange w:id="704" w:author="LENOVO" w:date="2022-05-05T16:28:00Z">
            <w:rPr>
              <w:rFonts w:ascii="Consolas" w:eastAsia="Times New Roman" w:hAnsi="Consolas" w:cs="Times New Roman"/>
              <w:sz w:val="16"/>
              <w:szCs w:val="16"/>
              <w:lang w:eastAsia="tr-TR"/>
            </w:rPr>
          </w:rPrChange>
        </w:rPr>
        <w:pPrChange w:id="705" w:author="LENOVO" w:date="2022-05-05T16:28:00Z">
          <w:pPr>
            <w:spacing w:after="0" w:line="240" w:lineRule="auto"/>
          </w:pPr>
        </w:pPrChange>
      </w:pPr>
      <w:r w:rsidRPr="00852540">
        <w:rPr>
          <w:rFonts w:ascii="Times New Roman" w:hAnsi="Times New Roman"/>
          <w:color w:val="028009"/>
          <w:sz w:val="16"/>
          <w:rPrChange w:id="706" w:author="LENOVO" w:date="2022-05-05T16:28:00Z">
            <w:rPr>
              <w:rFonts w:ascii="Consolas" w:eastAsia="Times New Roman" w:hAnsi="Consolas" w:cs="Times New Roman"/>
              <w:color w:val="028009"/>
              <w:sz w:val="16"/>
              <w:szCs w:val="16"/>
              <w:lang w:eastAsia="tr-TR"/>
            </w:rPr>
          </w:rPrChange>
        </w:rPr>
        <w:t>%  Cd = C0/sqrt(1-Mach^2); % Prandtl-Glauert Rule</w:t>
      </w:r>
    </w:p>
    <w:p w14:paraId="35EE0F63" w14:textId="77777777" w:rsidR="00055BAF" w:rsidRPr="00852540" w:rsidRDefault="00055BAF" w:rsidP="00916D08">
      <w:pPr>
        <w:spacing w:after="0" w:line="360" w:lineRule="auto"/>
        <w:rPr>
          <w:rFonts w:ascii="Times New Roman" w:hAnsi="Times New Roman"/>
          <w:sz w:val="16"/>
          <w:rPrChange w:id="707" w:author="LENOVO" w:date="2022-05-05T16:28:00Z">
            <w:rPr>
              <w:rFonts w:ascii="Consolas" w:eastAsia="Times New Roman" w:hAnsi="Consolas" w:cs="Times New Roman"/>
              <w:sz w:val="16"/>
              <w:szCs w:val="16"/>
              <w:lang w:eastAsia="tr-TR"/>
            </w:rPr>
          </w:rPrChange>
        </w:rPr>
        <w:pPrChange w:id="708" w:author="LENOVO" w:date="2022-05-05T16:28:00Z">
          <w:pPr>
            <w:spacing w:after="0" w:line="240" w:lineRule="auto"/>
          </w:pPr>
        </w:pPrChange>
      </w:pPr>
      <w:r w:rsidRPr="00852540">
        <w:rPr>
          <w:rFonts w:ascii="Times New Roman" w:hAnsi="Times New Roman"/>
          <w:color w:val="028009"/>
          <w:sz w:val="16"/>
          <w:rPrChange w:id="709" w:author="LENOVO" w:date="2022-05-05T16:28:00Z">
            <w:rPr>
              <w:rFonts w:ascii="Consolas" w:eastAsia="Times New Roman" w:hAnsi="Consolas" w:cs="Times New Roman"/>
              <w:color w:val="028009"/>
              <w:sz w:val="16"/>
              <w:szCs w:val="16"/>
              <w:lang w:eastAsia="tr-TR"/>
            </w:rPr>
          </w:rPrChange>
        </w:rPr>
        <w:t>%  %Cd = C0/(sqrt(1-Mach^2) + ((C0*Mach^2)/(2*(1+sqrt(1-Mach^2)))));</w:t>
      </w:r>
    </w:p>
    <w:p w14:paraId="08D10789" w14:textId="77777777" w:rsidR="00055BAF" w:rsidRPr="00852540" w:rsidRDefault="00055BAF" w:rsidP="00916D08">
      <w:pPr>
        <w:spacing w:after="0" w:line="360" w:lineRule="auto"/>
        <w:rPr>
          <w:rFonts w:ascii="Times New Roman" w:hAnsi="Times New Roman"/>
          <w:sz w:val="16"/>
          <w:rPrChange w:id="710" w:author="LENOVO" w:date="2022-05-05T16:28:00Z">
            <w:rPr>
              <w:rFonts w:ascii="Consolas" w:eastAsia="Times New Roman" w:hAnsi="Consolas" w:cs="Times New Roman"/>
              <w:sz w:val="16"/>
              <w:szCs w:val="16"/>
              <w:lang w:eastAsia="tr-TR"/>
            </w:rPr>
          </w:rPrChange>
        </w:rPr>
        <w:pPrChange w:id="711" w:author="LENOVO" w:date="2022-05-05T16:28:00Z">
          <w:pPr>
            <w:spacing w:after="0" w:line="240" w:lineRule="auto"/>
          </w:pPr>
        </w:pPrChange>
      </w:pPr>
      <w:r w:rsidRPr="00852540">
        <w:rPr>
          <w:rFonts w:ascii="Times New Roman" w:hAnsi="Times New Roman"/>
          <w:color w:val="028009"/>
          <w:sz w:val="16"/>
          <w:rPrChange w:id="712" w:author="LENOVO" w:date="2022-05-05T16:28:00Z">
            <w:rPr>
              <w:rFonts w:ascii="Consolas" w:eastAsia="Times New Roman" w:hAnsi="Consolas" w:cs="Times New Roman"/>
              <w:color w:val="028009"/>
              <w:sz w:val="16"/>
              <w:szCs w:val="16"/>
              <w:lang w:eastAsia="tr-TR"/>
            </w:rPr>
          </w:rPrChange>
        </w:rPr>
        <w:t>%  %Karman-Tsien Rule</w:t>
      </w:r>
    </w:p>
    <w:p w14:paraId="561AB995" w14:textId="77777777" w:rsidR="00055BAF" w:rsidRPr="00852540" w:rsidRDefault="00055BAF" w:rsidP="00916D08">
      <w:pPr>
        <w:spacing w:after="0" w:line="360" w:lineRule="auto"/>
        <w:rPr>
          <w:rFonts w:ascii="Times New Roman" w:hAnsi="Times New Roman"/>
          <w:sz w:val="16"/>
          <w:rPrChange w:id="713" w:author="LENOVO" w:date="2022-05-05T16:28:00Z">
            <w:rPr>
              <w:rFonts w:ascii="Consolas" w:eastAsia="Times New Roman" w:hAnsi="Consolas" w:cs="Times New Roman"/>
              <w:sz w:val="16"/>
              <w:szCs w:val="16"/>
              <w:lang w:eastAsia="tr-TR"/>
            </w:rPr>
          </w:rPrChange>
        </w:rPr>
        <w:pPrChange w:id="714" w:author="LENOVO" w:date="2022-05-05T16:28:00Z">
          <w:pPr>
            <w:spacing w:after="0" w:line="240" w:lineRule="auto"/>
          </w:pPr>
        </w:pPrChange>
      </w:pPr>
      <w:r w:rsidRPr="00852540">
        <w:rPr>
          <w:rFonts w:ascii="Times New Roman" w:hAnsi="Times New Roman"/>
          <w:color w:val="028009"/>
          <w:sz w:val="16"/>
          <w:rPrChange w:id="715" w:author="LENOVO" w:date="2022-05-05T16:28:00Z">
            <w:rPr>
              <w:rFonts w:ascii="Consolas" w:eastAsia="Times New Roman" w:hAnsi="Consolas" w:cs="Times New Roman"/>
              <w:color w:val="028009"/>
              <w:sz w:val="16"/>
              <w:szCs w:val="16"/>
              <w:lang w:eastAsia="tr-TR"/>
            </w:rPr>
          </w:rPrChange>
        </w:rPr>
        <w:t>%   %Cd = C0/(sqrt(1-Mach^2)+(C0*Mach^2*(1+(0.2*Mach^2)))/(2*sqrt(1-Mach^2)));</w:t>
      </w:r>
    </w:p>
    <w:p w14:paraId="5A4E666A" w14:textId="77777777" w:rsidR="00055BAF" w:rsidRPr="00852540" w:rsidRDefault="00055BAF" w:rsidP="00916D08">
      <w:pPr>
        <w:spacing w:after="0" w:line="360" w:lineRule="auto"/>
        <w:rPr>
          <w:rFonts w:ascii="Times New Roman" w:hAnsi="Times New Roman"/>
          <w:sz w:val="16"/>
          <w:rPrChange w:id="716" w:author="LENOVO" w:date="2022-05-05T16:28:00Z">
            <w:rPr>
              <w:rFonts w:ascii="Consolas" w:eastAsia="Times New Roman" w:hAnsi="Consolas" w:cs="Times New Roman"/>
              <w:sz w:val="16"/>
              <w:szCs w:val="16"/>
              <w:lang w:eastAsia="tr-TR"/>
            </w:rPr>
          </w:rPrChange>
        </w:rPr>
        <w:pPrChange w:id="717" w:author="LENOVO" w:date="2022-05-05T16:28:00Z">
          <w:pPr>
            <w:spacing w:after="0" w:line="240" w:lineRule="auto"/>
          </w:pPr>
        </w:pPrChange>
      </w:pPr>
      <w:r w:rsidRPr="00852540">
        <w:rPr>
          <w:rFonts w:ascii="Times New Roman" w:hAnsi="Times New Roman"/>
          <w:color w:val="028009"/>
          <w:sz w:val="16"/>
          <w:rPrChange w:id="718" w:author="LENOVO" w:date="2022-05-05T16:28:00Z">
            <w:rPr>
              <w:rFonts w:ascii="Consolas" w:eastAsia="Times New Roman" w:hAnsi="Consolas" w:cs="Times New Roman"/>
              <w:color w:val="028009"/>
              <w:sz w:val="16"/>
              <w:szCs w:val="16"/>
              <w:lang w:eastAsia="tr-TR"/>
            </w:rPr>
          </w:rPrChange>
        </w:rPr>
        <w:t>%   % Laitone's Rule</w:t>
      </w:r>
    </w:p>
    <w:p w14:paraId="0CBBCFD2" w14:textId="77777777" w:rsidR="00055BAF" w:rsidRPr="00852540" w:rsidRDefault="00055BAF" w:rsidP="00916D08">
      <w:pPr>
        <w:spacing w:after="0" w:line="360" w:lineRule="auto"/>
        <w:rPr>
          <w:rFonts w:ascii="Times New Roman" w:hAnsi="Times New Roman"/>
          <w:sz w:val="16"/>
          <w:rPrChange w:id="719" w:author="LENOVO" w:date="2022-05-05T16:28:00Z">
            <w:rPr>
              <w:rFonts w:ascii="Consolas" w:eastAsia="Times New Roman" w:hAnsi="Consolas" w:cs="Times New Roman"/>
              <w:sz w:val="16"/>
              <w:szCs w:val="16"/>
              <w:lang w:eastAsia="tr-TR"/>
            </w:rPr>
          </w:rPrChange>
        </w:rPr>
        <w:pPrChange w:id="720" w:author="LENOVO" w:date="2022-05-05T16:28:00Z">
          <w:pPr>
            <w:spacing w:after="0" w:line="240" w:lineRule="auto"/>
          </w:pPr>
        </w:pPrChange>
      </w:pPr>
      <w:r w:rsidRPr="00852540">
        <w:rPr>
          <w:rFonts w:ascii="Times New Roman" w:hAnsi="Times New Roman"/>
          <w:color w:val="028009"/>
          <w:sz w:val="16"/>
          <w:rPrChange w:id="721" w:author="LENOVO" w:date="2022-05-05T16:28:00Z">
            <w:rPr>
              <w:rFonts w:ascii="Consolas" w:eastAsia="Times New Roman" w:hAnsi="Consolas" w:cs="Times New Roman"/>
              <w:color w:val="028009"/>
              <w:sz w:val="16"/>
              <w:szCs w:val="16"/>
              <w:lang w:eastAsia="tr-TR"/>
            </w:rPr>
          </w:rPrChange>
        </w:rPr>
        <w:t>%   elseif Mach == 1</w:t>
      </w:r>
    </w:p>
    <w:p w14:paraId="1C206091" w14:textId="77777777" w:rsidR="00055BAF" w:rsidRPr="00852540" w:rsidRDefault="00055BAF" w:rsidP="00916D08">
      <w:pPr>
        <w:spacing w:after="0" w:line="360" w:lineRule="auto"/>
        <w:rPr>
          <w:rFonts w:ascii="Times New Roman" w:hAnsi="Times New Roman"/>
          <w:sz w:val="16"/>
          <w:rPrChange w:id="722" w:author="LENOVO" w:date="2022-05-05T16:28:00Z">
            <w:rPr>
              <w:rFonts w:ascii="Consolas" w:eastAsia="Times New Roman" w:hAnsi="Consolas" w:cs="Times New Roman"/>
              <w:sz w:val="16"/>
              <w:szCs w:val="16"/>
              <w:lang w:eastAsia="tr-TR"/>
            </w:rPr>
          </w:rPrChange>
        </w:rPr>
        <w:pPrChange w:id="723" w:author="LENOVO" w:date="2022-05-05T16:28:00Z">
          <w:pPr>
            <w:spacing w:after="0" w:line="240" w:lineRule="auto"/>
          </w:pPr>
        </w:pPrChange>
      </w:pPr>
      <w:r w:rsidRPr="00852540">
        <w:rPr>
          <w:rFonts w:ascii="Times New Roman" w:hAnsi="Times New Roman"/>
          <w:color w:val="028009"/>
          <w:sz w:val="16"/>
          <w:rPrChange w:id="724" w:author="LENOVO" w:date="2022-05-05T16:28:00Z">
            <w:rPr>
              <w:rFonts w:ascii="Consolas" w:eastAsia="Times New Roman" w:hAnsi="Consolas" w:cs="Times New Roman"/>
              <w:color w:val="028009"/>
              <w:sz w:val="16"/>
              <w:szCs w:val="16"/>
              <w:lang w:eastAsia="tr-TR"/>
            </w:rPr>
          </w:rPrChange>
        </w:rPr>
        <w:t>%   Mach = 0.99999; % eliminate the singularity</w:t>
      </w:r>
    </w:p>
    <w:p w14:paraId="212553C6" w14:textId="77777777" w:rsidR="00055BAF" w:rsidRPr="00852540" w:rsidRDefault="00055BAF" w:rsidP="00916D08">
      <w:pPr>
        <w:spacing w:after="0" w:line="360" w:lineRule="auto"/>
        <w:rPr>
          <w:rFonts w:ascii="Times New Roman" w:hAnsi="Times New Roman"/>
          <w:sz w:val="16"/>
          <w:rPrChange w:id="725" w:author="LENOVO" w:date="2022-05-05T16:28:00Z">
            <w:rPr>
              <w:rFonts w:ascii="Consolas" w:eastAsia="Times New Roman" w:hAnsi="Consolas" w:cs="Times New Roman"/>
              <w:sz w:val="16"/>
              <w:szCs w:val="16"/>
              <w:lang w:eastAsia="tr-TR"/>
            </w:rPr>
          </w:rPrChange>
        </w:rPr>
        <w:pPrChange w:id="726" w:author="LENOVO" w:date="2022-05-05T16:28:00Z">
          <w:pPr>
            <w:spacing w:after="0" w:line="240" w:lineRule="auto"/>
          </w:pPr>
        </w:pPrChange>
      </w:pPr>
      <w:r w:rsidRPr="00852540">
        <w:rPr>
          <w:rFonts w:ascii="Times New Roman" w:hAnsi="Times New Roman"/>
          <w:color w:val="028009"/>
          <w:sz w:val="16"/>
          <w:rPrChange w:id="727" w:author="LENOVO" w:date="2022-05-05T16:28:00Z">
            <w:rPr>
              <w:rFonts w:ascii="Consolas" w:eastAsia="Times New Roman" w:hAnsi="Consolas" w:cs="Times New Roman"/>
              <w:color w:val="028009"/>
              <w:sz w:val="16"/>
              <w:szCs w:val="16"/>
              <w:lang w:eastAsia="tr-TR"/>
            </w:rPr>
          </w:rPrChange>
        </w:rPr>
        <w:t>%   Cd = C0/sqrt(1-Mach^2);</w:t>
      </w:r>
    </w:p>
    <w:p w14:paraId="300B9624" w14:textId="77777777" w:rsidR="00055BAF" w:rsidRPr="00852540" w:rsidRDefault="00055BAF" w:rsidP="00916D08">
      <w:pPr>
        <w:spacing w:after="0" w:line="360" w:lineRule="auto"/>
        <w:rPr>
          <w:rFonts w:ascii="Times New Roman" w:hAnsi="Times New Roman"/>
          <w:sz w:val="16"/>
          <w:rPrChange w:id="728" w:author="LENOVO" w:date="2022-05-05T16:28:00Z">
            <w:rPr>
              <w:rFonts w:ascii="Consolas" w:eastAsia="Times New Roman" w:hAnsi="Consolas" w:cs="Times New Roman"/>
              <w:sz w:val="16"/>
              <w:szCs w:val="16"/>
              <w:lang w:eastAsia="tr-TR"/>
            </w:rPr>
          </w:rPrChange>
        </w:rPr>
        <w:pPrChange w:id="729" w:author="LENOVO" w:date="2022-05-05T16:28:00Z">
          <w:pPr>
            <w:spacing w:after="0" w:line="240" w:lineRule="auto"/>
          </w:pPr>
        </w:pPrChange>
      </w:pPr>
      <w:r w:rsidRPr="00852540">
        <w:rPr>
          <w:rFonts w:ascii="Times New Roman" w:hAnsi="Times New Roman"/>
          <w:color w:val="028009"/>
          <w:sz w:val="16"/>
          <w:rPrChange w:id="730" w:author="LENOVO" w:date="2022-05-05T16:28:00Z">
            <w:rPr>
              <w:rFonts w:ascii="Consolas" w:eastAsia="Times New Roman" w:hAnsi="Consolas" w:cs="Times New Roman"/>
              <w:color w:val="028009"/>
              <w:sz w:val="16"/>
              <w:szCs w:val="16"/>
              <w:lang w:eastAsia="tr-TR"/>
            </w:rPr>
          </w:rPrChange>
        </w:rPr>
        <w:t>%   elseif Mach &gt; 1</w:t>
      </w:r>
    </w:p>
    <w:p w14:paraId="478BBA4B" w14:textId="77777777" w:rsidR="00055BAF" w:rsidRPr="00852540" w:rsidRDefault="00055BAF" w:rsidP="00916D08">
      <w:pPr>
        <w:spacing w:after="0" w:line="360" w:lineRule="auto"/>
        <w:rPr>
          <w:rFonts w:ascii="Times New Roman" w:hAnsi="Times New Roman"/>
          <w:sz w:val="16"/>
          <w:rPrChange w:id="731" w:author="LENOVO" w:date="2022-05-05T16:28:00Z">
            <w:rPr>
              <w:rFonts w:ascii="Consolas" w:eastAsia="Times New Roman" w:hAnsi="Consolas" w:cs="Times New Roman"/>
              <w:sz w:val="16"/>
              <w:szCs w:val="16"/>
              <w:lang w:eastAsia="tr-TR"/>
            </w:rPr>
          </w:rPrChange>
        </w:rPr>
        <w:pPrChange w:id="732" w:author="LENOVO" w:date="2022-05-05T16:28:00Z">
          <w:pPr>
            <w:spacing w:after="0" w:line="240" w:lineRule="auto"/>
          </w:pPr>
        </w:pPrChange>
      </w:pPr>
      <w:r w:rsidRPr="00852540">
        <w:rPr>
          <w:rFonts w:ascii="Times New Roman" w:hAnsi="Times New Roman"/>
          <w:color w:val="028009"/>
          <w:sz w:val="16"/>
          <w:rPrChange w:id="733" w:author="LENOVO" w:date="2022-05-05T16:28:00Z">
            <w:rPr>
              <w:rFonts w:ascii="Consolas" w:eastAsia="Times New Roman" w:hAnsi="Consolas" w:cs="Times New Roman"/>
              <w:color w:val="028009"/>
              <w:sz w:val="16"/>
              <w:szCs w:val="16"/>
              <w:lang w:eastAsia="tr-TR"/>
            </w:rPr>
          </w:rPrChange>
        </w:rPr>
        <w:t>%   Cd = C0/sqrt(Mach^2 - 1);</w:t>
      </w:r>
    </w:p>
    <w:p w14:paraId="5676B991" w14:textId="77777777" w:rsidR="00055BAF" w:rsidRPr="00852540" w:rsidRDefault="00055BAF" w:rsidP="00916D08">
      <w:pPr>
        <w:spacing w:after="0" w:line="360" w:lineRule="auto"/>
        <w:rPr>
          <w:rFonts w:ascii="Times New Roman" w:hAnsi="Times New Roman"/>
          <w:sz w:val="16"/>
          <w:rPrChange w:id="734" w:author="LENOVO" w:date="2022-05-05T16:28:00Z">
            <w:rPr>
              <w:rFonts w:ascii="Consolas" w:eastAsia="Times New Roman" w:hAnsi="Consolas" w:cs="Times New Roman"/>
              <w:sz w:val="16"/>
              <w:szCs w:val="16"/>
              <w:lang w:eastAsia="tr-TR"/>
            </w:rPr>
          </w:rPrChange>
        </w:rPr>
        <w:pPrChange w:id="735" w:author="LENOVO" w:date="2022-05-05T16:28:00Z">
          <w:pPr>
            <w:spacing w:after="0" w:line="240" w:lineRule="auto"/>
          </w:pPr>
        </w:pPrChange>
      </w:pPr>
      <w:r w:rsidRPr="00852540">
        <w:rPr>
          <w:rFonts w:ascii="Times New Roman" w:hAnsi="Times New Roman"/>
          <w:color w:val="028009"/>
          <w:sz w:val="16"/>
          <w:rPrChange w:id="736" w:author="LENOVO" w:date="2022-05-05T16:28:00Z">
            <w:rPr>
              <w:rFonts w:ascii="Consolas" w:eastAsia="Times New Roman" w:hAnsi="Consolas" w:cs="Times New Roman"/>
              <w:color w:val="028009"/>
              <w:sz w:val="16"/>
              <w:szCs w:val="16"/>
              <w:lang w:eastAsia="tr-TR"/>
            </w:rPr>
          </w:rPrChange>
        </w:rPr>
        <w:t>%   end</w:t>
      </w:r>
    </w:p>
    <w:p w14:paraId="23B9E637" w14:textId="77777777" w:rsidR="00055BAF" w:rsidRPr="00852540" w:rsidRDefault="00055BAF" w:rsidP="00916D08">
      <w:pPr>
        <w:spacing w:after="0" w:line="360" w:lineRule="auto"/>
        <w:rPr>
          <w:rFonts w:ascii="Times New Roman" w:hAnsi="Times New Roman"/>
          <w:sz w:val="16"/>
          <w:rPrChange w:id="737" w:author="LENOVO" w:date="2022-05-05T16:28:00Z">
            <w:rPr>
              <w:rFonts w:ascii="Consolas" w:eastAsia="Times New Roman" w:hAnsi="Consolas" w:cs="Times New Roman"/>
              <w:sz w:val="16"/>
              <w:szCs w:val="16"/>
              <w:lang w:eastAsia="tr-TR"/>
            </w:rPr>
          </w:rPrChange>
        </w:rPr>
        <w:pPrChange w:id="738" w:author="LENOVO" w:date="2022-05-05T16:28:00Z">
          <w:pPr>
            <w:spacing w:after="0" w:line="240" w:lineRule="auto"/>
          </w:pPr>
        </w:pPrChange>
      </w:pPr>
      <w:r w:rsidRPr="00852540">
        <w:rPr>
          <w:rFonts w:ascii="Times New Roman" w:hAnsi="Times New Roman"/>
          <w:sz w:val="16"/>
          <w:rPrChange w:id="739" w:author="LENOVO" w:date="2022-05-05T16:28:00Z">
            <w:rPr>
              <w:rFonts w:ascii="Consolas" w:eastAsia="Times New Roman" w:hAnsi="Consolas" w:cs="Times New Roman"/>
              <w:sz w:val="16"/>
              <w:szCs w:val="16"/>
              <w:lang w:eastAsia="tr-TR"/>
            </w:rPr>
          </w:rPrChange>
        </w:rPr>
        <w:t>difference_0=abs(z-0);</w:t>
      </w:r>
    </w:p>
    <w:p w14:paraId="2DC18D18" w14:textId="77777777" w:rsidR="00055BAF" w:rsidRPr="00852540" w:rsidRDefault="00055BAF" w:rsidP="00916D08">
      <w:pPr>
        <w:spacing w:after="0" w:line="360" w:lineRule="auto"/>
        <w:rPr>
          <w:rFonts w:ascii="Times New Roman" w:hAnsi="Times New Roman"/>
          <w:sz w:val="16"/>
          <w:rPrChange w:id="740" w:author="LENOVO" w:date="2022-05-05T16:28:00Z">
            <w:rPr>
              <w:rFonts w:ascii="Consolas" w:eastAsia="Times New Roman" w:hAnsi="Consolas" w:cs="Times New Roman"/>
              <w:sz w:val="16"/>
              <w:szCs w:val="16"/>
              <w:lang w:eastAsia="tr-TR"/>
            </w:rPr>
          </w:rPrChange>
        </w:rPr>
        <w:pPrChange w:id="741" w:author="LENOVO" w:date="2022-05-05T16:28:00Z">
          <w:pPr>
            <w:spacing w:after="0" w:line="240" w:lineRule="auto"/>
          </w:pPr>
        </w:pPrChange>
      </w:pPr>
      <w:r w:rsidRPr="00852540">
        <w:rPr>
          <w:rFonts w:ascii="Times New Roman" w:hAnsi="Times New Roman"/>
          <w:sz w:val="16"/>
          <w:rPrChange w:id="742" w:author="LENOVO" w:date="2022-05-05T16:28:00Z">
            <w:rPr>
              <w:rFonts w:ascii="Consolas" w:eastAsia="Times New Roman" w:hAnsi="Consolas" w:cs="Times New Roman"/>
              <w:sz w:val="16"/>
              <w:szCs w:val="16"/>
              <w:lang w:eastAsia="tr-TR"/>
            </w:rPr>
          </w:rPrChange>
        </w:rPr>
        <w:t>difference_3000=abs(z-3000);</w:t>
      </w:r>
    </w:p>
    <w:p w14:paraId="754EA5A3" w14:textId="77777777" w:rsidR="00055BAF" w:rsidRPr="00852540" w:rsidRDefault="00055BAF" w:rsidP="00916D08">
      <w:pPr>
        <w:spacing w:after="0" w:line="360" w:lineRule="auto"/>
        <w:rPr>
          <w:rFonts w:ascii="Times New Roman" w:hAnsi="Times New Roman"/>
          <w:sz w:val="16"/>
          <w:rPrChange w:id="743" w:author="LENOVO" w:date="2022-05-05T16:28:00Z">
            <w:rPr>
              <w:rFonts w:ascii="Consolas" w:eastAsia="Times New Roman" w:hAnsi="Consolas" w:cs="Times New Roman"/>
              <w:sz w:val="16"/>
              <w:szCs w:val="16"/>
              <w:lang w:eastAsia="tr-TR"/>
            </w:rPr>
          </w:rPrChange>
        </w:rPr>
        <w:pPrChange w:id="744" w:author="LENOVO" w:date="2022-05-05T16:28:00Z">
          <w:pPr>
            <w:spacing w:after="0" w:line="240" w:lineRule="auto"/>
          </w:pPr>
        </w:pPrChange>
      </w:pPr>
      <w:r w:rsidRPr="00852540">
        <w:rPr>
          <w:rFonts w:ascii="Times New Roman" w:hAnsi="Times New Roman"/>
          <w:sz w:val="16"/>
          <w:rPrChange w:id="745" w:author="LENOVO" w:date="2022-05-05T16:28:00Z">
            <w:rPr>
              <w:rFonts w:ascii="Consolas" w:eastAsia="Times New Roman" w:hAnsi="Consolas" w:cs="Times New Roman"/>
              <w:sz w:val="16"/>
              <w:szCs w:val="16"/>
              <w:lang w:eastAsia="tr-TR"/>
            </w:rPr>
          </w:rPrChange>
        </w:rPr>
        <w:t>difference_6000=abs(z-6000);</w:t>
      </w:r>
    </w:p>
    <w:p w14:paraId="653548D6" w14:textId="77777777" w:rsidR="00055BAF" w:rsidRPr="00852540" w:rsidRDefault="00055BAF" w:rsidP="00916D08">
      <w:pPr>
        <w:spacing w:after="0" w:line="360" w:lineRule="auto"/>
        <w:rPr>
          <w:rFonts w:ascii="Times New Roman" w:hAnsi="Times New Roman"/>
          <w:sz w:val="16"/>
          <w:rPrChange w:id="746" w:author="LENOVO" w:date="2022-05-05T16:28:00Z">
            <w:rPr>
              <w:rFonts w:ascii="Consolas" w:eastAsia="Times New Roman" w:hAnsi="Consolas" w:cs="Times New Roman"/>
              <w:sz w:val="16"/>
              <w:szCs w:val="16"/>
              <w:lang w:eastAsia="tr-TR"/>
            </w:rPr>
          </w:rPrChange>
        </w:rPr>
        <w:pPrChange w:id="747" w:author="LENOVO" w:date="2022-05-05T16:28:00Z">
          <w:pPr>
            <w:spacing w:after="0" w:line="240" w:lineRule="auto"/>
          </w:pPr>
        </w:pPrChange>
      </w:pPr>
      <w:r w:rsidRPr="00852540">
        <w:rPr>
          <w:rFonts w:ascii="Times New Roman" w:hAnsi="Times New Roman"/>
          <w:sz w:val="16"/>
          <w:rPrChange w:id="748" w:author="LENOVO" w:date="2022-05-05T16:28:00Z">
            <w:rPr>
              <w:rFonts w:ascii="Consolas" w:eastAsia="Times New Roman" w:hAnsi="Consolas" w:cs="Times New Roman"/>
              <w:sz w:val="16"/>
              <w:szCs w:val="16"/>
              <w:lang w:eastAsia="tr-TR"/>
            </w:rPr>
          </w:rPrChange>
        </w:rPr>
        <w:t>difference_12000=abs(z-12000);</w:t>
      </w:r>
    </w:p>
    <w:p w14:paraId="483825DD" w14:textId="77777777" w:rsidR="00055BAF" w:rsidRPr="00852540" w:rsidRDefault="00055BAF" w:rsidP="00916D08">
      <w:pPr>
        <w:spacing w:after="0" w:line="360" w:lineRule="auto"/>
        <w:rPr>
          <w:rFonts w:ascii="Times New Roman" w:hAnsi="Times New Roman"/>
          <w:sz w:val="16"/>
          <w:rPrChange w:id="749" w:author="LENOVO" w:date="2022-05-05T16:28:00Z">
            <w:rPr>
              <w:rFonts w:ascii="Consolas" w:eastAsia="Times New Roman" w:hAnsi="Consolas" w:cs="Times New Roman"/>
              <w:sz w:val="16"/>
              <w:szCs w:val="16"/>
              <w:lang w:eastAsia="tr-TR"/>
            </w:rPr>
          </w:rPrChange>
        </w:rPr>
        <w:pPrChange w:id="750" w:author="LENOVO" w:date="2022-05-05T16:28:00Z">
          <w:pPr>
            <w:spacing w:after="0" w:line="240" w:lineRule="auto"/>
          </w:pPr>
        </w:pPrChange>
      </w:pPr>
      <w:r w:rsidRPr="00852540">
        <w:rPr>
          <w:rFonts w:ascii="Times New Roman" w:hAnsi="Times New Roman"/>
          <w:sz w:val="16"/>
          <w:rPrChange w:id="751" w:author="LENOVO" w:date="2022-05-05T16:28:00Z">
            <w:rPr>
              <w:rFonts w:ascii="Consolas" w:eastAsia="Times New Roman" w:hAnsi="Consolas" w:cs="Times New Roman"/>
              <w:sz w:val="16"/>
              <w:szCs w:val="16"/>
              <w:lang w:eastAsia="tr-TR"/>
            </w:rPr>
          </w:rPrChange>
        </w:rPr>
        <w:t>difference_all=[difference_0 difference_3000 difference_6000 difference_12000];</w:t>
      </w:r>
    </w:p>
    <w:p w14:paraId="2D116D3F" w14:textId="77777777" w:rsidR="00055BAF" w:rsidRPr="00852540" w:rsidRDefault="00055BAF" w:rsidP="00916D08">
      <w:pPr>
        <w:spacing w:after="0" w:line="360" w:lineRule="auto"/>
        <w:rPr>
          <w:rFonts w:ascii="Times New Roman" w:hAnsi="Times New Roman"/>
          <w:sz w:val="16"/>
          <w:rPrChange w:id="752" w:author="LENOVO" w:date="2022-05-05T16:28:00Z">
            <w:rPr>
              <w:rFonts w:ascii="Consolas" w:eastAsia="Times New Roman" w:hAnsi="Consolas" w:cs="Times New Roman"/>
              <w:sz w:val="16"/>
              <w:szCs w:val="16"/>
              <w:lang w:eastAsia="tr-TR"/>
            </w:rPr>
          </w:rPrChange>
        </w:rPr>
        <w:pPrChange w:id="753" w:author="LENOVO" w:date="2022-05-05T16:28:00Z">
          <w:pPr>
            <w:spacing w:after="0" w:line="240" w:lineRule="auto"/>
          </w:pPr>
        </w:pPrChange>
      </w:pPr>
      <w:r w:rsidRPr="00852540">
        <w:rPr>
          <w:rFonts w:ascii="Times New Roman" w:hAnsi="Times New Roman"/>
          <w:sz w:val="16"/>
          <w:rPrChange w:id="754" w:author="LENOVO" w:date="2022-05-05T16:28:00Z">
            <w:rPr>
              <w:rFonts w:ascii="Consolas" w:eastAsia="Times New Roman" w:hAnsi="Consolas" w:cs="Times New Roman"/>
              <w:sz w:val="16"/>
              <w:szCs w:val="16"/>
              <w:lang w:eastAsia="tr-TR"/>
            </w:rPr>
          </w:rPrChange>
        </w:rPr>
        <w:t>siralama=sort(difference_all);</w:t>
      </w:r>
    </w:p>
    <w:p w14:paraId="1098DB30" w14:textId="77777777" w:rsidR="00055BAF" w:rsidRPr="00852540" w:rsidRDefault="00055BAF" w:rsidP="00916D08">
      <w:pPr>
        <w:spacing w:after="0" w:line="360" w:lineRule="auto"/>
        <w:rPr>
          <w:rFonts w:ascii="Times New Roman" w:hAnsi="Times New Roman"/>
          <w:sz w:val="16"/>
          <w:rPrChange w:id="755" w:author="LENOVO" w:date="2022-05-05T16:28:00Z">
            <w:rPr>
              <w:rFonts w:ascii="Consolas" w:eastAsia="Times New Roman" w:hAnsi="Consolas" w:cs="Times New Roman"/>
              <w:sz w:val="16"/>
              <w:szCs w:val="16"/>
              <w:lang w:eastAsia="tr-TR"/>
            </w:rPr>
          </w:rPrChange>
        </w:rPr>
        <w:pPrChange w:id="756" w:author="LENOVO" w:date="2022-05-05T16:28:00Z">
          <w:pPr>
            <w:spacing w:after="0" w:line="240" w:lineRule="auto"/>
          </w:pPr>
        </w:pPrChange>
      </w:pPr>
      <w:r w:rsidRPr="00852540">
        <w:rPr>
          <w:rFonts w:ascii="Times New Roman" w:hAnsi="Times New Roman"/>
          <w:color w:val="0E00FF"/>
          <w:sz w:val="16"/>
          <w:rPrChange w:id="757"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758" w:author="LENOVO" w:date="2022-05-05T16:28:00Z">
            <w:rPr>
              <w:rFonts w:ascii="Consolas" w:eastAsia="Times New Roman" w:hAnsi="Consolas" w:cs="Times New Roman"/>
              <w:sz w:val="16"/>
              <w:szCs w:val="16"/>
              <w:lang w:eastAsia="tr-TR"/>
            </w:rPr>
          </w:rPrChange>
        </w:rPr>
        <w:t>siralama(1)==difference_0</w:t>
      </w:r>
    </w:p>
    <w:p w14:paraId="531D76FC" w14:textId="77777777" w:rsidR="00055BAF" w:rsidRPr="00852540" w:rsidRDefault="00055BAF" w:rsidP="00916D08">
      <w:pPr>
        <w:spacing w:after="0" w:line="360" w:lineRule="auto"/>
        <w:rPr>
          <w:rFonts w:ascii="Times New Roman" w:hAnsi="Times New Roman"/>
          <w:sz w:val="16"/>
          <w:rPrChange w:id="759" w:author="LENOVO" w:date="2022-05-05T16:28:00Z">
            <w:rPr>
              <w:rFonts w:ascii="Consolas" w:eastAsia="Times New Roman" w:hAnsi="Consolas" w:cs="Times New Roman"/>
              <w:sz w:val="16"/>
              <w:szCs w:val="16"/>
              <w:lang w:eastAsia="tr-TR"/>
            </w:rPr>
          </w:rPrChange>
        </w:rPr>
        <w:pPrChange w:id="760" w:author="LENOVO" w:date="2022-05-05T16:28:00Z">
          <w:pPr>
            <w:spacing w:after="0" w:line="240" w:lineRule="auto"/>
          </w:pPr>
        </w:pPrChange>
      </w:pPr>
      <w:r w:rsidRPr="00852540">
        <w:rPr>
          <w:rFonts w:ascii="Times New Roman" w:hAnsi="Times New Roman"/>
          <w:sz w:val="16"/>
          <w:rPrChange w:id="761" w:author="LENOVO" w:date="2022-05-05T16:28:00Z">
            <w:rPr>
              <w:rFonts w:ascii="Consolas" w:eastAsia="Times New Roman" w:hAnsi="Consolas" w:cs="Times New Roman"/>
              <w:sz w:val="16"/>
              <w:szCs w:val="16"/>
              <w:lang w:eastAsia="tr-TR"/>
            </w:rPr>
          </w:rPrChange>
        </w:rPr>
        <w:t xml:space="preserve"> new_cd=spline(cd_0(:,2),cd_0(:,1),Mach);</w:t>
      </w:r>
    </w:p>
    <w:p w14:paraId="2C6A8461" w14:textId="77777777" w:rsidR="00055BAF" w:rsidRPr="00852540" w:rsidRDefault="00055BAF" w:rsidP="00916D08">
      <w:pPr>
        <w:spacing w:after="0" w:line="360" w:lineRule="auto"/>
        <w:rPr>
          <w:rFonts w:ascii="Times New Roman" w:hAnsi="Times New Roman"/>
          <w:sz w:val="16"/>
          <w:rPrChange w:id="762" w:author="LENOVO" w:date="2022-05-05T16:28:00Z">
            <w:rPr>
              <w:rFonts w:ascii="Consolas" w:eastAsia="Times New Roman" w:hAnsi="Consolas" w:cs="Times New Roman"/>
              <w:sz w:val="16"/>
              <w:szCs w:val="16"/>
              <w:lang w:eastAsia="tr-TR"/>
            </w:rPr>
          </w:rPrChange>
        </w:rPr>
        <w:pPrChange w:id="763" w:author="LENOVO" w:date="2022-05-05T16:28:00Z">
          <w:pPr>
            <w:spacing w:after="0" w:line="240" w:lineRule="auto"/>
          </w:pPr>
        </w:pPrChange>
      </w:pPr>
      <w:r w:rsidRPr="00852540">
        <w:rPr>
          <w:rFonts w:ascii="Times New Roman" w:hAnsi="Times New Roman"/>
          <w:color w:val="0E00FF"/>
          <w:sz w:val="16"/>
          <w:rPrChange w:id="764"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765" w:author="LENOVO" w:date="2022-05-05T16:28:00Z">
            <w:rPr>
              <w:rFonts w:ascii="Consolas" w:eastAsia="Times New Roman" w:hAnsi="Consolas" w:cs="Times New Roman"/>
              <w:sz w:val="16"/>
              <w:szCs w:val="16"/>
              <w:lang w:eastAsia="tr-TR"/>
            </w:rPr>
          </w:rPrChange>
        </w:rPr>
        <w:t>siralama(1)==difference_3000</w:t>
      </w:r>
    </w:p>
    <w:p w14:paraId="0D65471F" w14:textId="77777777" w:rsidR="00055BAF" w:rsidRPr="00852540" w:rsidRDefault="00055BAF" w:rsidP="00916D08">
      <w:pPr>
        <w:spacing w:after="0" w:line="360" w:lineRule="auto"/>
        <w:rPr>
          <w:rFonts w:ascii="Times New Roman" w:hAnsi="Times New Roman"/>
          <w:sz w:val="16"/>
          <w:rPrChange w:id="766" w:author="LENOVO" w:date="2022-05-05T16:28:00Z">
            <w:rPr>
              <w:rFonts w:ascii="Consolas" w:eastAsia="Times New Roman" w:hAnsi="Consolas" w:cs="Times New Roman"/>
              <w:sz w:val="16"/>
              <w:szCs w:val="16"/>
              <w:lang w:eastAsia="tr-TR"/>
            </w:rPr>
          </w:rPrChange>
        </w:rPr>
        <w:pPrChange w:id="767" w:author="LENOVO" w:date="2022-05-05T16:28:00Z">
          <w:pPr>
            <w:spacing w:after="0" w:line="240" w:lineRule="auto"/>
          </w:pPr>
        </w:pPrChange>
      </w:pPr>
      <w:r w:rsidRPr="00852540">
        <w:rPr>
          <w:rFonts w:ascii="Times New Roman" w:hAnsi="Times New Roman"/>
          <w:sz w:val="16"/>
          <w:rPrChange w:id="768" w:author="LENOVO" w:date="2022-05-05T16:28:00Z">
            <w:rPr>
              <w:rFonts w:ascii="Consolas" w:eastAsia="Times New Roman" w:hAnsi="Consolas" w:cs="Times New Roman"/>
              <w:sz w:val="16"/>
              <w:szCs w:val="16"/>
              <w:lang w:eastAsia="tr-TR"/>
            </w:rPr>
          </w:rPrChange>
        </w:rPr>
        <w:t xml:space="preserve"> new_cd=spline(cd_3000(:,2),cd_3000(:,1),Mach);</w:t>
      </w:r>
    </w:p>
    <w:p w14:paraId="0166277D" w14:textId="77777777" w:rsidR="00055BAF" w:rsidRPr="00852540" w:rsidRDefault="00055BAF" w:rsidP="00916D08">
      <w:pPr>
        <w:spacing w:after="0" w:line="360" w:lineRule="auto"/>
        <w:rPr>
          <w:rFonts w:ascii="Times New Roman" w:hAnsi="Times New Roman"/>
          <w:sz w:val="16"/>
          <w:rPrChange w:id="769" w:author="LENOVO" w:date="2022-05-05T16:28:00Z">
            <w:rPr>
              <w:rFonts w:ascii="Consolas" w:eastAsia="Times New Roman" w:hAnsi="Consolas" w:cs="Times New Roman"/>
              <w:sz w:val="16"/>
              <w:szCs w:val="16"/>
              <w:lang w:eastAsia="tr-TR"/>
            </w:rPr>
          </w:rPrChange>
        </w:rPr>
        <w:pPrChange w:id="770" w:author="LENOVO" w:date="2022-05-05T16:28:00Z">
          <w:pPr>
            <w:spacing w:after="0" w:line="240" w:lineRule="auto"/>
          </w:pPr>
        </w:pPrChange>
      </w:pPr>
      <w:r w:rsidRPr="00852540">
        <w:rPr>
          <w:rFonts w:ascii="Times New Roman" w:hAnsi="Times New Roman"/>
          <w:color w:val="0E00FF"/>
          <w:sz w:val="16"/>
          <w:rPrChange w:id="771"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772" w:author="LENOVO" w:date="2022-05-05T16:28:00Z">
            <w:rPr>
              <w:rFonts w:ascii="Consolas" w:eastAsia="Times New Roman" w:hAnsi="Consolas" w:cs="Times New Roman"/>
              <w:sz w:val="16"/>
              <w:szCs w:val="16"/>
              <w:lang w:eastAsia="tr-TR"/>
            </w:rPr>
          </w:rPrChange>
        </w:rPr>
        <w:t>siralama(1)==difference_6000</w:t>
      </w:r>
    </w:p>
    <w:p w14:paraId="470594DE" w14:textId="77777777" w:rsidR="00055BAF" w:rsidRPr="00852540" w:rsidRDefault="00055BAF" w:rsidP="00916D08">
      <w:pPr>
        <w:spacing w:after="0" w:line="360" w:lineRule="auto"/>
        <w:rPr>
          <w:rFonts w:ascii="Times New Roman" w:hAnsi="Times New Roman"/>
          <w:sz w:val="16"/>
          <w:rPrChange w:id="773" w:author="LENOVO" w:date="2022-05-05T16:28:00Z">
            <w:rPr>
              <w:rFonts w:ascii="Consolas" w:eastAsia="Times New Roman" w:hAnsi="Consolas" w:cs="Times New Roman"/>
              <w:sz w:val="16"/>
              <w:szCs w:val="16"/>
              <w:lang w:eastAsia="tr-TR"/>
            </w:rPr>
          </w:rPrChange>
        </w:rPr>
        <w:pPrChange w:id="774" w:author="LENOVO" w:date="2022-05-05T16:28:00Z">
          <w:pPr>
            <w:spacing w:after="0" w:line="240" w:lineRule="auto"/>
          </w:pPr>
        </w:pPrChange>
      </w:pPr>
      <w:r w:rsidRPr="00852540">
        <w:rPr>
          <w:rFonts w:ascii="Times New Roman" w:hAnsi="Times New Roman"/>
          <w:sz w:val="16"/>
          <w:rPrChange w:id="775" w:author="LENOVO" w:date="2022-05-05T16:28:00Z">
            <w:rPr>
              <w:rFonts w:ascii="Consolas" w:eastAsia="Times New Roman" w:hAnsi="Consolas" w:cs="Times New Roman"/>
              <w:sz w:val="16"/>
              <w:szCs w:val="16"/>
              <w:lang w:eastAsia="tr-TR"/>
            </w:rPr>
          </w:rPrChange>
        </w:rPr>
        <w:t xml:space="preserve"> new_cd=spline(cd_6000(:,2),cd_6000(:,1),Mach);</w:t>
      </w:r>
    </w:p>
    <w:p w14:paraId="3C2CD3CE" w14:textId="77777777" w:rsidR="00055BAF" w:rsidRPr="00852540" w:rsidRDefault="00055BAF" w:rsidP="00916D08">
      <w:pPr>
        <w:spacing w:after="0" w:line="360" w:lineRule="auto"/>
        <w:rPr>
          <w:rFonts w:ascii="Times New Roman" w:hAnsi="Times New Roman"/>
          <w:sz w:val="16"/>
          <w:rPrChange w:id="776" w:author="LENOVO" w:date="2022-05-05T16:28:00Z">
            <w:rPr>
              <w:rFonts w:ascii="Consolas" w:eastAsia="Times New Roman" w:hAnsi="Consolas" w:cs="Times New Roman"/>
              <w:sz w:val="16"/>
              <w:szCs w:val="16"/>
              <w:lang w:eastAsia="tr-TR"/>
            </w:rPr>
          </w:rPrChange>
        </w:rPr>
        <w:pPrChange w:id="777" w:author="LENOVO" w:date="2022-05-05T16:28:00Z">
          <w:pPr>
            <w:spacing w:after="0" w:line="240" w:lineRule="auto"/>
          </w:pPr>
        </w:pPrChange>
      </w:pPr>
      <w:r w:rsidRPr="00852540">
        <w:rPr>
          <w:rFonts w:ascii="Times New Roman" w:hAnsi="Times New Roman"/>
          <w:color w:val="0E00FF"/>
          <w:sz w:val="16"/>
          <w:rPrChange w:id="778"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779" w:author="LENOVO" w:date="2022-05-05T16:28:00Z">
            <w:rPr>
              <w:rFonts w:ascii="Consolas" w:eastAsia="Times New Roman" w:hAnsi="Consolas" w:cs="Times New Roman"/>
              <w:sz w:val="16"/>
              <w:szCs w:val="16"/>
              <w:lang w:eastAsia="tr-TR"/>
            </w:rPr>
          </w:rPrChange>
        </w:rPr>
        <w:t>siralama(1)==difference_12000</w:t>
      </w:r>
    </w:p>
    <w:p w14:paraId="1EC64BE5" w14:textId="77777777" w:rsidR="00055BAF" w:rsidRPr="00852540" w:rsidRDefault="00055BAF" w:rsidP="00916D08">
      <w:pPr>
        <w:spacing w:after="0" w:line="360" w:lineRule="auto"/>
        <w:rPr>
          <w:rFonts w:ascii="Times New Roman" w:hAnsi="Times New Roman"/>
          <w:sz w:val="16"/>
          <w:rPrChange w:id="780" w:author="LENOVO" w:date="2022-05-05T16:28:00Z">
            <w:rPr>
              <w:rFonts w:ascii="Consolas" w:eastAsia="Times New Roman" w:hAnsi="Consolas" w:cs="Times New Roman"/>
              <w:sz w:val="16"/>
              <w:szCs w:val="16"/>
              <w:lang w:eastAsia="tr-TR"/>
            </w:rPr>
          </w:rPrChange>
        </w:rPr>
        <w:pPrChange w:id="781" w:author="LENOVO" w:date="2022-05-05T16:28:00Z">
          <w:pPr>
            <w:spacing w:after="0" w:line="240" w:lineRule="auto"/>
          </w:pPr>
        </w:pPrChange>
      </w:pPr>
      <w:r w:rsidRPr="00852540">
        <w:rPr>
          <w:rFonts w:ascii="Times New Roman" w:hAnsi="Times New Roman"/>
          <w:sz w:val="16"/>
          <w:rPrChange w:id="782" w:author="LENOVO" w:date="2022-05-05T16:28:00Z">
            <w:rPr>
              <w:rFonts w:ascii="Consolas" w:eastAsia="Times New Roman" w:hAnsi="Consolas" w:cs="Times New Roman"/>
              <w:sz w:val="16"/>
              <w:szCs w:val="16"/>
              <w:lang w:eastAsia="tr-TR"/>
            </w:rPr>
          </w:rPrChange>
        </w:rPr>
        <w:t xml:space="preserve"> new_cd=spline(cd_12000(:,2),cd_12000(:,1),Mach);</w:t>
      </w:r>
    </w:p>
    <w:p w14:paraId="385A63AA" w14:textId="77777777" w:rsidR="00055BAF" w:rsidRPr="00852540" w:rsidRDefault="00055BAF" w:rsidP="00916D08">
      <w:pPr>
        <w:spacing w:after="0" w:line="360" w:lineRule="auto"/>
        <w:rPr>
          <w:rFonts w:ascii="Times New Roman" w:hAnsi="Times New Roman"/>
          <w:sz w:val="16"/>
          <w:rPrChange w:id="783" w:author="LENOVO" w:date="2022-05-05T16:28:00Z">
            <w:rPr>
              <w:rFonts w:ascii="Consolas" w:eastAsia="Times New Roman" w:hAnsi="Consolas" w:cs="Times New Roman"/>
              <w:sz w:val="16"/>
              <w:szCs w:val="16"/>
              <w:lang w:eastAsia="tr-TR"/>
            </w:rPr>
          </w:rPrChange>
        </w:rPr>
        <w:pPrChange w:id="784" w:author="LENOVO" w:date="2022-05-05T16:28:00Z">
          <w:pPr>
            <w:spacing w:after="0" w:line="240" w:lineRule="auto"/>
          </w:pPr>
        </w:pPrChange>
      </w:pPr>
      <w:r w:rsidRPr="00852540">
        <w:rPr>
          <w:rFonts w:ascii="Times New Roman" w:hAnsi="Times New Roman"/>
          <w:color w:val="0E00FF"/>
          <w:sz w:val="16"/>
          <w:rPrChange w:id="785" w:author="LENOVO" w:date="2022-05-05T16:28:00Z">
            <w:rPr>
              <w:rFonts w:ascii="Consolas" w:eastAsia="Times New Roman" w:hAnsi="Consolas" w:cs="Times New Roman"/>
              <w:color w:val="0E00FF"/>
              <w:sz w:val="16"/>
              <w:szCs w:val="16"/>
              <w:lang w:eastAsia="tr-TR"/>
            </w:rPr>
          </w:rPrChange>
        </w:rPr>
        <w:t>end</w:t>
      </w:r>
    </w:p>
    <w:p w14:paraId="7EAE3191" w14:textId="77777777" w:rsidR="00055BAF" w:rsidRPr="00852540" w:rsidRDefault="00055BAF" w:rsidP="00916D08">
      <w:pPr>
        <w:spacing w:after="0" w:line="360" w:lineRule="auto"/>
        <w:rPr>
          <w:rFonts w:ascii="Times New Roman" w:hAnsi="Times New Roman"/>
          <w:sz w:val="16"/>
          <w:rPrChange w:id="786" w:author="LENOVO" w:date="2022-05-05T16:28:00Z">
            <w:rPr>
              <w:rFonts w:ascii="Consolas" w:eastAsia="Times New Roman" w:hAnsi="Consolas" w:cs="Times New Roman"/>
              <w:sz w:val="16"/>
              <w:szCs w:val="16"/>
              <w:lang w:eastAsia="tr-TR"/>
            </w:rPr>
          </w:rPrChange>
        </w:rPr>
        <w:pPrChange w:id="787" w:author="LENOVO" w:date="2022-05-05T16:28:00Z">
          <w:pPr>
            <w:spacing w:after="0" w:line="240" w:lineRule="auto"/>
          </w:pPr>
        </w:pPrChange>
      </w:pPr>
      <w:r w:rsidRPr="00852540">
        <w:rPr>
          <w:rFonts w:ascii="Times New Roman" w:hAnsi="Times New Roman"/>
          <w:sz w:val="16"/>
          <w:rPrChange w:id="788" w:author="LENOVO" w:date="2022-05-05T16:28:00Z">
            <w:rPr>
              <w:rFonts w:ascii="Consolas" w:eastAsia="Times New Roman" w:hAnsi="Consolas" w:cs="Times New Roman"/>
              <w:sz w:val="16"/>
              <w:szCs w:val="16"/>
              <w:lang w:eastAsia="tr-TR"/>
            </w:rPr>
          </w:rPrChange>
        </w:rPr>
        <w:t>Cd=new_cd;</w:t>
      </w:r>
    </w:p>
    <w:p w14:paraId="7BB08C72" w14:textId="77777777" w:rsidR="00055BAF" w:rsidRPr="00852540" w:rsidRDefault="00055BAF" w:rsidP="00916D08">
      <w:pPr>
        <w:spacing w:after="0" w:line="360" w:lineRule="auto"/>
        <w:rPr>
          <w:rFonts w:ascii="Times New Roman" w:hAnsi="Times New Roman"/>
          <w:sz w:val="16"/>
          <w:rPrChange w:id="789" w:author="LENOVO" w:date="2022-05-05T16:28:00Z">
            <w:rPr>
              <w:rFonts w:ascii="Consolas" w:eastAsia="Times New Roman" w:hAnsi="Consolas" w:cs="Times New Roman"/>
              <w:sz w:val="16"/>
              <w:szCs w:val="16"/>
              <w:lang w:eastAsia="tr-TR"/>
            </w:rPr>
          </w:rPrChange>
        </w:rPr>
        <w:pPrChange w:id="790" w:author="LENOVO" w:date="2022-05-05T16:28:00Z">
          <w:pPr>
            <w:spacing w:after="0" w:line="240" w:lineRule="auto"/>
          </w:pPr>
        </w:pPrChange>
      </w:pPr>
    </w:p>
    <w:p w14:paraId="3F08EC86" w14:textId="77777777" w:rsidR="00055BAF" w:rsidRPr="00852540" w:rsidRDefault="00055BAF" w:rsidP="00916D08">
      <w:pPr>
        <w:spacing w:after="0" w:line="360" w:lineRule="auto"/>
        <w:rPr>
          <w:rFonts w:ascii="Times New Roman" w:hAnsi="Times New Roman"/>
          <w:sz w:val="16"/>
          <w:rPrChange w:id="791" w:author="LENOVO" w:date="2022-05-05T16:28:00Z">
            <w:rPr>
              <w:rFonts w:ascii="Consolas" w:eastAsia="Times New Roman" w:hAnsi="Consolas" w:cs="Times New Roman"/>
              <w:sz w:val="16"/>
              <w:szCs w:val="16"/>
              <w:lang w:eastAsia="tr-TR"/>
            </w:rPr>
          </w:rPrChange>
        </w:rPr>
        <w:pPrChange w:id="792" w:author="LENOVO" w:date="2022-05-05T16:28:00Z">
          <w:pPr>
            <w:spacing w:after="0" w:line="240" w:lineRule="auto"/>
          </w:pPr>
        </w:pPrChange>
      </w:pPr>
    </w:p>
    <w:p w14:paraId="546694F0" w14:textId="77777777" w:rsidR="00055BAF" w:rsidRPr="00852540" w:rsidRDefault="00055BAF" w:rsidP="00916D08">
      <w:pPr>
        <w:spacing w:after="0" w:line="360" w:lineRule="auto"/>
        <w:rPr>
          <w:rFonts w:ascii="Times New Roman" w:hAnsi="Times New Roman"/>
          <w:sz w:val="16"/>
          <w:rPrChange w:id="793" w:author="LENOVO" w:date="2022-05-05T16:28:00Z">
            <w:rPr>
              <w:rFonts w:ascii="Consolas" w:eastAsia="Times New Roman" w:hAnsi="Consolas" w:cs="Times New Roman"/>
              <w:sz w:val="16"/>
              <w:szCs w:val="16"/>
              <w:lang w:eastAsia="tr-TR"/>
            </w:rPr>
          </w:rPrChange>
        </w:rPr>
        <w:pPrChange w:id="794" w:author="LENOVO" w:date="2022-05-05T16:28:00Z">
          <w:pPr>
            <w:spacing w:after="0" w:line="240" w:lineRule="auto"/>
          </w:pPr>
        </w:pPrChange>
      </w:pPr>
      <w:r w:rsidRPr="00852540">
        <w:rPr>
          <w:rFonts w:ascii="Times New Roman" w:hAnsi="Times New Roman"/>
          <w:color w:val="028009"/>
          <w:sz w:val="16"/>
          <w:rPrChange w:id="795" w:author="LENOVO" w:date="2022-05-05T16:28:00Z">
            <w:rPr>
              <w:rFonts w:ascii="Consolas" w:eastAsia="Times New Roman" w:hAnsi="Consolas" w:cs="Times New Roman"/>
              <w:color w:val="028009"/>
              <w:sz w:val="16"/>
              <w:szCs w:val="16"/>
              <w:lang w:eastAsia="tr-TR"/>
            </w:rPr>
          </w:rPrChange>
        </w:rPr>
        <w:t>%%</w:t>
      </w:r>
    </w:p>
    <w:p w14:paraId="7E6CA73B" w14:textId="77777777" w:rsidR="00055BAF" w:rsidRPr="00852540" w:rsidRDefault="00055BAF" w:rsidP="00916D08">
      <w:pPr>
        <w:spacing w:after="0" w:line="360" w:lineRule="auto"/>
        <w:rPr>
          <w:rFonts w:ascii="Times New Roman" w:hAnsi="Times New Roman"/>
          <w:sz w:val="16"/>
          <w:rPrChange w:id="796" w:author="LENOVO" w:date="2022-05-05T16:28:00Z">
            <w:rPr>
              <w:rFonts w:ascii="Consolas" w:eastAsia="Times New Roman" w:hAnsi="Consolas" w:cs="Times New Roman"/>
              <w:sz w:val="16"/>
              <w:szCs w:val="16"/>
              <w:lang w:eastAsia="tr-TR"/>
            </w:rPr>
          </w:rPrChange>
        </w:rPr>
        <w:pPrChange w:id="797" w:author="LENOVO" w:date="2022-05-05T16:28:00Z">
          <w:pPr>
            <w:spacing w:after="0" w:line="240" w:lineRule="auto"/>
          </w:pPr>
        </w:pPrChange>
      </w:pPr>
      <w:r w:rsidRPr="00852540">
        <w:rPr>
          <w:rFonts w:ascii="Times New Roman" w:hAnsi="Times New Roman"/>
          <w:sz w:val="16"/>
          <w:rPrChange w:id="798" w:author="LENOVO" w:date="2022-05-05T16:28:00Z">
            <w:rPr>
              <w:rFonts w:ascii="Consolas" w:eastAsia="Times New Roman" w:hAnsi="Consolas" w:cs="Times New Roman"/>
              <w:sz w:val="16"/>
              <w:szCs w:val="16"/>
              <w:lang w:eastAsia="tr-TR"/>
            </w:rPr>
          </w:rPrChange>
        </w:rPr>
        <w:t xml:space="preserve">        thrust = FT/m;</w:t>
      </w:r>
    </w:p>
    <w:p w14:paraId="29587FCA" w14:textId="77777777" w:rsidR="00055BAF" w:rsidRPr="00852540" w:rsidRDefault="00055BAF" w:rsidP="00916D08">
      <w:pPr>
        <w:spacing w:after="0" w:line="360" w:lineRule="auto"/>
        <w:rPr>
          <w:rFonts w:ascii="Times New Roman" w:hAnsi="Times New Roman"/>
          <w:sz w:val="16"/>
          <w:rPrChange w:id="799" w:author="LENOVO" w:date="2022-05-05T16:28:00Z">
            <w:rPr>
              <w:rFonts w:ascii="Consolas" w:eastAsia="Times New Roman" w:hAnsi="Consolas" w:cs="Times New Roman"/>
              <w:sz w:val="16"/>
              <w:szCs w:val="16"/>
              <w:lang w:eastAsia="tr-TR"/>
            </w:rPr>
          </w:rPrChange>
        </w:rPr>
        <w:pPrChange w:id="800" w:author="LENOVO" w:date="2022-05-05T16:28:00Z">
          <w:pPr>
            <w:spacing w:after="0" w:line="240" w:lineRule="auto"/>
          </w:pPr>
        </w:pPrChange>
      </w:pPr>
      <w:r w:rsidRPr="00852540">
        <w:rPr>
          <w:rFonts w:ascii="Times New Roman" w:hAnsi="Times New Roman"/>
          <w:color w:val="028009"/>
          <w:sz w:val="16"/>
          <w:rPrChange w:id="801" w:author="LENOVO" w:date="2022-05-05T16:28:00Z">
            <w:rPr>
              <w:rFonts w:ascii="Consolas" w:eastAsia="Times New Roman" w:hAnsi="Consolas" w:cs="Times New Roman"/>
              <w:color w:val="028009"/>
              <w:sz w:val="16"/>
              <w:szCs w:val="16"/>
              <w:lang w:eastAsia="tr-TR"/>
            </w:rPr>
          </w:rPrChange>
        </w:rPr>
        <w:t>% index=index+1</w:t>
      </w:r>
    </w:p>
    <w:p w14:paraId="432B3DE0" w14:textId="77777777" w:rsidR="00055BAF" w:rsidRPr="00852540" w:rsidRDefault="00055BAF" w:rsidP="00916D08">
      <w:pPr>
        <w:spacing w:after="0" w:line="360" w:lineRule="auto"/>
        <w:rPr>
          <w:rFonts w:ascii="Times New Roman" w:hAnsi="Times New Roman"/>
          <w:sz w:val="16"/>
          <w:rPrChange w:id="802" w:author="LENOVO" w:date="2022-05-05T16:28:00Z">
            <w:rPr>
              <w:rFonts w:ascii="Consolas" w:eastAsia="Times New Roman" w:hAnsi="Consolas" w:cs="Times New Roman"/>
              <w:sz w:val="16"/>
              <w:szCs w:val="16"/>
              <w:lang w:eastAsia="tr-TR"/>
            </w:rPr>
          </w:rPrChange>
        </w:rPr>
        <w:pPrChange w:id="803" w:author="LENOVO" w:date="2022-05-05T16:28:00Z">
          <w:pPr>
            <w:spacing w:after="0" w:line="240" w:lineRule="auto"/>
          </w:pPr>
        </w:pPrChange>
      </w:pPr>
      <w:r w:rsidRPr="00852540">
        <w:rPr>
          <w:rFonts w:ascii="Times New Roman" w:hAnsi="Times New Roman"/>
          <w:color w:val="028009"/>
          <w:sz w:val="16"/>
          <w:rPrChange w:id="804" w:author="LENOVO" w:date="2022-05-05T16:28:00Z">
            <w:rPr>
              <w:rFonts w:ascii="Consolas" w:eastAsia="Times New Roman" w:hAnsi="Consolas" w:cs="Times New Roman"/>
              <w:color w:val="028009"/>
              <w:sz w:val="16"/>
              <w:szCs w:val="16"/>
              <w:lang w:eastAsia="tr-TR"/>
            </w:rPr>
          </w:rPrChange>
        </w:rPr>
        <w:t>%    if t1*100&gt;423d</w:t>
      </w:r>
    </w:p>
    <w:p w14:paraId="6CF19DE1" w14:textId="77777777" w:rsidR="00055BAF" w:rsidRPr="00852540" w:rsidRDefault="00055BAF" w:rsidP="00916D08">
      <w:pPr>
        <w:spacing w:after="0" w:line="360" w:lineRule="auto"/>
        <w:rPr>
          <w:rFonts w:ascii="Times New Roman" w:hAnsi="Times New Roman"/>
          <w:sz w:val="16"/>
          <w:rPrChange w:id="805" w:author="LENOVO" w:date="2022-05-05T16:28:00Z">
            <w:rPr>
              <w:rFonts w:ascii="Consolas" w:eastAsia="Times New Roman" w:hAnsi="Consolas" w:cs="Times New Roman"/>
              <w:sz w:val="16"/>
              <w:szCs w:val="16"/>
              <w:lang w:eastAsia="tr-TR"/>
            </w:rPr>
          </w:rPrChange>
        </w:rPr>
        <w:pPrChange w:id="806" w:author="LENOVO" w:date="2022-05-05T16:28:00Z">
          <w:pPr>
            <w:spacing w:after="0" w:line="240" w:lineRule="auto"/>
          </w:pPr>
        </w:pPrChange>
      </w:pPr>
      <w:r w:rsidRPr="00852540">
        <w:rPr>
          <w:rFonts w:ascii="Times New Roman" w:hAnsi="Times New Roman"/>
          <w:color w:val="028009"/>
          <w:sz w:val="16"/>
          <w:rPrChange w:id="807" w:author="LENOVO" w:date="2022-05-05T16:28:00Z">
            <w:rPr>
              <w:rFonts w:ascii="Consolas" w:eastAsia="Times New Roman" w:hAnsi="Consolas" w:cs="Times New Roman"/>
              <w:color w:val="028009"/>
              <w:sz w:val="16"/>
              <w:szCs w:val="16"/>
              <w:lang w:eastAsia="tr-TR"/>
            </w:rPr>
          </w:rPrChange>
        </w:rPr>
        <w:t>%       thrust=0;</w:t>
      </w:r>
    </w:p>
    <w:p w14:paraId="0C42A2F9" w14:textId="77777777" w:rsidR="00055BAF" w:rsidRPr="00852540" w:rsidRDefault="00055BAF" w:rsidP="00916D08">
      <w:pPr>
        <w:spacing w:after="0" w:line="360" w:lineRule="auto"/>
        <w:rPr>
          <w:rFonts w:ascii="Times New Roman" w:hAnsi="Times New Roman"/>
          <w:sz w:val="16"/>
          <w:rPrChange w:id="808" w:author="LENOVO" w:date="2022-05-05T16:28:00Z">
            <w:rPr>
              <w:rFonts w:ascii="Consolas" w:eastAsia="Times New Roman" w:hAnsi="Consolas" w:cs="Times New Roman"/>
              <w:sz w:val="16"/>
              <w:szCs w:val="16"/>
              <w:lang w:eastAsia="tr-TR"/>
            </w:rPr>
          </w:rPrChange>
        </w:rPr>
        <w:pPrChange w:id="809" w:author="LENOVO" w:date="2022-05-05T16:28:00Z">
          <w:pPr>
            <w:spacing w:after="0" w:line="240" w:lineRule="auto"/>
          </w:pPr>
        </w:pPrChange>
      </w:pPr>
      <w:r w:rsidRPr="00852540">
        <w:rPr>
          <w:rFonts w:ascii="Times New Roman" w:hAnsi="Times New Roman"/>
          <w:color w:val="028009"/>
          <w:sz w:val="16"/>
          <w:rPrChange w:id="810" w:author="LENOVO" w:date="2022-05-05T16:28:00Z">
            <w:rPr>
              <w:rFonts w:ascii="Consolas" w:eastAsia="Times New Roman" w:hAnsi="Consolas" w:cs="Times New Roman"/>
              <w:color w:val="028009"/>
              <w:sz w:val="16"/>
              <w:szCs w:val="16"/>
              <w:lang w:eastAsia="tr-TR"/>
            </w:rPr>
          </w:rPrChange>
        </w:rPr>
        <w:t xml:space="preserve">%  else </w:t>
      </w:r>
    </w:p>
    <w:p w14:paraId="7372E306" w14:textId="77777777" w:rsidR="00055BAF" w:rsidRPr="00852540" w:rsidRDefault="00055BAF" w:rsidP="00916D08">
      <w:pPr>
        <w:spacing w:after="0" w:line="360" w:lineRule="auto"/>
        <w:rPr>
          <w:rFonts w:ascii="Times New Roman" w:hAnsi="Times New Roman"/>
          <w:sz w:val="16"/>
          <w:rPrChange w:id="811" w:author="LENOVO" w:date="2022-05-05T16:28:00Z">
            <w:rPr>
              <w:rFonts w:ascii="Consolas" w:eastAsia="Times New Roman" w:hAnsi="Consolas" w:cs="Times New Roman"/>
              <w:sz w:val="16"/>
              <w:szCs w:val="16"/>
              <w:lang w:eastAsia="tr-TR"/>
            </w:rPr>
          </w:rPrChange>
        </w:rPr>
        <w:pPrChange w:id="812" w:author="LENOVO" w:date="2022-05-05T16:28:00Z">
          <w:pPr>
            <w:spacing w:after="0" w:line="240" w:lineRule="auto"/>
          </w:pPr>
        </w:pPrChange>
      </w:pPr>
      <w:r w:rsidRPr="00852540">
        <w:rPr>
          <w:rFonts w:ascii="Times New Roman" w:hAnsi="Times New Roman"/>
          <w:color w:val="028009"/>
          <w:sz w:val="16"/>
          <w:rPrChange w:id="813" w:author="LENOVO" w:date="2022-05-05T16:28:00Z">
            <w:rPr>
              <w:rFonts w:ascii="Consolas" w:eastAsia="Times New Roman" w:hAnsi="Consolas" w:cs="Times New Roman"/>
              <w:color w:val="028009"/>
              <w:sz w:val="16"/>
              <w:szCs w:val="16"/>
              <w:lang w:eastAsia="tr-TR"/>
            </w:rPr>
          </w:rPrChange>
        </w:rPr>
        <w:t>%       ind=find(t1==itki(:,1));</w:t>
      </w:r>
    </w:p>
    <w:p w14:paraId="197C62B4" w14:textId="77777777" w:rsidR="00055BAF" w:rsidRPr="00852540" w:rsidRDefault="00055BAF" w:rsidP="00916D08">
      <w:pPr>
        <w:spacing w:after="0" w:line="360" w:lineRule="auto"/>
        <w:rPr>
          <w:rFonts w:ascii="Times New Roman" w:hAnsi="Times New Roman"/>
          <w:sz w:val="16"/>
          <w:rPrChange w:id="814" w:author="LENOVO" w:date="2022-05-05T16:28:00Z">
            <w:rPr>
              <w:rFonts w:ascii="Consolas" w:eastAsia="Times New Roman" w:hAnsi="Consolas" w:cs="Times New Roman"/>
              <w:sz w:val="16"/>
              <w:szCs w:val="16"/>
              <w:lang w:eastAsia="tr-TR"/>
            </w:rPr>
          </w:rPrChange>
        </w:rPr>
        <w:pPrChange w:id="815" w:author="LENOVO" w:date="2022-05-05T16:28:00Z">
          <w:pPr>
            <w:spacing w:after="0" w:line="240" w:lineRule="auto"/>
          </w:pPr>
        </w:pPrChange>
      </w:pPr>
      <w:r w:rsidRPr="00852540">
        <w:rPr>
          <w:rFonts w:ascii="Times New Roman" w:hAnsi="Times New Roman"/>
          <w:color w:val="028009"/>
          <w:sz w:val="16"/>
          <w:rPrChange w:id="816" w:author="LENOVO" w:date="2022-05-05T16:28:00Z">
            <w:rPr>
              <w:rFonts w:ascii="Consolas" w:eastAsia="Times New Roman" w:hAnsi="Consolas" w:cs="Times New Roman"/>
              <w:color w:val="028009"/>
              <w:sz w:val="16"/>
              <w:szCs w:val="16"/>
              <w:lang w:eastAsia="tr-TR"/>
            </w:rPr>
          </w:rPrChange>
        </w:rPr>
        <w:t>%         newww=itki(index,2);</w:t>
      </w:r>
    </w:p>
    <w:p w14:paraId="53E3613D" w14:textId="77777777" w:rsidR="00055BAF" w:rsidRPr="00852540" w:rsidRDefault="00055BAF" w:rsidP="00916D08">
      <w:pPr>
        <w:spacing w:after="0" w:line="360" w:lineRule="auto"/>
        <w:rPr>
          <w:rFonts w:ascii="Times New Roman" w:hAnsi="Times New Roman"/>
          <w:sz w:val="16"/>
          <w:rPrChange w:id="817" w:author="LENOVO" w:date="2022-05-05T16:28:00Z">
            <w:rPr>
              <w:rFonts w:ascii="Consolas" w:eastAsia="Times New Roman" w:hAnsi="Consolas" w:cs="Times New Roman"/>
              <w:sz w:val="16"/>
              <w:szCs w:val="16"/>
              <w:lang w:eastAsia="tr-TR"/>
            </w:rPr>
          </w:rPrChange>
        </w:rPr>
        <w:pPrChange w:id="818" w:author="LENOVO" w:date="2022-05-05T16:28:00Z">
          <w:pPr>
            <w:spacing w:after="0" w:line="240" w:lineRule="auto"/>
          </w:pPr>
        </w:pPrChange>
      </w:pPr>
      <w:r w:rsidRPr="00852540">
        <w:rPr>
          <w:rFonts w:ascii="Times New Roman" w:hAnsi="Times New Roman"/>
          <w:color w:val="028009"/>
          <w:sz w:val="16"/>
          <w:rPrChange w:id="819" w:author="LENOVO" w:date="2022-05-05T16:28:00Z">
            <w:rPr>
              <w:rFonts w:ascii="Consolas" w:eastAsia="Times New Roman" w:hAnsi="Consolas" w:cs="Times New Roman"/>
              <w:color w:val="028009"/>
              <w:sz w:val="16"/>
              <w:szCs w:val="16"/>
              <w:lang w:eastAsia="tr-TR"/>
            </w:rPr>
          </w:rPrChange>
        </w:rPr>
        <w:t>%   end</w:t>
      </w:r>
    </w:p>
    <w:p w14:paraId="551656CC" w14:textId="77777777" w:rsidR="00055BAF" w:rsidRPr="00852540" w:rsidRDefault="00055BAF" w:rsidP="00916D08">
      <w:pPr>
        <w:spacing w:after="0" w:line="360" w:lineRule="auto"/>
        <w:rPr>
          <w:rFonts w:ascii="Times New Roman" w:hAnsi="Times New Roman"/>
          <w:sz w:val="16"/>
          <w:rPrChange w:id="820" w:author="LENOVO" w:date="2022-05-05T16:28:00Z">
            <w:rPr>
              <w:rFonts w:ascii="Consolas" w:eastAsia="Times New Roman" w:hAnsi="Consolas" w:cs="Times New Roman"/>
              <w:sz w:val="16"/>
              <w:szCs w:val="16"/>
              <w:lang w:eastAsia="tr-TR"/>
            </w:rPr>
          </w:rPrChange>
        </w:rPr>
        <w:pPrChange w:id="821" w:author="LENOVO" w:date="2022-05-05T16:28:00Z">
          <w:pPr>
            <w:spacing w:after="0" w:line="240" w:lineRule="auto"/>
          </w:pPr>
        </w:pPrChange>
      </w:pPr>
      <w:r w:rsidRPr="00852540">
        <w:rPr>
          <w:rFonts w:ascii="Times New Roman" w:hAnsi="Times New Roman"/>
          <w:color w:val="028009"/>
          <w:sz w:val="16"/>
          <w:rPrChange w:id="822" w:author="LENOVO" w:date="2022-05-05T16:28:00Z">
            <w:rPr>
              <w:rFonts w:ascii="Consolas" w:eastAsia="Times New Roman" w:hAnsi="Consolas" w:cs="Times New Roman"/>
              <w:color w:val="028009"/>
              <w:sz w:val="16"/>
              <w:szCs w:val="16"/>
              <w:lang w:eastAsia="tr-TR"/>
            </w:rPr>
          </w:rPrChange>
        </w:rPr>
        <w:t>%     thrust=newww;</w:t>
      </w:r>
    </w:p>
    <w:p w14:paraId="550CB0B1" w14:textId="77777777" w:rsidR="00055BAF" w:rsidRPr="00852540" w:rsidRDefault="00055BAF" w:rsidP="00916D08">
      <w:pPr>
        <w:spacing w:after="0" w:line="360" w:lineRule="auto"/>
        <w:rPr>
          <w:rFonts w:ascii="Times New Roman" w:hAnsi="Times New Roman"/>
          <w:sz w:val="16"/>
          <w:rPrChange w:id="823" w:author="LENOVO" w:date="2022-05-05T16:28:00Z">
            <w:rPr>
              <w:rFonts w:ascii="Consolas" w:eastAsia="Times New Roman" w:hAnsi="Consolas" w:cs="Times New Roman"/>
              <w:sz w:val="16"/>
              <w:szCs w:val="16"/>
              <w:lang w:eastAsia="tr-TR"/>
            </w:rPr>
          </w:rPrChange>
        </w:rPr>
        <w:pPrChange w:id="824" w:author="LENOVO" w:date="2022-05-05T16:28:00Z">
          <w:pPr>
            <w:spacing w:after="0" w:line="240" w:lineRule="auto"/>
          </w:pPr>
        </w:pPrChange>
      </w:pPr>
      <w:r w:rsidRPr="00852540">
        <w:rPr>
          <w:rFonts w:ascii="Times New Roman" w:hAnsi="Times New Roman"/>
          <w:sz w:val="16"/>
          <w:rPrChange w:id="825" w:author="LENOVO" w:date="2022-05-05T16:28:00Z">
            <w:rPr>
              <w:rFonts w:ascii="Consolas" w:eastAsia="Times New Roman" w:hAnsi="Consolas" w:cs="Times New Roman"/>
              <w:sz w:val="16"/>
              <w:szCs w:val="16"/>
              <w:lang w:eastAsia="tr-TR"/>
            </w:rPr>
          </w:rPrChange>
        </w:rPr>
        <w:t xml:space="preserve"> drag = 0.5*rho*(v^2)*Cd*A/m;</w:t>
      </w:r>
    </w:p>
    <w:p w14:paraId="62E3554F" w14:textId="77777777" w:rsidR="00055BAF" w:rsidRPr="00852540" w:rsidRDefault="00055BAF" w:rsidP="00916D08">
      <w:pPr>
        <w:spacing w:after="0" w:line="360" w:lineRule="auto"/>
        <w:rPr>
          <w:rFonts w:ascii="Times New Roman" w:hAnsi="Times New Roman"/>
          <w:sz w:val="16"/>
          <w:rPrChange w:id="826" w:author="LENOVO" w:date="2022-05-05T16:28:00Z">
            <w:rPr>
              <w:rFonts w:ascii="Consolas" w:eastAsia="Times New Roman" w:hAnsi="Consolas" w:cs="Times New Roman"/>
              <w:sz w:val="16"/>
              <w:szCs w:val="16"/>
              <w:lang w:eastAsia="tr-TR"/>
            </w:rPr>
          </w:rPrChange>
        </w:rPr>
        <w:pPrChange w:id="827" w:author="LENOVO" w:date="2022-05-05T16:28:00Z">
          <w:pPr>
            <w:spacing w:after="0" w:line="240" w:lineRule="auto"/>
          </w:pPr>
        </w:pPrChange>
      </w:pPr>
      <w:r w:rsidRPr="00852540">
        <w:rPr>
          <w:rFonts w:ascii="Times New Roman" w:hAnsi="Times New Roman"/>
          <w:sz w:val="16"/>
          <w:rPrChange w:id="828"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829"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830" w:author="LENOVO" w:date="2022-05-05T16:28:00Z">
            <w:rPr>
              <w:rFonts w:ascii="Consolas" w:eastAsia="Times New Roman" w:hAnsi="Consolas" w:cs="Times New Roman"/>
              <w:sz w:val="16"/>
              <w:szCs w:val="16"/>
              <w:lang w:eastAsia="tr-TR"/>
            </w:rPr>
          </w:rPrChange>
        </w:rPr>
        <w:t xml:space="preserve">v &lt; 0 </w:t>
      </w:r>
      <w:r w:rsidRPr="00852540">
        <w:rPr>
          <w:rFonts w:ascii="Times New Roman" w:hAnsi="Times New Roman"/>
          <w:color w:val="028009"/>
          <w:sz w:val="16"/>
          <w:rPrChange w:id="831" w:author="LENOVO" w:date="2022-05-05T16:28:00Z">
            <w:rPr>
              <w:rFonts w:ascii="Consolas" w:eastAsia="Times New Roman" w:hAnsi="Consolas" w:cs="Times New Roman"/>
              <w:color w:val="028009"/>
              <w:sz w:val="16"/>
              <w:szCs w:val="16"/>
              <w:lang w:eastAsia="tr-TR"/>
            </w:rPr>
          </w:rPrChange>
        </w:rPr>
        <w:t>% flip drag force vector if rocket falls</w:t>
      </w:r>
    </w:p>
    <w:p w14:paraId="464C9DD4" w14:textId="77777777" w:rsidR="00055BAF" w:rsidRPr="00852540" w:rsidRDefault="00055BAF" w:rsidP="00916D08">
      <w:pPr>
        <w:spacing w:after="0" w:line="360" w:lineRule="auto"/>
        <w:rPr>
          <w:rFonts w:ascii="Times New Roman" w:hAnsi="Times New Roman"/>
          <w:sz w:val="16"/>
          <w:rPrChange w:id="832" w:author="LENOVO" w:date="2022-05-05T16:28:00Z">
            <w:rPr>
              <w:rFonts w:ascii="Consolas" w:eastAsia="Times New Roman" w:hAnsi="Consolas" w:cs="Times New Roman"/>
              <w:sz w:val="16"/>
              <w:szCs w:val="16"/>
              <w:lang w:eastAsia="tr-TR"/>
            </w:rPr>
          </w:rPrChange>
        </w:rPr>
        <w:pPrChange w:id="833" w:author="LENOVO" w:date="2022-05-05T16:28:00Z">
          <w:pPr>
            <w:spacing w:after="0" w:line="240" w:lineRule="auto"/>
          </w:pPr>
        </w:pPrChange>
      </w:pPr>
      <w:r w:rsidRPr="00852540">
        <w:rPr>
          <w:rFonts w:ascii="Times New Roman" w:hAnsi="Times New Roman"/>
          <w:sz w:val="16"/>
          <w:rPrChange w:id="834" w:author="LENOVO" w:date="2022-05-05T16:28:00Z">
            <w:rPr>
              <w:rFonts w:ascii="Consolas" w:eastAsia="Times New Roman" w:hAnsi="Consolas" w:cs="Times New Roman"/>
              <w:sz w:val="16"/>
              <w:szCs w:val="16"/>
              <w:lang w:eastAsia="tr-TR"/>
            </w:rPr>
          </w:rPrChange>
        </w:rPr>
        <w:t xml:space="preserve"> drag = drag*-1;</w:t>
      </w:r>
    </w:p>
    <w:p w14:paraId="044F9799" w14:textId="77777777" w:rsidR="00055BAF" w:rsidRPr="00852540" w:rsidRDefault="00055BAF" w:rsidP="00916D08">
      <w:pPr>
        <w:spacing w:after="0" w:line="360" w:lineRule="auto"/>
        <w:rPr>
          <w:rFonts w:ascii="Times New Roman" w:hAnsi="Times New Roman"/>
          <w:sz w:val="16"/>
          <w:rPrChange w:id="835" w:author="LENOVO" w:date="2022-05-05T16:28:00Z">
            <w:rPr>
              <w:rFonts w:ascii="Consolas" w:eastAsia="Times New Roman" w:hAnsi="Consolas" w:cs="Times New Roman"/>
              <w:sz w:val="16"/>
              <w:szCs w:val="16"/>
              <w:lang w:eastAsia="tr-TR"/>
            </w:rPr>
          </w:rPrChange>
        </w:rPr>
        <w:pPrChange w:id="836" w:author="LENOVO" w:date="2022-05-05T16:28:00Z">
          <w:pPr>
            <w:spacing w:after="0" w:line="240" w:lineRule="auto"/>
          </w:pPr>
        </w:pPrChange>
      </w:pPr>
      <w:r w:rsidRPr="00852540">
        <w:rPr>
          <w:rFonts w:ascii="Times New Roman" w:hAnsi="Times New Roman"/>
          <w:sz w:val="16"/>
          <w:rPrChange w:id="837"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838" w:author="LENOVO" w:date="2022-05-05T16:28:00Z">
            <w:rPr>
              <w:rFonts w:ascii="Consolas" w:eastAsia="Times New Roman" w:hAnsi="Consolas" w:cs="Times New Roman"/>
              <w:color w:val="0E00FF"/>
              <w:sz w:val="16"/>
              <w:szCs w:val="16"/>
              <w:lang w:eastAsia="tr-TR"/>
            </w:rPr>
          </w:rPrChange>
        </w:rPr>
        <w:t>end</w:t>
      </w:r>
    </w:p>
    <w:p w14:paraId="7C778A4A" w14:textId="77777777" w:rsidR="00055BAF" w:rsidRPr="00852540" w:rsidRDefault="00055BAF" w:rsidP="00916D08">
      <w:pPr>
        <w:spacing w:after="0" w:line="360" w:lineRule="auto"/>
        <w:rPr>
          <w:rFonts w:ascii="Times New Roman" w:hAnsi="Times New Roman"/>
          <w:sz w:val="16"/>
          <w:rPrChange w:id="839" w:author="LENOVO" w:date="2022-05-05T16:28:00Z">
            <w:rPr>
              <w:rFonts w:ascii="Consolas" w:eastAsia="Times New Roman" w:hAnsi="Consolas" w:cs="Times New Roman"/>
              <w:sz w:val="16"/>
              <w:szCs w:val="16"/>
              <w:lang w:eastAsia="tr-TR"/>
            </w:rPr>
          </w:rPrChange>
        </w:rPr>
        <w:pPrChange w:id="840" w:author="LENOVO" w:date="2022-05-05T16:28:00Z">
          <w:pPr>
            <w:spacing w:after="0" w:line="240" w:lineRule="auto"/>
          </w:pPr>
        </w:pPrChange>
      </w:pPr>
      <w:r w:rsidRPr="00852540">
        <w:rPr>
          <w:rFonts w:ascii="Times New Roman" w:hAnsi="Times New Roman"/>
          <w:sz w:val="16"/>
          <w:rPrChange w:id="841" w:author="LENOVO" w:date="2022-05-05T16:28:00Z">
            <w:rPr>
              <w:rFonts w:ascii="Consolas" w:eastAsia="Times New Roman" w:hAnsi="Consolas" w:cs="Times New Roman"/>
              <w:sz w:val="16"/>
              <w:szCs w:val="16"/>
              <w:lang w:eastAsia="tr-TR"/>
            </w:rPr>
          </w:rPrChange>
        </w:rPr>
        <w:t xml:space="preserve"> Launch_Rod_Length = 1;                  </w:t>
      </w:r>
      <w:r w:rsidRPr="00852540">
        <w:rPr>
          <w:rFonts w:ascii="Times New Roman" w:hAnsi="Times New Roman"/>
          <w:color w:val="028009"/>
          <w:sz w:val="16"/>
          <w:rPrChange w:id="842" w:author="LENOVO" w:date="2022-05-05T16:28:00Z">
            <w:rPr>
              <w:rFonts w:ascii="Consolas" w:eastAsia="Times New Roman" w:hAnsi="Consolas" w:cs="Times New Roman"/>
              <w:color w:val="028009"/>
              <w:sz w:val="16"/>
              <w:szCs w:val="16"/>
              <w:lang w:eastAsia="tr-TR"/>
            </w:rPr>
          </w:rPrChange>
        </w:rPr>
        <w:t>% Length of launch rod (m)</w:t>
      </w:r>
    </w:p>
    <w:p w14:paraId="1101448D" w14:textId="77777777" w:rsidR="00055BAF" w:rsidRPr="00852540" w:rsidRDefault="00055BAF" w:rsidP="00916D08">
      <w:pPr>
        <w:spacing w:after="0" w:line="360" w:lineRule="auto"/>
        <w:rPr>
          <w:rFonts w:ascii="Times New Roman" w:hAnsi="Times New Roman"/>
          <w:sz w:val="16"/>
          <w:rPrChange w:id="843" w:author="LENOVO" w:date="2022-05-05T16:28:00Z">
            <w:rPr>
              <w:rFonts w:ascii="Consolas" w:eastAsia="Times New Roman" w:hAnsi="Consolas" w:cs="Times New Roman"/>
              <w:sz w:val="16"/>
              <w:szCs w:val="16"/>
              <w:lang w:eastAsia="tr-TR"/>
            </w:rPr>
          </w:rPrChange>
        </w:rPr>
        <w:pPrChange w:id="844" w:author="LENOVO" w:date="2022-05-05T16:28:00Z">
          <w:pPr>
            <w:spacing w:after="0" w:line="240" w:lineRule="auto"/>
          </w:pPr>
        </w:pPrChange>
      </w:pPr>
    </w:p>
    <w:p w14:paraId="78AF9EE0" w14:textId="77777777" w:rsidR="00055BAF" w:rsidRPr="00852540" w:rsidRDefault="00055BAF" w:rsidP="00916D08">
      <w:pPr>
        <w:spacing w:after="0" w:line="360" w:lineRule="auto"/>
        <w:rPr>
          <w:rFonts w:ascii="Times New Roman" w:hAnsi="Times New Roman"/>
          <w:sz w:val="16"/>
          <w:rPrChange w:id="845" w:author="LENOVO" w:date="2022-05-05T16:28:00Z">
            <w:rPr>
              <w:rFonts w:ascii="Consolas" w:eastAsia="Times New Roman" w:hAnsi="Consolas" w:cs="Times New Roman"/>
              <w:sz w:val="16"/>
              <w:szCs w:val="16"/>
              <w:lang w:eastAsia="tr-TR"/>
            </w:rPr>
          </w:rPrChange>
        </w:rPr>
        <w:pPrChange w:id="846" w:author="LENOVO" w:date="2022-05-05T16:28:00Z">
          <w:pPr>
            <w:spacing w:after="0" w:line="240" w:lineRule="auto"/>
          </w:pPr>
        </w:pPrChange>
      </w:pPr>
      <w:r w:rsidRPr="00852540">
        <w:rPr>
          <w:rFonts w:ascii="Times New Roman" w:hAnsi="Times New Roman"/>
          <w:sz w:val="16"/>
          <w:rPrChange w:id="847"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848"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849" w:author="LENOVO" w:date="2022-05-05T16:28:00Z">
            <w:rPr>
              <w:rFonts w:ascii="Consolas" w:eastAsia="Times New Roman" w:hAnsi="Consolas" w:cs="Times New Roman"/>
              <w:sz w:val="16"/>
              <w:szCs w:val="16"/>
              <w:lang w:eastAsia="tr-TR"/>
            </w:rPr>
          </w:rPrChange>
        </w:rPr>
        <w:t xml:space="preserve">z &lt;= Launch_Rod_Length       </w:t>
      </w:r>
      <w:r w:rsidRPr="00852540">
        <w:rPr>
          <w:rFonts w:ascii="Times New Roman" w:hAnsi="Times New Roman"/>
          <w:color w:val="028009"/>
          <w:sz w:val="16"/>
          <w:rPrChange w:id="850" w:author="LENOVO" w:date="2022-05-05T16:28:00Z">
            <w:rPr>
              <w:rFonts w:ascii="Consolas" w:eastAsia="Times New Roman" w:hAnsi="Consolas" w:cs="Times New Roman"/>
              <w:color w:val="028009"/>
              <w:sz w:val="16"/>
              <w:szCs w:val="16"/>
              <w:lang w:eastAsia="tr-TR"/>
            </w:rPr>
          </w:rPrChange>
        </w:rPr>
        <w:t>% Launch rod normal force</w:t>
      </w:r>
    </w:p>
    <w:p w14:paraId="046EE66C" w14:textId="77777777" w:rsidR="00055BAF" w:rsidRPr="00852540" w:rsidRDefault="00055BAF" w:rsidP="00916D08">
      <w:pPr>
        <w:spacing w:after="0" w:line="360" w:lineRule="auto"/>
        <w:rPr>
          <w:rFonts w:ascii="Times New Roman" w:hAnsi="Times New Roman"/>
          <w:sz w:val="16"/>
          <w:rPrChange w:id="851" w:author="LENOVO" w:date="2022-05-05T16:28:00Z">
            <w:rPr>
              <w:rFonts w:ascii="Consolas" w:eastAsia="Times New Roman" w:hAnsi="Consolas" w:cs="Times New Roman"/>
              <w:sz w:val="16"/>
              <w:szCs w:val="16"/>
              <w:lang w:eastAsia="tr-TR"/>
            </w:rPr>
          </w:rPrChange>
        </w:rPr>
        <w:pPrChange w:id="852" w:author="LENOVO" w:date="2022-05-05T16:28:00Z">
          <w:pPr>
            <w:spacing w:after="0" w:line="240" w:lineRule="auto"/>
          </w:pPr>
        </w:pPrChange>
      </w:pPr>
      <w:r w:rsidRPr="00852540">
        <w:rPr>
          <w:rFonts w:ascii="Times New Roman" w:hAnsi="Times New Roman"/>
          <w:sz w:val="16"/>
          <w:rPrChange w:id="853" w:author="LENOVO" w:date="2022-05-05T16:28:00Z">
            <w:rPr>
              <w:rFonts w:ascii="Consolas" w:eastAsia="Times New Roman" w:hAnsi="Consolas" w:cs="Times New Roman"/>
              <w:sz w:val="16"/>
              <w:szCs w:val="16"/>
              <w:lang w:eastAsia="tr-TR"/>
            </w:rPr>
          </w:rPrChange>
        </w:rPr>
        <w:t xml:space="preserve">        Fn = m*g*cosd(theta);</w:t>
      </w:r>
    </w:p>
    <w:p w14:paraId="2D8A7834" w14:textId="77777777" w:rsidR="00055BAF" w:rsidRPr="00852540" w:rsidRDefault="00055BAF" w:rsidP="00916D08">
      <w:pPr>
        <w:spacing w:after="0" w:line="360" w:lineRule="auto"/>
        <w:rPr>
          <w:rFonts w:ascii="Times New Roman" w:hAnsi="Times New Roman"/>
          <w:sz w:val="16"/>
          <w:rPrChange w:id="854" w:author="LENOVO" w:date="2022-05-05T16:28:00Z">
            <w:rPr>
              <w:rFonts w:ascii="Consolas" w:eastAsia="Times New Roman" w:hAnsi="Consolas" w:cs="Times New Roman"/>
              <w:sz w:val="16"/>
              <w:szCs w:val="16"/>
              <w:lang w:eastAsia="tr-TR"/>
            </w:rPr>
          </w:rPrChange>
        </w:rPr>
        <w:pPrChange w:id="855" w:author="LENOVO" w:date="2022-05-05T16:28:00Z">
          <w:pPr>
            <w:spacing w:after="0" w:line="240" w:lineRule="auto"/>
          </w:pPr>
        </w:pPrChange>
      </w:pPr>
      <w:r w:rsidRPr="00852540">
        <w:rPr>
          <w:rFonts w:ascii="Times New Roman" w:hAnsi="Times New Roman"/>
          <w:sz w:val="16"/>
          <w:rPrChange w:id="856"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857" w:author="LENOVO" w:date="2022-05-05T16:28:00Z">
            <w:rPr>
              <w:rFonts w:ascii="Consolas" w:eastAsia="Times New Roman" w:hAnsi="Consolas" w:cs="Times New Roman"/>
              <w:color w:val="0E00FF"/>
              <w:sz w:val="16"/>
              <w:szCs w:val="16"/>
              <w:lang w:eastAsia="tr-TR"/>
            </w:rPr>
          </w:rPrChange>
        </w:rPr>
        <w:t>else</w:t>
      </w:r>
    </w:p>
    <w:p w14:paraId="34323ADC" w14:textId="77777777" w:rsidR="00055BAF" w:rsidRPr="00852540" w:rsidRDefault="00055BAF" w:rsidP="00916D08">
      <w:pPr>
        <w:spacing w:after="0" w:line="360" w:lineRule="auto"/>
        <w:rPr>
          <w:rFonts w:ascii="Times New Roman" w:hAnsi="Times New Roman"/>
          <w:sz w:val="16"/>
          <w:rPrChange w:id="858" w:author="LENOVO" w:date="2022-05-05T16:28:00Z">
            <w:rPr>
              <w:rFonts w:ascii="Consolas" w:eastAsia="Times New Roman" w:hAnsi="Consolas" w:cs="Times New Roman"/>
              <w:sz w:val="16"/>
              <w:szCs w:val="16"/>
              <w:lang w:eastAsia="tr-TR"/>
            </w:rPr>
          </w:rPrChange>
        </w:rPr>
        <w:pPrChange w:id="859" w:author="LENOVO" w:date="2022-05-05T16:28:00Z">
          <w:pPr>
            <w:spacing w:after="0" w:line="240" w:lineRule="auto"/>
          </w:pPr>
        </w:pPrChange>
      </w:pPr>
      <w:r w:rsidRPr="00852540">
        <w:rPr>
          <w:rFonts w:ascii="Times New Roman" w:hAnsi="Times New Roman"/>
          <w:sz w:val="16"/>
          <w:rPrChange w:id="860" w:author="LENOVO" w:date="2022-05-05T16:28:00Z">
            <w:rPr>
              <w:rFonts w:ascii="Consolas" w:eastAsia="Times New Roman" w:hAnsi="Consolas" w:cs="Times New Roman"/>
              <w:sz w:val="16"/>
              <w:szCs w:val="16"/>
              <w:lang w:eastAsia="tr-TR"/>
            </w:rPr>
          </w:rPrChange>
        </w:rPr>
        <w:t xml:space="preserve">        Fn = 0;                              </w:t>
      </w:r>
      <w:r w:rsidRPr="00852540">
        <w:rPr>
          <w:rFonts w:ascii="Times New Roman" w:hAnsi="Times New Roman"/>
          <w:color w:val="028009"/>
          <w:sz w:val="16"/>
          <w:rPrChange w:id="861" w:author="LENOVO" w:date="2022-05-05T16:28:00Z">
            <w:rPr>
              <w:rFonts w:ascii="Consolas" w:eastAsia="Times New Roman" w:hAnsi="Consolas" w:cs="Times New Roman"/>
              <w:color w:val="028009"/>
              <w:sz w:val="16"/>
              <w:szCs w:val="16"/>
              <w:lang w:eastAsia="tr-TR"/>
            </w:rPr>
          </w:rPrChange>
        </w:rPr>
        <w:t>% No longer on launch rod</w:t>
      </w:r>
    </w:p>
    <w:p w14:paraId="0608C6D8" w14:textId="77777777" w:rsidR="00055BAF" w:rsidRPr="00852540" w:rsidRDefault="00055BAF" w:rsidP="00916D08">
      <w:pPr>
        <w:spacing w:after="0" w:line="360" w:lineRule="auto"/>
        <w:rPr>
          <w:rFonts w:ascii="Times New Roman" w:hAnsi="Times New Roman"/>
          <w:sz w:val="16"/>
          <w:rPrChange w:id="862" w:author="LENOVO" w:date="2022-05-05T16:28:00Z">
            <w:rPr>
              <w:rFonts w:ascii="Consolas" w:eastAsia="Times New Roman" w:hAnsi="Consolas" w:cs="Times New Roman"/>
              <w:sz w:val="16"/>
              <w:szCs w:val="16"/>
              <w:lang w:eastAsia="tr-TR"/>
            </w:rPr>
          </w:rPrChange>
        </w:rPr>
        <w:pPrChange w:id="863" w:author="LENOVO" w:date="2022-05-05T16:28:00Z">
          <w:pPr>
            <w:spacing w:after="0" w:line="240" w:lineRule="auto"/>
          </w:pPr>
        </w:pPrChange>
      </w:pPr>
      <w:r w:rsidRPr="00852540">
        <w:rPr>
          <w:rFonts w:ascii="Times New Roman" w:hAnsi="Times New Roman"/>
          <w:sz w:val="16"/>
          <w:rPrChange w:id="864"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865" w:author="LENOVO" w:date="2022-05-05T16:28:00Z">
            <w:rPr>
              <w:rFonts w:ascii="Consolas" w:eastAsia="Times New Roman" w:hAnsi="Consolas" w:cs="Times New Roman"/>
              <w:color w:val="0E00FF"/>
              <w:sz w:val="16"/>
              <w:szCs w:val="16"/>
              <w:lang w:eastAsia="tr-TR"/>
            </w:rPr>
          </w:rPrChange>
        </w:rPr>
        <w:t>end</w:t>
      </w:r>
    </w:p>
    <w:p w14:paraId="19C0F36F" w14:textId="77777777" w:rsidR="00055BAF" w:rsidRPr="00852540" w:rsidRDefault="00055BAF" w:rsidP="00916D08">
      <w:pPr>
        <w:spacing w:after="0" w:line="360" w:lineRule="auto"/>
        <w:rPr>
          <w:rFonts w:ascii="Times New Roman" w:hAnsi="Times New Roman"/>
          <w:sz w:val="16"/>
          <w:rPrChange w:id="866" w:author="LENOVO" w:date="2022-05-05T16:28:00Z">
            <w:rPr>
              <w:rFonts w:ascii="Consolas" w:eastAsia="Times New Roman" w:hAnsi="Consolas" w:cs="Times New Roman"/>
              <w:sz w:val="16"/>
              <w:szCs w:val="16"/>
              <w:lang w:eastAsia="tr-TR"/>
            </w:rPr>
          </w:rPrChange>
        </w:rPr>
        <w:pPrChange w:id="867" w:author="LENOVO" w:date="2022-05-05T16:28:00Z">
          <w:pPr>
            <w:spacing w:after="0" w:line="240" w:lineRule="auto"/>
          </w:pPr>
        </w:pPrChange>
      </w:pPr>
    </w:p>
    <w:p w14:paraId="1A47AE30" w14:textId="77777777" w:rsidR="00055BAF" w:rsidRPr="00852540" w:rsidRDefault="00055BAF" w:rsidP="00916D08">
      <w:pPr>
        <w:spacing w:after="0" w:line="360" w:lineRule="auto"/>
        <w:rPr>
          <w:rFonts w:ascii="Times New Roman" w:hAnsi="Times New Roman"/>
          <w:sz w:val="16"/>
          <w:rPrChange w:id="868" w:author="LENOVO" w:date="2022-05-05T16:28:00Z">
            <w:rPr>
              <w:rFonts w:ascii="Consolas" w:eastAsia="Times New Roman" w:hAnsi="Consolas" w:cs="Times New Roman"/>
              <w:sz w:val="16"/>
              <w:szCs w:val="16"/>
              <w:lang w:eastAsia="tr-TR"/>
            </w:rPr>
          </w:rPrChange>
        </w:rPr>
        <w:pPrChange w:id="869" w:author="LENOVO" w:date="2022-05-05T16:28:00Z">
          <w:pPr>
            <w:spacing w:after="0" w:line="240" w:lineRule="auto"/>
          </w:pPr>
        </w:pPrChange>
      </w:pPr>
      <w:r w:rsidRPr="00852540">
        <w:rPr>
          <w:rFonts w:ascii="Times New Roman" w:hAnsi="Times New Roman"/>
          <w:color w:val="028009"/>
          <w:sz w:val="16"/>
          <w:rPrChange w:id="870" w:author="LENOVO" w:date="2022-05-05T16:28:00Z">
            <w:rPr>
              <w:rFonts w:ascii="Consolas" w:eastAsia="Times New Roman" w:hAnsi="Consolas" w:cs="Times New Roman"/>
              <w:color w:val="028009"/>
              <w:sz w:val="16"/>
              <w:szCs w:val="16"/>
              <w:lang w:eastAsia="tr-TR"/>
            </w:rPr>
          </w:rPrChange>
        </w:rPr>
        <w:t xml:space="preserve">% </w:t>
      </w:r>
    </w:p>
    <w:p w14:paraId="4AF21824" w14:textId="77777777" w:rsidR="00055BAF" w:rsidRPr="00852540" w:rsidRDefault="00055BAF" w:rsidP="00916D08">
      <w:pPr>
        <w:spacing w:after="0" w:line="360" w:lineRule="auto"/>
        <w:rPr>
          <w:rFonts w:ascii="Times New Roman" w:hAnsi="Times New Roman"/>
          <w:sz w:val="16"/>
          <w:rPrChange w:id="871" w:author="LENOVO" w:date="2022-05-05T16:28:00Z">
            <w:rPr>
              <w:rFonts w:ascii="Consolas" w:eastAsia="Times New Roman" w:hAnsi="Consolas" w:cs="Times New Roman"/>
              <w:sz w:val="16"/>
              <w:szCs w:val="16"/>
              <w:lang w:eastAsia="tr-TR"/>
            </w:rPr>
          </w:rPrChange>
        </w:rPr>
        <w:pPrChange w:id="872" w:author="LENOVO" w:date="2022-05-05T16:28:00Z">
          <w:pPr>
            <w:spacing w:after="0" w:line="240" w:lineRule="auto"/>
          </w:pPr>
        </w:pPrChange>
      </w:pPr>
      <w:r w:rsidRPr="00852540">
        <w:rPr>
          <w:rFonts w:ascii="Times New Roman" w:hAnsi="Times New Roman"/>
          <w:color w:val="028009"/>
          <w:sz w:val="16"/>
          <w:rPrChange w:id="873" w:author="LENOVO" w:date="2022-05-05T16:28:00Z">
            <w:rPr>
              <w:rFonts w:ascii="Consolas" w:eastAsia="Times New Roman" w:hAnsi="Consolas" w:cs="Times New Roman"/>
              <w:color w:val="028009"/>
              <w:sz w:val="16"/>
              <w:szCs w:val="16"/>
              <w:lang w:eastAsia="tr-TR"/>
            </w:rPr>
          </w:rPrChange>
        </w:rPr>
        <w:t>%     fx= thrust*cosd(theta)-drag*cosd(theta)-Fn*sind(theta);                            % Sum x forces</w:t>
      </w:r>
    </w:p>
    <w:p w14:paraId="4494F977" w14:textId="77777777" w:rsidR="00055BAF" w:rsidRPr="00852540" w:rsidRDefault="00055BAF" w:rsidP="00916D08">
      <w:pPr>
        <w:spacing w:after="0" w:line="360" w:lineRule="auto"/>
        <w:rPr>
          <w:rFonts w:ascii="Times New Roman" w:hAnsi="Times New Roman"/>
          <w:sz w:val="16"/>
          <w:rPrChange w:id="874" w:author="LENOVO" w:date="2022-05-05T16:28:00Z">
            <w:rPr>
              <w:rFonts w:ascii="Consolas" w:eastAsia="Times New Roman" w:hAnsi="Consolas" w:cs="Times New Roman"/>
              <w:sz w:val="16"/>
              <w:szCs w:val="16"/>
              <w:lang w:eastAsia="tr-TR"/>
            </w:rPr>
          </w:rPrChange>
        </w:rPr>
        <w:pPrChange w:id="875" w:author="LENOVO" w:date="2022-05-05T16:28:00Z">
          <w:pPr>
            <w:spacing w:after="0" w:line="240" w:lineRule="auto"/>
          </w:pPr>
        </w:pPrChange>
      </w:pPr>
      <w:r w:rsidRPr="00852540">
        <w:rPr>
          <w:rFonts w:ascii="Times New Roman" w:hAnsi="Times New Roman"/>
          <w:color w:val="028009"/>
          <w:sz w:val="16"/>
          <w:rPrChange w:id="876" w:author="LENOVO" w:date="2022-05-05T16:28:00Z">
            <w:rPr>
              <w:rFonts w:ascii="Consolas" w:eastAsia="Times New Roman" w:hAnsi="Consolas" w:cs="Times New Roman"/>
              <w:color w:val="028009"/>
              <w:sz w:val="16"/>
              <w:szCs w:val="16"/>
              <w:lang w:eastAsia="tr-TR"/>
            </w:rPr>
          </w:rPrChange>
        </w:rPr>
        <w:t>%     fy= thrust*sind(theta)-m*g-drag*sind(theta)+Fn*cosd(theta);    % Sum y forces</w:t>
      </w:r>
    </w:p>
    <w:p w14:paraId="223322A6" w14:textId="77777777" w:rsidR="00055BAF" w:rsidRPr="00852540" w:rsidRDefault="00055BAF" w:rsidP="00916D08">
      <w:pPr>
        <w:spacing w:after="0" w:line="360" w:lineRule="auto"/>
        <w:rPr>
          <w:rFonts w:ascii="Times New Roman" w:hAnsi="Times New Roman"/>
          <w:sz w:val="16"/>
          <w:rPrChange w:id="877" w:author="LENOVO" w:date="2022-05-05T16:28:00Z">
            <w:rPr>
              <w:rFonts w:ascii="Consolas" w:eastAsia="Times New Roman" w:hAnsi="Consolas" w:cs="Times New Roman"/>
              <w:sz w:val="16"/>
              <w:szCs w:val="16"/>
              <w:lang w:eastAsia="tr-TR"/>
            </w:rPr>
          </w:rPrChange>
        </w:rPr>
        <w:pPrChange w:id="878" w:author="LENOVO" w:date="2022-05-05T16:28:00Z">
          <w:pPr>
            <w:spacing w:after="0" w:line="240" w:lineRule="auto"/>
          </w:pPr>
        </w:pPrChange>
      </w:pPr>
    </w:p>
    <w:p w14:paraId="1EC4FAAC" w14:textId="77777777" w:rsidR="00055BAF" w:rsidRPr="00852540" w:rsidRDefault="00055BAF" w:rsidP="00916D08">
      <w:pPr>
        <w:spacing w:after="0" w:line="360" w:lineRule="auto"/>
        <w:rPr>
          <w:rFonts w:ascii="Times New Roman" w:hAnsi="Times New Roman"/>
          <w:sz w:val="16"/>
          <w:rPrChange w:id="879" w:author="LENOVO" w:date="2022-05-05T16:28:00Z">
            <w:rPr>
              <w:rFonts w:ascii="Consolas" w:eastAsia="Times New Roman" w:hAnsi="Consolas" w:cs="Times New Roman"/>
              <w:sz w:val="16"/>
              <w:szCs w:val="16"/>
              <w:lang w:eastAsia="tr-TR"/>
            </w:rPr>
          </w:rPrChange>
        </w:rPr>
        <w:pPrChange w:id="880" w:author="LENOVO" w:date="2022-05-05T16:28:00Z">
          <w:pPr>
            <w:spacing w:after="0" w:line="240" w:lineRule="auto"/>
          </w:pPr>
        </w:pPrChange>
      </w:pPr>
      <w:r w:rsidRPr="00852540">
        <w:rPr>
          <w:rFonts w:ascii="Times New Roman" w:hAnsi="Times New Roman"/>
          <w:color w:val="028009"/>
          <w:sz w:val="16"/>
          <w:rPrChange w:id="881" w:author="LENOVO" w:date="2022-05-05T16:28:00Z">
            <w:rPr>
              <w:rFonts w:ascii="Consolas" w:eastAsia="Times New Roman" w:hAnsi="Consolas" w:cs="Times New Roman"/>
              <w:color w:val="028009"/>
              <w:sz w:val="16"/>
              <w:szCs w:val="16"/>
              <w:lang w:eastAsia="tr-TR"/>
            </w:rPr>
          </w:rPrChange>
        </w:rPr>
        <w:t>%    % Acceleration calculations</w:t>
      </w:r>
    </w:p>
    <w:p w14:paraId="05D14D17" w14:textId="77777777" w:rsidR="00055BAF" w:rsidRPr="00852540" w:rsidRDefault="00055BAF" w:rsidP="00916D08">
      <w:pPr>
        <w:spacing w:after="0" w:line="360" w:lineRule="auto"/>
        <w:rPr>
          <w:rFonts w:ascii="Times New Roman" w:hAnsi="Times New Roman"/>
          <w:sz w:val="16"/>
          <w:rPrChange w:id="882" w:author="LENOVO" w:date="2022-05-05T16:28:00Z">
            <w:rPr>
              <w:rFonts w:ascii="Consolas" w:eastAsia="Times New Roman" w:hAnsi="Consolas" w:cs="Times New Roman"/>
              <w:sz w:val="16"/>
              <w:szCs w:val="16"/>
              <w:lang w:eastAsia="tr-TR"/>
            </w:rPr>
          </w:rPrChange>
        </w:rPr>
        <w:pPrChange w:id="883" w:author="LENOVO" w:date="2022-05-05T16:28:00Z">
          <w:pPr>
            <w:spacing w:after="0" w:line="240" w:lineRule="auto"/>
          </w:pPr>
        </w:pPrChange>
      </w:pPr>
      <w:r w:rsidRPr="00852540">
        <w:rPr>
          <w:rFonts w:ascii="Times New Roman" w:hAnsi="Times New Roman"/>
          <w:color w:val="028009"/>
          <w:sz w:val="16"/>
          <w:rPrChange w:id="884" w:author="LENOVO" w:date="2022-05-05T16:28:00Z">
            <w:rPr>
              <w:rFonts w:ascii="Consolas" w:eastAsia="Times New Roman" w:hAnsi="Consolas" w:cs="Times New Roman"/>
              <w:color w:val="028009"/>
              <w:sz w:val="16"/>
              <w:szCs w:val="16"/>
              <w:lang w:eastAsia="tr-TR"/>
            </w:rPr>
          </w:rPrChange>
        </w:rPr>
        <w:t xml:space="preserve">%     ax= fx/m;                       % Net accel in x direction </w:t>
      </w:r>
    </w:p>
    <w:p w14:paraId="49870C19" w14:textId="77777777" w:rsidR="00055BAF" w:rsidRPr="00852540" w:rsidRDefault="00055BAF" w:rsidP="00916D08">
      <w:pPr>
        <w:spacing w:after="0" w:line="360" w:lineRule="auto"/>
        <w:rPr>
          <w:rFonts w:ascii="Times New Roman" w:hAnsi="Times New Roman"/>
          <w:sz w:val="16"/>
          <w:rPrChange w:id="885" w:author="LENOVO" w:date="2022-05-05T16:28:00Z">
            <w:rPr>
              <w:rFonts w:ascii="Consolas" w:eastAsia="Times New Roman" w:hAnsi="Consolas" w:cs="Times New Roman"/>
              <w:sz w:val="16"/>
              <w:szCs w:val="16"/>
              <w:lang w:eastAsia="tr-TR"/>
            </w:rPr>
          </w:rPrChange>
        </w:rPr>
        <w:pPrChange w:id="886" w:author="LENOVO" w:date="2022-05-05T16:28:00Z">
          <w:pPr>
            <w:spacing w:after="0" w:line="240" w:lineRule="auto"/>
          </w:pPr>
        </w:pPrChange>
      </w:pPr>
      <w:r w:rsidRPr="00852540">
        <w:rPr>
          <w:rFonts w:ascii="Times New Roman" w:hAnsi="Times New Roman"/>
          <w:color w:val="028009"/>
          <w:sz w:val="16"/>
          <w:rPrChange w:id="887" w:author="LENOVO" w:date="2022-05-05T16:28:00Z">
            <w:rPr>
              <w:rFonts w:ascii="Consolas" w:eastAsia="Times New Roman" w:hAnsi="Consolas" w:cs="Times New Roman"/>
              <w:color w:val="028009"/>
              <w:sz w:val="16"/>
              <w:szCs w:val="16"/>
              <w:lang w:eastAsia="tr-TR"/>
            </w:rPr>
          </w:rPrChange>
        </w:rPr>
        <w:t>%     ay= fy/m;                       % Net accel in y direction</w:t>
      </w:r>
    </w:p>
    <w:p w14:paraId="5CE80361" w14:textId="77777777" w:rsidR="00055BAF" w:rsidRPr="00852540" w:rsidRDefault="00055BAF" w:rsidP="00916D08">
      <w:pPr>
        <w:spacing w:after="0" w:line="360" w:lineRule="auto"/>
        <w:rPr>
          <w:rFonts w:ascii="Times New Roman" w:hAnsi="Times New Roman"/>
          <w:sz w:val="16"/>
          <w:rPrChange w:id="888" w:author="LENOVO" w:date="2022-05-05T16:28:00Z">
            <w:rPr>
              <w:rFonts w:ascii="Consolas" w:eastAsia="Times New Roman" w:hAnsi="Consolas" w:cs="Times New Roman"/>
              <w:sz w:val="16"/>
              <w:szCs w:val="16"/>
              <w:lang w:eastAsia="tr-TR"/>
            </w:rPr>
          </w:rPrChange>
        </w:rPr>
        <w:pPrChange w:id="889" w:author="LENOVO" w:date="2022-05-05T16:28:00Z">
          <w:pPr>
            <w:spacing w:after="0" w:line="240" w:lineRule="auto"/>
          </w:pPr>
        </w:pPrChange>
      </w:pPr>
      <w:r w:rsidRPr="00852540">
        <w:rPr>
          <w:rFonts w:ascii="Times New Roman" w:hAnsi="Times New Roman"/>
          <w:color w:val="028009"/>
          <w:sz w:val="16"/>
          <w:rPrChange w:id="890" w:author="LENOVO" w:date="2022-05-05T16:28:00Z">
            <w:rPr>
              <w:rFonts w:ascii="Consolas" w:eastAsia="Times New Roman" w:hAnsi="Consolas" w:cs="Times New Roman"/>
              <w:color w:val="028009"/>
              <w:sz w:val="16"/>
              <w:szCs w:val="16"/>
              <w:lang w:eastAsia="tr-TR"/>
            </w:rPr>
          </w:rPrChange>
        </w:rPr>
        <w:t xml:space="preserve">% </w:t>
      </w:r>
      <w:r w:rsidRPr="00852540">
        <w:rPr>
          <w:rFonts w:ascii="Times New Roman" w:hAnsi="Times New Roman"/>
          <w:color w:val="028009"/>
          <w:sz w:val="16"/>
          <w:rPrChange w:id="891" w:author="LENOVO" w:date="2022-05-05T16:28:00Z">
            <w:rPr>
              <w:rFonts w:ascii="Consolas" w:eastAsia="Times New Roman" w:hAnsi="Consolas" w:cs="Times New Roman"/>
              <w:color w:val="028009"/>
              <w:sz w:val="16"/>
              <w:szCs w:val="16"/>
              <w:lang w:eastAsia="tr-TR"/>
            </w:rPr>
          </w:rPrChange>
        </w:rPr>
        <w:tab/>
      </w:r>
    </w:p>
    <w:p w14:paraId="4BD69A72" w14:textId="77777777" w:rsidR="00055BAF" w:rsidRPr="00852540" w:rsidRDefault="00055BAF" w:rsidP="00916D08">
      <w:pPr>
        <w:spacing w:after="0" w:line="360" w:lineRule="auto"/>
        <w:rPr>
          <w:rFonts w:ascii="Times New Roman" w:hAnsi="Times New Roman"/>
          <w:sz w:val="16"/>
          <w:rPrChange w:id="892" w:author="LENOVO" w:date="2022-05-05T16:28:00Z">
            <w:rPr>
              <w:rFonts w:ascii="Consolas" w:eastAsia="Times New Roman" w:hAnsi="Consolas" w:cs="Times New Roman"/>
              <w:sz w:val="16"/>
              <w:szCs w:val="16"/>
              <w:lang w:eastAsia="tr-TR"/>
            </w:rPr>
          </w:rPrChange>
        </w:rPr>
        <w:pPrChange w:id="893" w:author="LENOVO" w:date="2022-05-05T16:28:00Z">
          <w:pPr>
            <w:spacing w:after="0" w:line="240" w:lineRule="auto"/>
          </w:pPr>
        </w:pPrChange>
      </w:pPr>
      <w:r w:rsidRPr="00852540">
        <w:rPr>
          <w:rFonts w:ascii="Times New Roman" w:hAnsi="Times New Roman"/>
          <w:color w:val="028009"/>
          <w:sz w:val="16"/>
          <w:rPrChange w:id="894" w:author="LENOVO" w:date="2022-05-05T16:28:00Z">
            <w:rPr>
              <w:rFonts w:ascii="Consolas" w:eastAsia="Times New Roman" w:hAnsi="Consolas" w:cs="Times New Roman"/>
              <w:color w:val="028009"/>
              <w:sz w:val="16"/>
              <w:szCs w:val="16"/>
              <w:lang w:eastAsia="tr-TR"/>
            </w:rPr>
          </w:rPrChange>
        </w:rPr>
        <w:t>%     % Velocity calculations</w:t>
      </w:r>
    </w:p>
    <w:p w14:paraId="02EFEB13" w14:textId="77777777" w:rsidR="00055BAF" w:rsidRPr="00852540" w:rsidRDefault="00055BAF" w:rsidP="00916D08">
      <w:pPr>
        <w:spacing w:after="0" w:line="360" w:lineRule="auto"/>
        <w:rPr>
          <w:rFonts w:ascii="Times New Roman" w:hAnsi="Times New Roman"/>
          <w:sz w:val="16"/>
          <w:rPrChange w:id="895" w:author="LENOVO" w:date="2022-05-05T16:28:00Z">
            <w:rPr>
              <w:rFonts w:ascii="Consolas" w:eastAsia="Times New Roman" w:hAnsi="Consolas" w:cs="Times New Roman"/>
              <w:sz w:val="16"/>
              <w:szCs w:val="16"/>
              <w:lang w:eastAsia="tr-TR"/>
            </w:rPr>
          </w:rPrChange>
        </w:rPr>
        <w:pPrChange w:id="896" w:author="LENOVO" w:date="2022-05-05T16:28:00Z">
          <w:pPr>
            <w:spacing w:after="0" w:line="240" w:lineRule="auto"/>
          </w:pPr>
        </w:pPrChange>
      </w:pPr>
      <w:r w:rsidRPr="00852540">
        <w:rPr>
          <w:rFonts w:ascii="Times New Roman" w:hAnsi="Times New Roman"/>
          <w:color w:val="028009"/>
          <w:sz w:val="16"/>
          <w:rPrChange w:id="897" w:author="LENOVO" w:date="2022-05-05T16:28:00Z">
            <w:rPr>
              <w:rFonts w:ascii="Consolas" w:eastAsia="Times New Roman" w:hAnsi="Consolas" w:cs="Times New Roman"/>
              <w:color w:val="028009"/>
              <w:sz w:val="16"/>
              <w:szCs w:val="16"/>
              <w:lang w:eastAsia="tr-TR"/>
            </w:rPr>
          </w:rPrChange>
        </w:rPr>
        <w:t>%     vx= vx+ax*dt;                 % Velocity in x direction</w:t>
      </w:r>
    </w:p>
    <w:p w14:paraId="4919DB58" w14:textId="77777777" w:rsidR="00055BAF" w:rsidRPr="00852540" w:rsidRDefault="00055BAF" w:rsidP="00916D08">
      <w:pPr>
        <w:spacing w:after="0" w:line="360" w:lineRule="auto"/>
        <w:rPr>
          <w:rFonts w:ascii="Times New Roman" w:hAnsi="Times New Roman"/>
          <w:sz w:val="16"/>
          <w:rPrChange w:id="898" w:author="LENOVO" w:date="2022-05-05T16:28:00Z">
            <w:rPr>
              <w:rFonts w:ascii="Consolas" w:eastAsia="Times New Roman" w:hAnsi="Consolas" w:cs="Times New Roman"/>
              <w:sz w:val="16"/>
              <w:szCs w:val="16"/>
              <w:lang w:eastAsia="tr-TR"/>
            </w:rPr>
          </w:rPrChange>
        </w:rPr>
        <w:pPrChange w:id="899" w:author="LENOVO" w:date="2022-05-05T16:28:00Z">
          <w:pPr>
            <w:spacing w:after="0" w:line="240" w:lineRule="auto"/>
          </w:pPr>
        </w:pPrChange>
      </w:pPr>
      <w:r w:rsidRPr="00852540">
        <w:rPr>
          <w:rFonts w:ascii="Times New Roman" w:hAnsi="Times New Roman"/>
          <w:color w:val="028009"/>
          <w:sz w:val="16"/>
          <w:rPrChange w:id="900" w:author="LENOVO" w:date="2022-05-05T16:28:00Z">
            <w:rPr>
              <w:rFonts w:ascii="Consolas" w:eastAsia="Times New Roman" w:hAnsi="Consolas" w:cs="Times New Roman"/>
              <w:color w:val="028009"/>
              <w:sz w:val="16"/>
              <w:szCs w:val="16"/>
              <w:lang w:eastAsia="tr-TR"/>
            </w:rPr>
          </w:rPrChange>
        </w:rPr>
        <w:t>%     vy= vy+ay*dt;                 % Velocity in y direction</w:t>
      </w:r>
    </w:p>
    <w:p w14:paraId="00009598" w14:textId="77777777" w:rsidR="00055BAF" w:rsidRPr="00852540" w:rsidRDefault="00055BAF" w:rsidP="00916D08">
      <w:pPr>
        <w:spacing w:after="0" w:line="360" w:lineRule="auto"/>
        <w:rPr>
          <w:rFonts w:ascii="Times New Roman" w:hAnsi="Times New Roman"/>
          <w:sz w:val="16"/>
          <w:rPrChange w:id="901" w:author="LENOVO" w:date="2022-05-05T16:28:00Z">
            <w:rPr>
              <w:rFonts w:ascii="Consolas" w:eastAsia="Times New Roman" w:hAnsi="Consolas" w:cs="Times New Roman"/>
              <w:sz w:val="16"/>
              <w:szCs w:val="16"/>
              <w:lang w:eastAsia="tr-TR"/>
            </w:rPr>
          </w:rPrChange>
        </w:rPr>
        <w:pPrChange w:id="902" w:author="LENOVO" w:date="2022-05-05T16:28:00Z">
          <w:pPr>
            <w:spacing w:after="0" w:line="240" w:lineRule="auto"/>
          </w:pPr>
        </w:pPrChange>
      </w:pPr>
    </w:p>
    <w:p w14:paraId="31778B70" w14:textId="77777777" w:rsidR="00055BAF" w:rsidRPr="00852540" w:rsidRDefault="00055BAF" w:rsidP="00916D08">
      <w:pPr>
        <w:spacing w:after="0" w:line="360" w:lineRule="auto"/>
        <w:rPr>
          <w:rFonts w:ascii="Times New Roman" w:hAnsi="Times New Roman"/>
          <w:sz w:val="16"/>
          <w:rPrChange w:id="903" w:author="LENOVO" w:date="2022-05-05T16:28:00Z">
            <w:rPr>
              <w:rFonts w:ascii="Consolas" w:eastAsia="Times New Roman" w:hAnsi="Consolas" w:cs="Times New Roman"/>
              <w:sz w:val="16"/>
              <w:szCs w:val="16"/>
              <w:lang w:eastAsia="tr-TR"/>
            </w:rPr>
          </w:rPrChange>
        </w:rPr>
        <w:pPrChange w:id="904" w:author="LENOVO" w:date="2022-05-05T16:28:00Z">
          <w:pPr>
            <w:spacing w:after="0" w:line="240" w:lineRule="auto"/>
          </w:pPr>
        </w:pPrChange>
      </w:pPr>
    </w:p>
    <w:p w14:paraId="522D0966" w14:textId="77777777" w:rsidR="00055BAF" w:rsidRPr="00852540" w:rsidRDefault="00055BAF" w:rsidP="00916D08">
      <w:pPr>
        <w:spacing w:after="0" w:line="360" w:lineRule="auto"/>
        <w:rPr>
          <w:rFonts w:ascii="Times New Roman" w:hAnsi="Times New Roman"/>
          <w:sz w:val="16"/>
          <w:rPrChange w:id="905" w:author="LENOVO" w:date="2022-05-05T16:28:00Z">
            <w:rPr>
              <w:rFonts w:ascii="Consolas" w:eastAsia="Times New Roman" w:hAnsi="Consolas" w:cs="Times New Roman"/>
              <w:sz w:val="16"/>
              <w:szCs w:val="16"/>
              <w:lang w:eastAsia="tr-TR"/>
            </w:rPr>
          </w:rPrChange>
        </w:rPr>
        <w:pPrChange w:id="906" w:author="LENOVO" w:date="2022-05-05T16:28:00Z">
          <w:pPr>
            <w:spacing w:after="0" w:line="240" w:lineRule="auto"/>
          </w:pPr>
        </w:pPrChange>
      </w:pPr>
      <w:r w:rsidRPr="00852540">
        <w:rPr>
          <w:rFonts w:ascii="Times New Roman" w:hAnsi="Times New Roman"/>
          <w:sz w:val="16"/>
          <w:rPrChange w:id="907" w:author="LENOVO" w:date="2022-05-05T16:28:00Z">
            <w:rPr>
              <w:rFonts w:ascii="Consolas" w:eastAsia="Times New Roman" w:hAnsi="Consolas" w:cs="Times New Roman"/>
              <w:sz w:val="16"/>
              <w:szCs w:val="16"/>
              <w:lang w:eastAsia="tr-TR"/>
            </w:rPr>
          </w:rPrChange>
        </w:rPr>
        <w:t xml:space="preserve"> v = v + (thrust - drag - g)*dt; </w:t>
      </w:r>
      <w:r w:rsidRPr="00852540">
        <w:rPr>
          <w:rFonts w:ascii="Times New Roman" w:hAnsi="Times New Roman"/>
          <w:color w:val="028009"/>
          <w:sz w:val="16"/>
          <w:rPrChange w:id="908" w:author="LENOVO" w:date="2022-05-05T16:28:00Z">
            <w:rPr>
              <w:rFonts w:ascii="Consolas" w:eastAsia="Times New Roman" w:hAnsi="Consolas" w:cs="Times New Roman"/>
              <w:color w:val="028009"/>
              <w:sz w:val="16"/>
              <w:szCs w:val="16"/>
              <w:lang w:eastAsia="tr-TR"/>
            </w:rPr>
          </w:rPrChange>
        </w:rPr>
        <w:t>% new velocity</w:t>
      </w:r>
    </w:p>
    <w:p w14:paraId="24CE8126" w14:textId="77777777" w:rsidR="00055BAF" w:rsidRPr="00852540" w:rsidRDefault="00055BAF" w:rsidP="00916D08">
      <w:pPr>
        <w:spacing w:after="0" w:line="360" w:lineRule="auto"/>
        <w:rPr>
          <w:rFonts w:ascii="Times New Roman" w:hAnsi="Times New Roman"/>
          <w:sz w:val="16"/>
          <w:rPrChange w:id="909" w:author="LENOVO" w:date="2022-05-05T16:28:00Z">
            <w:rPr>
              <w:rFonts w:ascii="Consolas" w:eastAsia="Times New Roman" w:hAnsi="Consolas" w:cs="Times New Roman"/>
              <w:sz w:val="16"/>
              <w:szCs w:val="16"/>
              <w:lang w:eastAsia="tr-TR"/>
            </w:rPr>
          </w:rPrChange>
        </w:rPr>
        <w:pPrChange w:id="910" w:author="LENOVO" w:date="2022-05-05T16:28:00Z">
          <w:pPr>
            <w:spacing w:after="0" w:line="240" w:lineRule="auto"/>
          </w:pPr>
        </w:pPrChange>
      </w:pPr>
      <w:r w:rsidRPr="00852540">
        <w:rPr>
          <w:rFonts w:ascii="Times New Roman" w:hAnsi="Times New Roman"/>
          <w:sz w:val="16"/>
          <w:rPrChange w:id="911" w:author="LENOVO" w:date="2022-05-05T16:28:00Z">
            <w:rPr>
              <w:rFonts w:ascii="Consolas" w:eastAsia="Times New Roman" w:hAnsi="Consolas" w:cs="Times New Roman"/>
              <w:sz w:val="16"/>
              <w:szCs w:val="16"/>
              <w:lang w:eastAsia="tr-TR"/>
            </w:rPr>
          </w:rPrChange>
        </w:rPr>
        <w:t xml:space="preserve"> z = z + v*dt; </w:t>
      </w:r>
      <w:r w:rsidRPr="00852540">
        <w:rPr>
          <w:rFonts w:ascii="Times New Roman" w:hAnsi="Times New Roman"/>
          <w:color w:val="028009"/>
          <w:sz w:val="16"/>
          <w:rPrChange w:id="912" w:author="LENOVO" w:date="2022-05-05T16:28:00Z">
            <w:rPr>
              <w:rFonts w:ascii="Consolas" w:eastAsia="Times New Roman" w:hAnsi="Consolas" w:cs="Times New Roman"/>
              <w:color w:val="028009"/>
              <w:sz w:val="16"/>
              <w:szCs w:val="16"/>
              <w:lang w:eastAsia="tr-TR"/>
            </w:rPr>
          </w:rPrChange>
        </w:rPr>
        <w:t>% new altitude</w:t>
      </w:r>
    </w:p>
    <w:p w14:paraId="213D4248" w14:textId="77777777" w:rsidR="00055BAF" w:rsidRPr="00852540" w:rsidRDefault="00055BAF" w:rsidP="00916D08">
      <w:pPr>
        <w:spacing w:after="0" w:line="360" w:lineRule="auto"/>
        <w:rPr>
          <w:rFonts w:ascii="Times New Roman" w:hAnsi="Times New Roman"/>
          <w:sz w:val="16"/>
          <w:rPrChange w:id="913" w:author="LENOVO" w:date="2022-05-05T16:28:00Z">
            <w:rPr>
              <w:rFonts w:ascii="Consolas" w:eastAsia="Times New Roman" w:hAnsi="Consolas" w:cs="Times New Roman"/>
              <w:sz w:val="16"/>
              <w:szCs w:val="16"/>
              <w:lang w:eastAsia="tr-TR"/>
            </w:rPr>
          </w:rPrChange>
        </w:rPr>
        <w:pPrChange w:id="914" w:author="LENOVO" w:date="2022-05-05T16:28:00Z">
          <w:pPr>
            <w:spacing w:after="0" w:line="240" w:lineRule="auto"/>
          </w:pPr>
        </w:pPrChange>
      </w:pPr>
      <w:r w:rsidRPr="00852540">
        <w:rPr>
          <w:rFonts w:ascii="Times New Roman" w:hAnsi="Times New Roman"/>
          <w:sz w:val="16"/>
          <w:rPrChange w:id="915" w:author="LENOVO" w:date="2022-05-05T16:28:00Z">
            <w:rPr>
              <w:rFonts w:ascii="Consolas" w:eastAsia="Times New Roman" w:hAnsi="Consolas" w:cs="Times New Roman"/>
              <w:sz w:val="16"/>
              <w:szCs w:val="16"/>
              <w:lang w:eastAsia="tr-TR"/>
            </w:rPr>
          </w:rPrChange>
        </w:rPr>
        <w:t xml:space="preserve"> V = [V,v];</w:t>
      </w:r>
    </w:p>
    <w:p w14:paraId="462495D4" w14:textId="77777777" w:rsidR="00055BAF" w:rsidRPr="00852540" w:rsidRDefault="00055BAF" w:rsidP="00916D08">
      <w:pPr>
        <w:spacing w:after="0" w:line="360" w:lineRule="auto"/>
        <w:rPr>
          <w:rFonts w:ascii="Times New Roman" w:hAnsi="Times New Roman"/>
          <w:sz w:val="16"/>
          <w:rPrChange w:id="916" w:author="LENOVO" w:date="2022-05-05T16:28:00Z">
            <w:rPr>
              <w:rFonts w:ascii="Consolas" w:eastAsia="Times New Roman" w:hAnsi="Consolas" w:cs="Times New Roman"/>
              <w:sz w:val="16"/>
              <w:szCs w:val="16"/>
              <w:lang w:eastAsia="tr-TR"/>
            </w:rPr>
          </w:rPrChange>
        </w:rPr>
        <w:pPrChange w:id="917" w:author="LENOVO" w:date="2022-05-05T16:28:00Z">
          <w:pPr>
            <w:spacing w:after="0" w:line="240" w:lineRule="auto"/>
          </w:pPr>
        </w:pPrChange>
      </w:pPr>
      <w:r w:rsidRPr="00852540">
        <w:rPr>
          <w:rFonts w:ascii="Times New Roman" w:hAnsi="Times New Roman"/>
          <w:sz w:val="16"/>
          <w:rPrChange w:id="918" w:author="LENOVO" w:date="2022-05-05T16:28:00Z">
            <w:rPr>
              <w:rFonts w:ascii="Consolas" w:eastAsia="Times New Roman" w:hAnsi="Consolas" w:cs="Times New Roman"/>
              <w:sz w:val="16"/>
              <w:szCs w:val="16"/>
              <w:lang w:eastAsia="tr-TR"/>
            </w:rPr>
          </w:rPrChange>
        </w:rPr>
        <w:t xml:space="preserve"> Z = [Z,z];</w:t>
      </w:r>
    </w:p>
    <w:p w14:paraId="0494BF69" w14:textId="77777777" w:rsidR="00055BAF" w:rsidRPr="00852540" w:rsidRDefault="00055BAF" w:rsidP="00916D08">
      <w:pPr>
        <w:spacing w:after="0" w:line="360" w:lineRule="auto"/>
        <w:rPr>
          <w:rFonts w:ascii="Times New Roman" w:hAnsi="Times New Roman"/>
          <w:sz w:val="16"/>
          <w:rPrChange w:id="919" w:author="LENOVO" w:date="2022-05-05T16:28:00Z">
            <w:rPr>
              <w:rFonts w:ascii="Consolas" w:eastAsia="Times New Roman" w:hAnsi="Consolas" w:cs="Times New Roman"/>
              <w:sz w:val="16"/>
              <w:szCs w:val="16"/>
              <w:lang w:eastAsia="tr-TR"/>
            </w:rPr>
          </w:rPrChange>
        </w:rPr>
        <w:pPrChange w:id="920" w:author="LENOVO" w:date="2022-05-05T16:28:00Z">
          <w:pPr>
            <w:spacing w:after="0" w:line="240" w:lineRule="auto"/>
          </w:pPr>
        </w:pPrChange>
      </w:pPr>
      <w:r w:rsidRPr="00852540">
        <w:rPr>
          <w:rFonts w:ascii="Times New Roman" w:hAnsi="Times New Roman"/>
          <w:sz w:val="16"/>
          <w:rPrChange w:id="921" w:author="LENOVO" w:date="2022-05-05T16:28:00Z">
            <w:rPr>
              <w:rFonts w:ascii="Consolas" w:eastAsia="Times New Roman" w:hAnsi="Consolas" w:cs="Times New Roman"/>
              <w:sz w:val="16"/>
              <w:szCs w:val="16"/>
              <w:lang w:eastAsia="tr-TR"/>
            </w:rPr>
          </w:rPrChange>
        </w:rPr>
        <w:t xml:space="preserve"> M = [M,m];</w:t>
      </w:r>
    </w:p>
    <w:p w14:paraId="597FC701" w14:textId="77777777" w:rsidR="00055BAF" w:rsidRPr="00852540" w:rsidRDefault="00055BAF" w:rsidP="00916D08">
      <w:pPr>
        <w:spacing w:after="0" w:line="360" w:lineRule="auto"/>
        <w:rPr>
          <w:rFonts w:ascii="Times New Roman" w:hAnsi="Times New Roman"/>
          <w:sz w:val="16"/>
          <w:rPrChange w:id="922" w:author="LENOVO" w:date="2022-05-05T16:28:00Z">
            <w:rPr>
              <w:rFonts w:ascii="Consolas" w:eastAsia="Times New Roman" w:hAnsi="Consolas" w:cs="Times New Roman"/>
              <w:sz w:val="16"/>
              <w:szCs w:val="16"/>
              <w:lang w:eastAsia="tr-TR"/>
            </w:rPr>
          </w:rPrChange>
        </w:rPr>
        <w:pPrChange w:id="923" w:author="LENOVO" w:date="2022-05-05T16:28:00Z">
          <w:pPr>
            <w:spacing w:after="0" w:line="240" w:lineRule="auto"/>
          </w:pPr>
        </w:pPrChange>
      </w:pPr>
      <w:r w:rsidRPr="00852540">
        <w:rPr>
          <w:rFonts w:ascii="Times New Roman" w:hAnsi="Times New Roman"/>
          <w:sz w:val="16"/>
          <w:rPrChange w:id="924" w:author="LENOVO" w:date="2022-05-05T16:28:00Z">
            <w:rPr>
              <w:rFonts w:ascii="Consolas" w:eastAsia="Times New Roman" w:hAnsi="Consolas" w:cs="Times New Roman"/>
              <w:sz w:val="16"/>
              <w:szCs w:val="16"/>
              <w:lang w:eastAsia="tr-TR"/>
            </w:rPr>
          </w:rPrChange>
        </w:rPr>
        <w:t xml:space="preserve"> CS= [CS,cs];</w:t>
      </w:r>
    </w:p>
    <w:p w14:paraId="1602637B" w14:textId="77777777" w:rsidR="00055BAF" w:rsidRPr="00852540" w:rsidRDefault="00055BAF" w:rsidP="00916D08">
      <w:pPr>
        <w:spacing w:after="0" w:line="360" w:lineRule="auto"/>
        <w:rPr>
          <w:rFonts w:ascii="Times New Roman" w:hAnsi="Times New Roman"/>
          <w:sz w:val="16"/>
          <w:rPrChange w:id="925" w:author="LENOVO" w:date="2022-05-05T16:28:00Z">
            <w:rPr>
              <w:rFonts w:ascii="Consolas" w:eastAsia="Times New Roman" w:hAnsi="Consolas" w:cs="Times New Roman"/>
              <w:sz w:val="16"/>
              <w:szCs w:val="16"/>
              <w:lang w:eastAsia="tr-TR"/>
            </w:rPr>
          </w:rPrChange>
        </w:rPr>
        <w:pPrChange w:id="926" w:author="LENOVO" w:date="2022-05-05T16:28:00Z">
          <w:pPr>
            <w:spacing w:after="0" w:line="240" w:lineRule="auto"/>
          </w:pPr>
        </w:pPrChange>
      </w:pPr>
      <w:r w:rsidRPr="00852540">
        <w:rPr>
          <w:rFonts w:ascii="Times New Roman" w:hAnsi="Times New Roman"/>
          <w:color w:val="028009"/>
          <w:sz w:val="16"/>
          <w:rPrChange w:id="927" w:author="LENOVO" w:date="2022-05-05T16:28:00Z">
            <w:rPr>
              <w:rFonts w:ascii="Consolas" w:eastAsia="Times New Roman" w:hAnsi="Consolas" w:cs="Times New Roman"/>
              <w:color w:val="028009"/>
              <w:sz w:val="16"/>
              <w:szCs w:val="16"/>
              <w:lang w:eastAsia="tr-TR"/>
            </w:rPr>
          </w:rPrChange>
        </w:rPr>
        <w:t>%  FX=[FX,fx];</w:t>
      </w:r>
    </w:p>
    <w:p w14:paraId="74AF31A8" w14:textId="77777777" w:rsidR="00055BAF" w:rsidRPr="00852540" w:rsidRDefault="00055BAF" w:rsidP="00916D08">
      <w:pPr>
        <w:spacing w:after="0" w:line="360" w:lineRule="auto"/>
        <w:rPr>
          <w:rFonts w:ascii="Times New Roman" w:hAnsi="Times New Roman"/>
          <w:sz w:val="16"/>
          <w:rPrChange w:id="928" w:author="LENOVO" w:date="2022-05-05T16:28:00Z">
            <w:rPr>
              <w:rFonts w:ascii="Consolas" w:eastAsia="Times New Roman" w:hAnsi="Consolas" w:cs="Times New Roman"/>
              <w:sz w:val="16"/>
              <w:szCs w:val="16"/>
              <w:lang w:eastAsia="tr-TR"/>
            </w:rPr>
          </w:rPrChange>
        </w:rPr>
        <w:pPrChange w:id="929" w:author="LENOVO" w:date="2022-05-05T16:28:00Z">
          <w:pPr>
            <w:spacing w:after="0" w:line="240" w:lineRule="auto"/>
          </w:pPr>
        </w:pPrChange>
      </w:pPr>
      <w:r w:rsidRPr="00852540">
        <w:rPr>
          <w:rFonts w:ascii="Times New Roman" w:hAnsi="Times New Roman"/>
          <w:color w:val="028009"/>
          <w:sz w:val="16"/>
          <w:rPrChange w:id="930" w:author="LENOVO" w:date="2022-05-05T16:28:00Z">
            <w:rPr>
              <w:rFonts w:ascii="Consolas" w:eastAsia="Times New Roman" w:hAnsi="Consolas" w:cs="Times New Roman"/>
              <w:color w:val="028009"/>
              <w:sz w:val="16"/>
              <w:szCs w:val="16"/>
              <w:lang w:eastAsia="tr-TR"/>
            </w:rPr>
          </w:rPrChange>
        </w:rPr>
        <w:t>%  FX=[FY,fy];</w:t>
      </w:r>
    </w:p>
    <w:p w14:paraId="00110148" w14:textId="77777777" w:rsidR="00055BAF" w:rsidRPr="00852540" w:rsidRDefault="00055BAF" w:rsidP="00916D08">
      <w:pPr>
        <w:spacing w:after="0" w:line="360" w:lineRule="auto"/>
        <w:rPr>
          <w:rFonts w:ascii="Times New Roman" w:hAnsi="Times New Roman"/>
          <w:sz w:val="16"/>
          <w:rPrChange w:id="931" w:author="LENOVO" w:date="2022-05-05T16:28:00Z">
            <w:rPr>
              <w:rFonts w:ascii="Consolas" w:eastAsia="Times New Roman" w:hAnsi="Consolas" w:cs="Times New Roman"/>
              <w:sz w:val="16"/>
              <w:szCs w:val="16"/>
              <w:lang w:eastAsia="tr-TR"/>
            </w:rPr>
          </w:rPrChange>
        </w:rPr>
        <w:pPrChange w:id="932" w:author="LENOVO" w:date="2022-05-05T16:28:00Z">
          <w:pPr>
            <w:spacing w:after="0" w:line="240" w:lineRule="auto"/>
          </w:pPr>
        </w:pPrChange>
      </w:pPr>
      <w:r w:rsidRPr="00852540">
        <w:rPr>
          <w:rFonts w:ascii="Times New Roman" w:hAnsi="Times New Roman"/>
          <w:color w:val="028009"/>
          <w:sz w:val="16"/>
          <w:rPrChange w:id="933" w:author="LENOVO" w:date="2022-05-05T16:28:00Z">
            <w:rPr>
              <w:rFonts w:ascii="Consolas" w:eastAsia="Times New Roman" w:hAnsi="Consolas" w:cs="Times New Roman"/>
              <w:color w:val="028009"/>
              <w:sz w:val="16"/>
              <w:szCs w:val="16"/>
              <w:lang w:eastAsia="tr-TR"/>
            </w:rPr>
          </w:rPrChange>
        </w:rPr>
        <w:t>%  fx_arary(t1*100)=fx;</w:t>
      </w:r>
    </w:p>
    <w:p w14:paraId="276AD564" w14:textId="77777777" w:rsidR="00055BAF" w:rsidRPr="00852540" w:rsidRDefault="00055BAF" w:rsidP="00916D08">
      <w:pPr>
        <w:spacing w:after="0" w:line="360" w:lineRule="auto"/>
        <w:rPr>
          <w:rFonts w:ascii="Times New Roman" w:hAnsi="Times New Roman"/>
          <w:sz w:val="16"/>
          <w:rPrChange w:id="934" w:author="LENOVO" w:date="2022-05-05T16:28:00Z">
            <w:rPr>
              <w:rFonts w:ascii="Consolas" w:eastAsia="Times New Roman" w:hAnsi="Consolas" w:cs="Times New Roman"/>
              <w:sz w:val="16"/>
              <w:szCs w:val="16"/>
              <w:lang w:eastAsia="tr-TR"/>
            </w:rPr>
          </w:rPrChange>
        </w:rPr>
        <w:pPrChange w:id="935" w:author="LENOVO" w:date="2022-05-05T16:28:00Z">
          <w:pPr>
            <w:spacing w:after="0" w:line="240" w:lineRule="auto"/>
          </w:pPr>
        </w:pPrChange>
      </w:pPr>
      <w:r w:rsidRPr="00852540">
        <w:rPr>
          <w:rFonts w:ascii="Times New Roman" w:hAnsi="Times New Roman"/>
          <w:sz w:val="16"/>
          <w:rPrChange w:id="936" w:author="LENOVO" w:date="2022-05-05T16:28:00Z">
            <w:rPr>
              <w:rFonts w:ascii="Consolas" w:eastAsia="Times New Roman" w:hAnsi="Consolas" w:cs="Times New Roman"/>
              <w:sz w:val="16"/>
              <w:szCs w:val="16"/>
              <w:lang w:eastAsia="tr-TR"/>
            </w:rPr>
          </w:rPrChange>
        </w:rPr>
        <w:t xml:space="preserve"> grav = [grav,g];</w:t>
      </w:r>
    </w:p>
    <w:p w14:paraId="48891394" w14:textId="77777777" w:rsidR="00055BAF" w:rsidRPr="00852540" w:rsidRDefault="00055BAF" w:rsidP="00916D08">
      <w:pPr>
        <w:spacing w:after="0" w:line="360" w:lineRule="auto"/>
        <w:rPr>
          <w:rFonts w:ascii="Times New Roman" w:hAnsi="Times New Roman"/>
          <w:sz w:val="16"/>
          <w:rPrChange w:id="937" w:author="LENOVO" w:date="2022-05-05T16:28:00Z">
            <w:rPr>
              <w:rFonts w:ascii="Consolas" w:eastAsia="Times New Roman" w:hAnsi="Consolas" w:cs="Times New Roman"/>
              <w:sz w:val="16"/>
              <w:szCs w:val="16"/>
              <w:lang w:eastAsia="tr-TR"/>
            </w:rPr>
          </w:rPrChange>
        </w:rPr>
        <w:pPrChange w:id="938" w:author="LENOVO" w:date="2022-05-05T16:28:00Z">
          <w:pPr>
            <w:spacing w:after="0" w:line="240" w:lineRule="auto"/>
          </w:pPr>
        </w:pPrChange>
      </w:pPr>
      <w:r w:rsidRPr="00852540">
        <w:rPr>
          <w:rFonts w:ascii="Times New Roman" w:hAnsi="Times New Roman"/>
          <w:sz w:val="16"/>
          <w:rPrChange w:id="939" w:author="LENOVO" w:date="2022-05-05T16:28:00Z">
            <w:rPr>
              <w:rFonts w:ascii="Consolas" w:eastAsia="Times New Roman" w:hAnsi="Consolas" w:cs="Times New Roman"/>
              <w:sz w:val="16"/>
              <w:szCs w:val="16"/>
              <w:lang w:eastAsia="tr-TR"/>
            </w:rPr>
          </w:rPrChange>
        </w:rPr>
        <w:t xml:space="preserve"> Thrust = [Thrust,thrust];</w:t>
      </w:r>
    </w:p>
    <w:p w14:paraId="4DC0E95C" w14:textId="77777777" w:rsidR="00055BAF" w:rsidRPr="00852540" w:rsidRDefault="00055BAF" w:rsidP="00916D08">
      <w:pPr>
        <w:spacing w:after="0" w:line="360" w:lineRule="auto"/>
        <w:rPr>
          <w:rFonts w:ascii="Times New Roman" w:hAnsi="Times New Roman"/>
          <w:sz w:val="16"/>
          <w:rPrChange w:id="940" w:author="LENOVO" w:date="2022-05-05T16:28:00Z">
            <w:rPr>
              <w:rFonts w:ascii="Consolas" w:eastAsia="Times New Roman" w:hAnsi="Consolas" w:cs="Times New Roman"/>
              <w:sz w:val="16"/>
              <w:szCs w:val="16"/>
              <w:lang w:eastAsia="tr-TR"/>
            </w:rPr>
          </w:rPrChange>
        </w:rPr>
        <w:pPrChange w:id="941" w:author="LENOVO" w:date="2022-05-05T16:28:00Z">
          <w:pPr>
            <w:spacing w:after="0" w:line="240" w:lineRule="auto"/>
          </w:pPr>
        </w:pPrChange>
      </w:pPr>
      <w:r w:rsidRPr="00852540">
        <w:rPr>
          <w:rFonts w:ascii="Times New Roman" w:hAnsi="Times New Roman"/>
          <w:sz w:val="16"/>
          <w:rPrChange w:id="942" w:author="LENOVO" w:date="2022-05-05T16:28:00Z">
            <w:rPr>
              <w:rFonts w:ascii="Consolas" w:eastAsia="Times New Roman" w:hAnsi="Consolas" w:cs="Times New Roman"/>
              <w:sz w:val="16"/>
              <w:szCs w:val="16"/>
              <w:lang w:eastAsia="tr-TR"/>
            </w:rPr>
          </w:rPrChange>
        </w:rPr>
        <w:t xml:space="preserve"> Drag = [Drag,drag];</w:t>
      </w:r>
    </w:p>
    <w:p w14:paraId="7CC54B08" w14:textId="77777777" w:rsidR="00055BAF" w:rsidRPr="00852540" w:rsidRDefault="00055BAF" w:rsidP="00916D08">
      <w:pPr>
        <w:spacing w:after="0" w:line="360" w:lineRule="auto"/>
        <w:rPr>
          <w:rFonts w:ascii="Times New Roman" w:hAnsi="Times New Roman"/>
          <w:sz w:val="16"/>
          <w:rPrChange w:id="943" w:author="LENOVO" w:date="2022-05-05T16:28:00Z">
            <w:rPr>
              <w:rFonts w:ascii="Consolas" w:eastAsia="Times New Roman" w:hAnsi="Consolas" w:cs="Times New Roman"/>
              <w:sz w:val="16"/>
              <w:szCs w:val="16"/>
              <w:lang w:eastAsia="tr-TR"/>
            </w:rPr>
          </w:rPrChange>
        </w:rPr>
        <w:pPrChange w:id="944" w:author="LENOVO" w:date="2022-05-05T16:28:00Z">
          <w:pPr>
            <w:spacing w:after="0" w:line="240" w:lineRule="auto"/>
          </w:pPr>
        </w:pPrChange>
      </w:pPr>
      <w:r w:rsidRPr="00852540">
        <w:rPr>
          <w:rFonts w:ascii="Times New Roman" w:hAnsi="Times New Roman"/>
          <w:sz w:val="16"/>
          <w:rPrChange w:id="945" w:author="LENOVO" w:date="2022-05-05T16:28:00Z">
            <w:rPr>
              <w:rFonts w:ascii="Consolas" w:eastAsia="Times New Roman" w:hAnsi="Consolas" w:cs="Times New Roman"/>
              <w:sz w:val="16"/>
              <w:szCs w:val="16"/>
              <w:lang w:eastAsia="tr-TR"/>
            </w:rPr>
          </w:rPrChange>
        </w:rPr>
        <w:t xml:space="preserve"> Rho=[Rho,rho];</w:t>
      </w:r>
    </w:p>
    <w:p w14:paraId="37DC5F3A" w14:textId="77777777" w:rsidR="00055BAF" w:rsidRPr="00852540" w:rsidRDefault="00055BAF" w:rsidP="00916D08">
      <w:pPr>
        <w:spacing w:after="0" w:line="360" w:lineRule="auto"/>
        <w:rPr>
          <w:rFonts w:ascii="Times New Roman" w:hAnsi="Times New Roman"/>
          <w:sz w:val="16"/>
          <w:rPrChange w:id="946" w:author="LENOVO" w:date="2022-05-05T16:28:00Z">
            <w:rPr>
              <w:rFonts w:ascii="Consolas" w:eastAsia="Times New Roman" w:hAnsi="Consolas" w:cs="Times New Roman"/>
              <w:sz w:val="16"/>
              <w:szCs w:val="16"/>
              <w:lang w:eastAsia="tr-TR"/>
            </w:rPr>
          </w:rPrChange>
        </w:rPr>
        <w:pPrChange w:id="947" w:author="LENOVO" w:date="2022-05-05T16:28:00Z">
          <w:pPr>
            <w:spacing w:after="0" w:line="240" w:lineRule="auto"/>
          </w:pPr>
        </w:pPrChange>
      </w:pPr>
      <w:r w:rsidRPr="00852540">
        <w:rPr>
          <w:rFonts w:ascii="Times New Roman" w:hAnsi="Times New Roman"/>
          <w:sz w:val="16"/>
          <w:rPrChange w:id="948" w:author="LENOVO" w:date="2022-05-05T16:28:00Z">
            <w:rPr>
              <w:rFonts w:ascii="Consolas" w:eastAsia="Times New Roman" w:hAnsi="Consolas" w:cs="Times New Roman"/>
              <w:sz w:val="16"/>
              <w:szCs w:val="16"/>
              <w:lang w:eastAsia="tr-TR"/>
            </w:rPr>
          </w:rPrChange>
        </w:rPr>
        <w:t xml:space="preserve"> T=[T,temp];</w:t>
      </w:r>
    </w:p>
    <w:p w14:paraId="1C3E0E83" w14:textId="77777777" w:rsidR="00055BAF" w:rsidRPr="00852540" w:rsidRDefault="00055BAF" w:rsidP="00916D08">
      <w:pPr>
        <w:spacing w:after="0" w:line="360" w:lineRule="auto"/>
        <w:rPr>
          <w:rFonts w:ascii="Times New Roman" w:hAnsi="Times New Roman"/>
          <w:sz w:val="16"/>
          <w:rPrChange w:id="949" w:author="LENOVO" w:date="2022-05-05T16:28:00Z">
            <w:rPr>
              <w:rFonts w:ascii="Consolas" w:eastAsia="Times New Roman" w:hAnsi="Consolas" w:cs="Times New Roman"/>
              <w:sz w:val="16"/>
              <w:szCs w:val="16"/>
              <w:lang w:eastAsia="tr-TR"/>
            </w:rPr>
          </w:rPrChange>
        </w:rPr>
        <w:pPrChange w:id="950" w:author="LENOVO" w:date="2022-05-05T16:28:00Z">
          <w:pPr>
            <w:spacing w:after="0" w:line="240" w:lineRule="auto"/>
          </w:pPr>
        </w:pPrChange>
      </w:pPr>
      <w:r w:rsidRPr="00852540">
        <w:rPr>
          <w:rFonts w:ascii="Times New Roman" w:hAnsi="Times New Roman"/>
          <w:sz w:val="16"/>
          <w:rPrChange w:id="951" w:author="LENOVO" w:date="2022-05-05T16:28:00Z">
            <w:rPr>
              <w:rFonts w:ascii="Consolas" w:eastAsia="Times New Roman" w:hAnsi="Consolas" w:cs="Times New Roman"/>
              <w:sz w:val="16"/>
              <w:szCs w:val="16"/>
              <w:lang w:eastAsia="tr-TR"/>
            </w:rPr>
          </w:rPrChange>
        </w:rPr>
        <w:t xml:space="preserve"> P=[P,press];</w:t>
      </w:r>
    </w:p>
    <w:p w14:paraId="13BF7449" w14:textId="77777777" w:rsidR="00055BAF" w:rsidRPr="00852540" w:rsidRDefault="00055BAF" w:rsidP="00916D08">
      <w:pPr>
        <w:spacing w:after="0" w:line="360" w:lineRule="auto"/>
        <w:rPr>
          <w:rFonts w:ascii="Times New Roman" w:hAnsi="Times New Roman"/>
          <w:sz w:val="16"/>
          <w:rPrChange w:id="952" w:author="LENOVO" w:date="2022-05-05T16:28:00Z">
            <w:rPr>
              <w:rFonts w:ascii="Consolas" w:eastAsia="Times New Roman" w:hAnsi="Consolas" w:cs="Times New Roman"/>
              <w:sz w:val="16"/>
              <w:szCs w:val="16"/>
              <w:lang w:eastAsia="tr-TR"/>
            </w:rPr>
          </w:rPrChange>
        </w:rPr>
        <w:pPrChange w:id="953" w:author="LENOVO" w:date="2022-05-05T16:28:00Z">
          <w:pPr>
            <w:spacing w:after="0" w:line="240" w:lineRule="auto"/>
          </w:pPr>
        </w:pPrChange>
      </w:pPr>
      <w:r w:rsidRPr="00852540">
        <w:rPr>
          <w:rFonts w:ascii="Times New Roman" w:hAnsi="Times New Roman"/>
          <w:sz w:val="16"/>
          <w:rPrChange w:id="954" w:author="LENOVO" w:date="2022-05-05T16:28:00Z">
            <w:rPr>
              <w:rFonts w:ascii="Consolas" w:eastAsia="Times New Roman" w:hAnsi="Consolas" w:cs="Times New Roman"/>
              <w:sz w:val="16"/>
              <w:szCs w:val="16"/>
              <w:lang w:eastAsia="tr-TR"/>
            </w:rPr>
          </w:rPrChange>
        </w:rPr>
        <w:t xml:space="preserve"> MACH=[MACH,Mach];</w:t>
      </w:r>
    </w:p>
    <w:p w14:paraId="32DCCCF1" w14:textId="77777777" w:rsidR="00055BAF" w:rsidRPr="00852540" w:rsidRDefault="00055BAF" w:rsidP="00916D08">
      <w:pPr>
        <w:spacing w:after="0" w:line="360" w:lineRule="auto"/>
        <w:rPr>
          <w:rFonts w:ascii="Times New Roman" w:hAnsi="Times New Roman"/>
          <w:sz w:val="16"/>
          <w:rPrChange w:id="955" w:author="LENOVO" w:date="2022-05-05T16:28:00Z">
            <w:rPr>
              <w:rFonts w:ascii="Consolas" w:eastAsia="Times New Roman" w:hAnsi="Consolas" w:cs="Times New Roman"/>
              <w:sz w:val="16"/>
              <w:szCs w:val="16"/>
              <w:lang w:eastAsia="tr-TR"/>
            </w:rPr>
          </w:rPrChange>
        </w:rPr>
        <w:pPrChange w:id="956" w:author="LENOVO" w:date="2022-05-05T16:28:00Z">
          <w:pPr>
            <w:spacing w:after="0" w:line="240" w:lineRule="auto"/>
          </w:pPr>
        </w:pPrChange>
      </w:pPr>
      <w:r w:rsidRPr="00852540">
        <w:rPr>
          <w:rFonts w:ascii="Times New Roman" w:hAnsi="Times New Roman"/>
          <w:sz w:val="16"/>
          <w:rPrChange w:id="957" w:author="LENOVO" w:date="2022-05-05T16:28:00Z">
            <w:rPr>
              <w:rFonts w:ascii="Consolas" w:eastAsia="Times New Roman" w:hAnsi="Consolas" w:cs="Times New Roman"/>
              <w:sz w:val="16"/>
              <w:szCs w:val="16"/>
              <w:lang w:eastAsia="tr-TR"/>
            </w:rPr>
          </w:rPrChange>
        </w:rPr>
        <w:t xml:space="preserve"> CD=[CD,Cd];</w:t>
      </w:r>
    </w:p>
    <w:p w14:paraId="5BAF0AC6" w14:textId="77777777" w:rsidR="00055BAF" w:rsidRPr="00852540" w:rsidRDefault="00055BAF" w:rsidP="00916D08">
      <w:pPr>
        <w:spacing w:after="0" w:line="360" w:lineRule="auto"/>
        <w:rPr>
          <w:rFonts w:ascii="Times New Roman" w:hAnsi="Times New Roman"/>
          <w:sz w:val="16"/>
          <w:rPrChange w:id="958" w:author="LENOVO" w:date="2022-05-05T16:28:00Z">
            <w:rPr>
              <w:rFonts w:ascii="Consolas" w:eastAsia="Times New Roman" w:hAnsi="Consolas" w:cs="Times New Roman"/>
              <w:sz w:val="16"/>
              <w:szCs w:val="16"/>
              <w:lang w:eastAsia="tr-TR"/>
            </w:rPr>
          </w:rPrChange>
        </w:rPr>
        <w:pPrChange w:id="959" w:author="LENOVO" w:date="2022-05-05T16:28:00Z">
          <w:pPr>
            <w:spacing w:after="0" w:line="240" w:lineRule="auto"/>
          </w:pPr>
        </w:pPrChange>
      </w:pPr>
      <w:r w:rsidRPr="00852540">
        <w:rPr>
          <w:rFonts w:ascii="Times New Roman" w:hAnsi="Times New Roman"/>
          <w:sz w:val="16"/>
          <w:rPrChange w:id="960" w:author="LENOVO" w:date="2022-05-05T16:28:00Z">
            <w:rPr>
              <w:rFonts w:ascii="Consolas" w:eastAsia="Times New Roman" w:hAnsi="Consolas" w:cs="Times New Roman"/>
              <w:sz w:val="16"/>
              <w:szCs w:val="16"/>
              <w:lang w:eastAsia="tr-TR"/>
            </w:rPr>
          </w:rPrChange>
        </w:rPr>
        <w:t>TT=[TT,T];</w:t>
      </w:r>
    </w:p>
    <w:p w14:paraId="653D23DF" w14:textId="77777777" w:rsidR="00055BAF" w:rsidRPr="00852540" w:rsidRDefault="00055BAF" w:rsidP="00916D08">
      <w:pPr>
        <w:spacing w:after="0" w:line="360" w:lineRule="auto"/>
        <w:rPr>
          <w:rFonts w:ascii="Times New Roman" w:hAnsi="Times New Roman"/>
          <w:sz w:val="16"/>
          <w:rPrChange w:id="961" w:author="LENOVO" w:date="2022-05-05T16:28:00Z">
            <w:rPr>
              <w:rFonts w:ascii="Consolas" w:eastAsia="Times New Roman" w:hAnsi="Consolas" w:cs="Times New Roman"/>
              <w:sz w:val="16"/>
              <w:szCs w:val="16"/>
              <w:lang w:eastAsia="tr-TR"/>
            </w:rPr>
          </w:rPrChange>
        </w:rPr>
        <w:pPrChange w:id="962" w:author="LENOVO" w:date="2022-05-05T16:28:00Z">
          <w:pPr>
            <w:spacing w:after="0" w:line="240" w:lineRule="auto"/>
          </w:pPr>
        </w:pPrChange>
      </w:pPr>
      <w:r w:rsidRPr="00852540">
        <w:rPr>
          <w:rFonts w:ascii="Times New Roman" w:hAnsi="Times New Roman"/>
          <w:sz w:val="16"/>
          <w:rPrChange w:id="963" w:author="LENOVO" w:date="2022-05-05T16:28:00Z">
            <w:rPr>
              <w:rFonts w:ascii="Consolas" w:eastAsia="Times New Roman" w:hAnsi="Consolas" w:cs="Times New Roman"/>
              <w:sz w:val="16"/>
              <w:szCs w:val="16"/>
              <w:lang w:eastAsia="tr-TR"/>
            </w:rPr>
          </w:rPrChange>
        </w:rPr>
        <w:t>PP=[PP,P];</w:t>
      </w:r>
    </w:p>
    <w:p w14:paraId="759608F6" w14:textId="77777777" w:rsidR="00055BAF" w:rsidRPr="00852540" w:rsidRDefault="00055BAF" w:rsidP="00916D08">
      <w:pPr>
        <w:spacing w:after="0" w:line="360" w:lineRule="auto"/>
        <w:rPr>
          <w:rFonts w:ascii="Times New Roman" w:hAnsi="Times New Roman"/>
          <w:sz w:val="16"/>
          <w:rPrChange w:id="964" w:author="LENOVO" w:date="2022-05-05T16:28:00Z">
            <w:rPr>
              <w:rFonts w:ascii="Consolas" w:eastAsia="Times New Roman" w:hAnsi="Consolas" w:cs="Times New Roman"/>
              <w:sz w:val="16"/>
              <w:szCs w:val="16"/>
              <w:lang w:eastAsia="tr-TR"/>
            </w:rPr>
          </w:rPrChange>
        </w:rPr>
        <w:pPrChange w:id="965" w:author="LENOVO" w:date="2022-05-05T16:28:00Z">
          <w:pPr>
            <w:spacing w:after="0" w:line="240" w:lineRule="auto"/>
          </w:pPr>
        </w:pPrChange>
      </w:pPr>
      <w:r w:rsidRPr="00852540">
        <w:rPr>
          <w:rFonts w:ascii="Times New Roman" w:hAnsi="Times New Roman"/>
          <w:sz w:val="16"/>
          <w:rPrChange w:id="966" w:author="LENOVO" w:date="2022-05-05T16:28:00Z">
            <w:rPr>
              <w:rFonts w:ascii="Consolas" w:eastAsia="Times New Roman" w:hAnsi="Consolas" w:cs="Times New Roman"/>
              <w:sz w:val="16"/>
              <w:szCs w:val="16"/>
              <w:lang w:eastAsia="tr-TR"/>
            </w:rPr>
          </w:rPrChange>
        </w:rPr>
        <w:t xml:space="preserve"> t1=t;</w:t>
      </w:r>
    </w:p>
    <w:p w14:paraId="17E2B53D" w14:textId="77777777" w:rsidR="00055BAF" w:rsidRPr="00852540" w:rsidRDefault="00055BAF" w:rsidP="00916D08">
      <w:pPr>
        <w:spacing w:after="0" w:line="360" w:lineRule="auto"/>
        <w:rPr>
          <w:rFonts w:ascii="Times New Roman" w:hAnsi="Times New Roman"/>
          <w:sz w:val="16"/>
          <w:rPrChange w:id="967" w:author="LENOVO" w:date="2022-05-05T16:28:00Z">
            <w:rPr>
              <w:rFonts w:ascii="Consolas" w:eastAsia="Times New Roman" w:hAnsi="Consolas" w:cs="Times New Roman"/>
              <w:sz w:val="16"/>
              <w:szCs w:val="16"/>
              <w:lang w:eastAsia="tr-TR"/>
            </w:rPr>
          </w:rPrChange>
        </w:rPr>
        <w:pPrChange w:id="968" w:author="LENOVO" w:date="2022-05-05T16:28:00Z">
          <w:pPr>
            <w:spacing w:after="0" w:line="240" w:lineRule="auto"/>
          </w:pPr>
        </w:pPrChange>
      </w:pPr>
    </w:p>
    <w:p w14:paraId="6F4F9FFA" w14:textId="77777777" w:rsidR="00055BAF" w:rsidRPr="00852540" w:rsidRDefault="00055BAF" w:rsidP="00916D08">
      <w:pPr>
        <w:spacing w:after="0" w:line="360" w:lineRule="auto"/>
        <w:rPr>
          <w:rFonts w:ascii="Times New Roman" w:hAnsi="Times New Roman"/>
          <w:sz w:val="16"/>
          <w:rPrChange w:id="969" w:author="LENOVO" w:date="2022-05-05T16:28:00Z">
            <w:rPr>
              <w:rFonts w:ascii="Consolas" w:eastAsia="Times New Roman" w:hAnsi="Consolas" w:cs="Times New Roman"/>
              <w:sz w:val="16"/>
              <w:szCs w:val="16"/>
              <w:lang w:eastAsia="tr-TR"/>
            </w:rPr>
          </w:rPrChange>
        </w:rPr>
        <w:pPrChange w:id="970" w:author="LENOVO" w:date="2022-05-05T16:28:00Z">
          <w:pPr>
            <w:spacing w:after="0" w:line="240" w:lineRule="auto"/>
          </w:pPr>
        </w:pPrChange>
      </w:pPr>
      <w:r w:rsidRPr="00852540">
        <w:rPr>
          <w:rFonts w:ascii="Times New Roman" w:hAnsi="Times New Roman"/>
          <w:sz w:val="16"/>
          <w:rPrChange w:id="97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972"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973" w:author="LENOVO" w:date="2022-05-05T16:28:00Z">
            <w:rPr>
              <w:rFonts w:ascii="Consolas" w:eastAsia="Times New Roman" w:hAnsi="Consolas" w:cs="Times New Roman"/>
              <w:sz w:val="16"/>
              <w:szCs w:val="16"/>
              <w:lang w:eastAsia="tr-TR"/>
            </w:rPr>
          </w:rPrChange>
        </w:rPr>
        <w:t xml:space="preserve">z &lt; 0 </w:t>
      </w:r>
      <w:r w:rsidRPr="00852540">
        <w:rPr>
          <w:rFonts w:ascii="Times New Roman" w:hAnsi="Times New Roman"/>
          <w:color w:val="028009"/>
          <w:sz w:val="16"/>
          <w:rPrChange w:id="974" w:author="LENOVO" w:date="2022-05-05T16:28:00Z">
            <w:rPr>
              <w:rFonts w:ascii="Consolas" w:eastAsia="Times New Roman" w:hAnsi="Consolas" w:cs="Times New Roman"/>
              <w:color w:val="028009"/>
              <w:sz w:val="16"/>
              <w:szCs w:val="16"/>
              <w:lang w:eastAsia="tr-TR"/>
            </w:rPr>
          </w:rPrChange>
        </w:rPr>
        <w:t>% rocket crashes or fails to launch</w:t>
      </w:r>
    </w:p>
    <w:p w14:paraId="5CB92A36" w14:textId="77777777" w:rsidR="00055BAF" w:rsidRPr="00852540" w:rsidRDefault="00055BAF" w:rsidP="00916D08">
      <w:pPr>
        <w:spacing w:after="0" w:line="360" w:lineRule="auto"/>
        <w:rPr>
          <w:rFonts w:ascii="Times New Roman" w:hAnsi="Times New Roman"/>
          <w:sz w:val="16"/>
          <w:rPrChange w:id="975" w:author="LENOVO" w:date="2022-05-05T16:28:00Z">
            <w:rPr>
              <w:rFonts w:ascii="Consolas" w:eastAsia="Times New Roman" w:hAnsi="Consolas" w:cs="Times New Roman"/>
              <w:sz w:val="16"/>
              <w:szCs w:val="16"/>
              <w:lang w:eastAsia="tr-TR"/>
            </w:rPr>
          </w:rPrChange>
        </w:rPr>
        <w:pPrChange w:id="976" w:author="LENOVO" w:date="2022-05-05T16:28:00Z">
          <w:pPr>
            <w:spacing w:after="0" w:line="240" w:lineRule="auto"/>
          </w:pPr>
        </w:pPrChange>
      </w:pPr>
      <w:r w:rsidRPr="00852540">
        <w:rPr>
          <w:rFonts w:ascii="Times New Roman" w:hAnsi="Times New Roman"/>
          <w:sz w:val="16"/>
          <w:rPrChange w:id="977"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978" w:author="LENOVO" w:date="2022-05-05T16:28:00Z">
            <w:rPr>
              <w:rFonts w:ascii="Consolas" w:eastAsia="Times New Roman" w:hAnsi="Consolas" w:cs="Times New Roman"/>
              <w:color w:val="0E00FF"/>
              <w:sz w:val="16"/>
              <w:szCs w:val="16"/>
              <w:lang w:eastAsia="tr-TR"/>
            </w:rPr>
          </w:rPrChange>
        </w:rPr>
        <w:t>break</w:t>
      </w:r>
    </w:p>
    <w:p w14:paraId="46954524" w14:textId="77777777" w:rsidR="00055BAF" w:rsidRPr="00852540" w:rsidRDefault="00055BAF" w:rsidP="00916D08">
      <w:pPr>
        <w:spacing w:after="0" w:line="360" w:lineRule="auto"/>
        <w:rPr>
          <w:rFonts w:ascii="Times New Roman" w:hAnsi="Times New Roman"/>
          <w:sz w:val="16"/>
          <w:rPrChange w:id="979" w:author="LENOVO" w:date="2022-05-05T16:28:00Z">
            <w:rPr>
              <w:rFonts w:ascii="Consolas" w:eastAsia="Times New Roman" w:hAnsi="Consolas" w:cs="Times New Roman"/>
              <w:sz w:val="16"/>
              <w:szCs w:val="16"/>
              <w:lang w:eastAsia="tr-TR"/>
            </w:rPr>
          </w:rPrChange>
        </w:rPr>
        <w:pPrChange w:id="980" w:author="LENOVO" w:date="2022-05-05T16:28:00Z">
          <w:pPr>
            <w:spacing w:after="0" w:line="240" w:lineRule="auto"/>
          </w:pPr>
        </w:pPrChange>
      </w:pPr>
      <w:r w:rsidRPr="00852540">
        <w:rPr>
          <w:rFonts w:ascii="Times New Roman" w:hAnsi="Times New Roman"/>
          <w:sz w:val="16"/>
          <w:rPrChange w:id="98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982" w:author="LENOVO" w:date="2022-05-05T16:28:00Z">
            <w:rPr>
              <w:rFonts w:ascii="Consolas" w:eastAsia="Times New Roman" w:hAnsi="Consolas" w:cs="Times New Roman"/>
              <w:color w:val="0E00FF"/>
              <w:sz w:val="16"/>
              <w:szCs w:val="16"/>
              <w:lang w:eastAsia="tr-TR"/>
            </w:rPr>
          </w:rPrChange>
        </w:rPr>
        <w:t xml:space="preserve">elseif </w:t>
      </w:r>
      <w:r w:rsidRPr="00852540">
        <w:rPr>
          <w:rFonts w:ascii="Times New Roman" w:hAnsi="Times New Roman"/>
          <w:sz w:val="16"/>
          <w:rPrChange w:id="983" w:author="LENOVO" w:date="2022-05-05T16:28:00Z">
            <w:rPr>
              <w:rFonts w:ascii="Consolas" w:eastAsia="Times New Roman" w:hAnsi="Consolas" w:cs="Times New Roman"/>
              <w:sz w:val="16"/>
              <w:szCs w:val="16"/>
              <w:lang w:eastAsia="tr-TR"/>
            </w:rPr>
          </w:rPrChange>
        </w:rPr>
        <w:t xml:space="preserve">m &lt; empty </w:t>
      </w:r>
      <w:r w:rsidRPr="00852540">
        <w:rPr>
          <w:rFonts w:ascii="Times New Roman" w:hAnsi="Times New Roman"/>
          <w:color w:val="028009"/>
          <w:sz w:val="16"/>
          <w:rPrChange w:id="984" w:author="LENOVO" w:date="2022-05-05T16:28:00Z">
            <w:rPr>
              <w:rFonts w:ascii="Consolas" w:eastAsia="Times New Roman" w:hAnsi="Consolas" w:cs="Times New Roman"/>
              <w:color w:val="028009"/>
              <w:sz w:val="16"/>
              <w:szCs w:val="16"/>
              <w:lang w:eastAsia="tr-TR"/>
            </w:rPr>
          </w:rPrChange>
        </w:rPr>
        <w:t>% rocket runs out of fuel, mass becomes stable</w:t>
      </w:r>
    </w:p>
    <w:p w14:paraId="678A42A7" w14:textId="77777777" w:rsidR="00055BAF" w:rsidRPr="00852540" w:rsidRDefault="00055BAF" w:rsidP="00916D08">
      <w:pPr>
        <w:spacing w:after="0" w:line="360" w:lineRule="auto"/>
        <w:rPr>
          <w:rFonts w:ascii="Times New Roman" w:hAnsi="Times New Roman"/>
          <w:sz w:val="16"/>
          <w:rPrChange w:id="985" w:author="LENOVO" w:date="2022-05-05T16:28:00Z">
            <w:rPr>
              <w:rFonts w:ascii="Consolas" w:eastAsia="Times New Roman" w:hAnsi="Consolas" w:cs="Times New Roman"/>
              <w:sz w:val="16"/>
              <w:szCs w:val="16"/>
              <w:lang w:eastAsia="tr-TR"/>
            </w:rPr>
          </w:rPrChange>
        </w:rPr>
        <w:pPrChange w:id="986" w:author="LENOVO" w:date="2022-05-05T16:28:00Z">
          <w:pPr>
            <w:spacing w:after="0" w:line="240" w:lineRule="auto"/>
          </w:pPr>
        </w:pPrChange>
      </w:pPr>
      <w:r w:rsidRPr="00852540">
        <w:rPr>
          <w:rFonts w:ascii="Times New Roman" w:hAnsi="Times New Roman"/>
          <w:sz w:val="16"/>
          <w:rPrChange w:id="987" w:author="LENOVO" w:date="2022-05-05T16:28:00Z">
            <w:rPr>
              <w:rFonts w:ascii="Consolas" w:eastAsia="Times New Roman" w:hAnsi="Consolas" w:cs="Times New Roman"/>
              <w:sz w:val="16"/>
              <w:szCs w:val="16"/>
              <w:lang w:eastAsia="tr-TR"/>
            </w:rPr>
          </w:rPrChange>
        </w:rPr>
        <w:t xml:space="preserve"> FT = 0;</w:t>
      </w:r>
    </w:p>
    <w:p w14:paraId="3E2BF2EF" w14:textId="77777777" w:rsidR="00055BAF" w:rsidRPr="00852540" w:rsidRDefault="00055BAF" w:rsidP="00916D08">
      <w:pPr>
        <w:spacing w:after="0" w:line="360" w:lineRule="auto"/>
        <w:rPr>
          <w:rFonts w:ascii="Times New Roman" w:hAnsi="Times New Roman"/>
          <w:sz w:val="16"/>
          <w:rPrChange w:id="988" w:author="LENOVO" w:date="2022-05-05T16:28:00Z">
            <w:rPr>
              <w:rFonts w:ascii="Consolas" w:eastAsia="Times New Roman" w:hAnsi="Consolas" w:cs="Times New Roman"/>
              <w:sz w:val="16"/>
              <w:szCs w:val="16"/>
              <w:lang w:eastAsia="tr-TR"/>
            </w:rPr>
          </w:rPrChange>
        </w:rPr>
        <w:pPrChange w:id="989" w:author="LENOVO" w:date="2022-05-05T16:28:00Z">
          <w:pPr>
            <w:spacing w:after="0" w:line="240" w:lineRule="auto"/>
          </w:pPr>
        </w:pPrChange>
      </w:pPr>
      <w:r w:rsidRPr="00852540">
        <w:rPr>
          <w:rFonts w:ascii="Times New Roman" w:hAnsi="Times New Roman"/>
          <w:sz w:val="16"/>
          <w:rPrChange w:id="990" w:author="LENOVO" w:date="2022-05-05T16:28:00Z">
            <w:rPr>
              <w:rFonts w:ascii="Consolas" w:eastAsia="Times New Roman" w:hAnsi="Consolas" w:cs="Times New Roman"/>
              <w:sz w:val="16"/>
              <w:szCs w:val="16"/>
              <w:lang w:eastAsia="tr-TR"/>
            </w:rPr>
          </w:rPrChange>
        </w:rPr>
        <w:t xml:space="preserve"> dm = 0;</w:t>
      </w:r>
    </w:p>
    <w:p w14:paraId="371394BD" w14:textId="77777777" w:rsidR="00055BAF" w:rsidRPr="00852540" w:rsidRDefault="00055BAF" w:rsidP="00916D08">
      <w:pPr>
        <w:spacing w:after="0" w:line="360" w:lineRule="auto"/>
        <w:rPr>
          <w:rFonts w:ascii="Times New Roman" w:hAnsi="Times New Roman"/>
          <w:sz w:val="16"/>
          <w:rPrChange w:id="991" w:author="LENOVO" w:date="2022-05-05T16:28:00Z">
            <w:rPr>
              <w:rFonts w:ascii="Consolas" w:eastAsia="Times New Roman" w:hAnsi="Consolas" w:cs="Times New Roman"/>
              <w:sz w:val="16"/>
              <w:szCs w:val="16"/>
              <w:lang w:eastAsia="tr-TR"/>
            </w:rPr>
          </w:rPrChange>
        </w:rPr>
        <w:pPrChange w:id="992" w:author="LENOVO" w:date="2022-05-05T16:28:00Z">
          <w:pPr>
            <w:spacing w:after="0" w:line="240" w:lineRule="auto"/>
          </w:pPr>
        </w:pPrChange>
      </w:pPr>
      <w:r w:rsidRPr="00852540">
        <w:rPr>
          <w:rFonts w:ascii="Times New Roman" w:hAnsi="Times New Roman"/>
          <w:sz w:val="16"/>
          <w:rPrChange w:id="993"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994" w:author="LENOVO" w:date="2022-05-05T16:28:00Z">
            <w:rPr>
              <w:rFonts w:ascii="Consolas" w:eastAsia="Times New Roman" w:hAnsi="Consolas" w:cs="Times New Roman"/>
              <w:color w:val="0E00FF"/>
              <w:sz w:val="16"/>
              <w:szCs w:val="16"/>
              <w:lang w:eastAsia="tr-TR"/>
            </w:rPr>
          </w:rPrChange>
        </w:rPr>
        <w:t>end</w:t>
      </w:r>
    </w:p>
    <w:p w14:paraId="053DEF4E" w14:textId="77777777" w:rsidR="00055BAF" w:rsidRPr="00852540" w:rsidRDefault="00055BAF" w:rsidP="00916D08">
      <w:pPr>
        <w:spacing w:after="0" w:line="360" w:lineRule="auto"/>
        <w:rPr>
          <w:rFonts w:ascii="Times New Roman" w:hAnsi="Times New Roman"/>
          <w:sz w:val="16"/>
          <w:rPrChange w:id="995" w:author="LENOVO" w:date="2022-05-05T16:28:00Z">
            <w:rPr>
              <w:rFonts w:ascii="Consolas" w:eastAsia="Times New Roman" w:hAnsi="Consolas" w:cs="Times New Roman"/>
              <w:sz w:val="16"/>
              <w:szCs w:val="16"/>
              <w:lang w:eastAsia="tr-TR"/>
            </w:rPr>
          </w:rPrChange>
        </w:rPr>
        <w:pPrChange w:id="996" w:author="LENOVO" w:date="2022-05-05T16:28:00Z">
          <w:pPr>
            <w:spacing w:after="0" w:line="240" w:lineRule="auto"/>
          </w:pPr>
        </w:pPrChange>
      </w:pPr>
    </w:p>
    <w:p w14:paraId="3412323E" w14:textId="77777777" w:rsidR="00055BAF" w:rsidRPr="00852540" w:rsidRDefault="00055BAF" w:rsidP="00916D08">
      <w:pPr>
        <w:spacing w:after="0" w:line="360" w:lineRule="auto"/>
        <w:rPr>
          <w:rFonts w:ascii="Times New Roman" w:hAnsi="Times New Roman"/>
          <w:sz w:val="16"/>
          <w:rPrChange w:id="997" w:author="LENOVO" w:date="2022-05-05T16:28:00Z">
            <w:rPr>
              <w:rFonts w:ascii="Consolas" w:eastAsia="Times New Roman" w:hAnsi="Consolas" w:cs="Times New Roman"/>
              <w:sz w:val="16"/>
              <w:szCs w:val="16"/>
              <w:lang w:eastAsia="tr-TR"/>
            </w:rPr>
          </w:rPrChange>
        </w:rPr>
        <w:pPrChange w:id="998" w:author="LENOVO" w:date="2022-05-05T16:28:00Z">
          <w:pPr>
            <w:spacing w:after="0" w:line="240" w:lineRule="auto"/>
          </w:pPr>
        </w:pPrChange>
      </w:pPr>
      <w:r w:rsidRPr="00852540">
        <w:rPr>
          <w:rFonts w:ascii="Times New Roman" w:hAnsi="Times New Roman"/>
          <w:color w:val="0E00FF"/>
          <w:sz w:val="16"/>
          <w:rPrChange w:id="999" w:author="LENOVO" w:date="2022-05-05T16:28:00Z">
            <w:rPr>
              <w:rFonts w:ascii="Consolas" w:eastAsia="Times New Roman" w:hAnsi="Consolas" w:cs="Times New Roman"/>
              <w:color w:val="0E00FF"/>
              <w:sz w:val="16"/>
              <w:szCs w:val="16"/>
              <w:lang w:eastAsia="tr-TR"/>
            </w:rPr>
          </w:rPrChange>
        </w:rPr>
        <w:t>end</w:t>
      </w:r>
    </w:p>
    <w:p w14:paraId="391E4320" w14:textId="77777777" w:rsidR="00055BAF" w:rsidRPr="00852540" w:rsidRDefault="00055BAF" w:rsidP="00916D08">
      <w:pPr>
        <w:spacing w:after="0" w:line="360" w:lineRule="auto"/>
        <w:rPr>
          <w:rFonts w:ascii="Times New Roman" w:hAnsi="Times New Roman"/>
          <w:sz w:val="16"/>
          <w:rPrChange w:id="1000" w:author="LENOVO" w:date="2022-05-05T16:28:00Z">
            <w:rPr>
              <w:rFonts w:ascii="Consolas" w:eastAsia="Times New Roman" w:hAnsi="Consolas" w:cs="Times New Roman"/>
              <w:sz w:val="16"/>
              <w:szCs w:val="16"/>
              <w:lang w:eastAsia="tr-TR"/>
            </w:rPr>
          </w:rPrChange>
        </w:rPr>
        <w:pPrChange w:id="1001" w:author="LENOVO" w:date="2022-05-05T16:28:00Z">
          <w:pPr>
            <w:spacing w:after="0" w:line="240" w:lineRule="auto"/>
          </w:pPr>
        </w:pPrChange>
      </w:pPr>
    </w:p>
    <w:p w14:paraId="5901EADB" w14:textId="77777777" w:rsidR="00055BAF" w:rsidRPr="00852540" w:rsidRDefault="00055BAF" w:rsidP="00916D08">
      <w:pPr>
        <w:spacing w:after="0" w:line="360" w:lineRule="auto"/>
        <w:rPr>
          <w:rFonts w:ascii="Times New Roman" w:hAnsi="Times New Roman"/>
          <w:sz w:val="16"/>
          <w:rPrChange w:id="1002" w:author="LENOVO" w:date="2022-05-05T16:28:00Z">
            <w:rPr>
              <w:rFonts w:ascii="Consolas" w:eastAsia="Times New Roman" w:hAnsi="Consolas" w:cs="Times New Roman"/>
              <w:sz w:val="16"/>
              <w:szCs w:val="16"/>
              <w:lang w:eastAsia="tr-TR"/>
            </w:rPr>
          </w:rPrChange>
        </w:rPr>
        <w:pPrChange w:id="1003" w:author="LENOVO" w:date="2022-05-05T16:28:00Z">
          <w:pPr>
            <w:spacing w:after="0" w:line="240" w:lineRule="auto"/>
          </w:pPr>
        </w:pPrChange>
      </w:pPr>
    </w:p>
    <w:p w14:paraId="399BB14B" w14:textId="77777777" w:rsidR="00055BAF" w:rsidRPr="00852540" w:rsidRDefault="00055BAF" w:rsidP="00916D08">
      <w:pPr>
        <w:spacing w:after="0" w:line="360" w:lineRule="auto"/>
        <w:rPr>
          <w:rFonts w:ascii="Times New Roman" w:hAnsi="Times New Roman"/>
          <w:sz w:val="16"/>
          <w:rPrChange w:id="1004" w:author="LENOVO" w:date="2022-05-05T16:28:00Z">
            <w:rPr>
              <w:rFonts w:ascii="Consolas" w:eastAsia="Times New Roman" w:hAnsi="Consolas" w:cs="Times New Roman"/>
              <w:sz w:val="16"/>
              <w:szCs w:val="16"/>
              <w:lang w:eastAsia="tr-TR"/>
            </w:rPr>
          </w:rPrChange>
        </w:rPr>
        <w:pPrChange w:id="1005" w:author="LENOVO" w:date="2022-05-05T16:28:00Z">
          <w:pPr>
            <w:spacing w:after="0" w:line="240" w:lineRule="auto"/>
          </w:pPr>
        </w:pPrChange>
      </w:pPr>
      <w:r w:rsidRPr="00852540">
        <w:rPr>
          <w:rFonts w:ascii="Times New Roman" w:hAnsi="Times New Roman"/>
          <w:sz w:val="16"/>
          <w:rPrChange w:id="1006" w:author="LENOVO" w:date="2022-05-05T16:28:00Z">
            <w:rPr>
              <w:rFonts w:ascii="Consolas" w:eastAsia="Times New Roman" w:hAnsi="Consolas" w:cs="Times New Roman"/>
              <w:sz w:val="16"/>
              <w:szCs w:val="16"/>
              <w:lang w:eastAsia="tr-TR"/>
            </w:rPr>
          </w:rPrChange>
        </w:rPr>
        <w:t>t = linspace(0,tmax,length(Z));</w:t>
      </w:r>
    </w:p>
    <w:p w14:paraId="24ED6D01" w14:textId="77777777" w:rsidR="00055BAF" w:rsidRPr="00852540" w:rsidRDefault="00055BAF" w:rsidP="00916D08">
      <w:pPr>
        <w:spacing w:after="0" w:line="360" w:lineRule="auto"/>
        <w:rPr>
          <w:rFonts w:ascii="Times New Roman" w:hAnsi="Times New Roman"/>
          <w:sz w:val="16"/>
          <w:rPrChange w:id="1007" w:author="LENOVO" w:date="2022-05-05T16:28:00Z">
            <w:rPr>
              <w:rFonts w:ascii="Consolas" w:eastAsia="Times New Roman" w:hAnsi="Consolas" w:cs="Times New Roman"/>
              <w:sz w:val="16"/>
              <w:szCs w:val="16"/>
              <w:lang w:eastAsia="tr-TR"/>
            </w:rPr>
          </w:rPrChange>
        </w:rPr>
        <w:pPrChange w:id="1008" w:author="LENOVO" w:date="2022-05-05T16:28:00Z">
          <w:pPr>
            <w:spacing w:after="0" w:line="240" w:lineRule="auto"/>
          </w:pPr>
        </w:pPrChange>
      </w:pPr>
      <w:r w:rsidRPr="00852540">
        <w:rPr>
          <w:rFonts w:ascii="Times New Roman" w:hAnsi="Times New Roman"/>
          <w:color w:val="028009"/>
          <w:sz w:val="16"/>
          <w:rPrChange w:id="1009" w:author="LENOVO" w:date="2022-05-05T16:28:00Z">
            <w:rPr>
              <w:rFonts w:ascii="Consolas" w:eastAsia="Times New Roman" w:hAnsi="Consolas" w:cs="Times New Roman"/>
              <w:color w:val="028009"/>
              <w:sz w:val="16"/>
              <w:szCs w:val="16"/>
              <w:lang w:eastAsia="tr-TR"/>
            </w:rPr>
          </w:rPrChange>
        </w:rPr>
        <w:t>%%</w:t>
      </w:r>
    </w:p>
    <w:p w14:paraId="437B8246" w14:textId="77777777" w:rsidR="00055BAF" w:rsidRPr="00852540" w:rsidRDefault="00055BAF" w:rsidP="00916D08">
      <w:pPr>
        <w:spacing w:after="0" w:line="360" w:lineRule="auto"/>
        <w:rPr>
          <w:rFonts w:ascii="Times New Roman" w:hAnsi="Times New Roman"/>
          <w:sz w:val="16"/>
          <w:rPrChange w:id="1010" w:author="LENOVO" w:date="2022-05-05T16:28:00Z">
            <w:rPr>
              <w:rFonts w:ascii="Consolas" w:eastAsia="Times New Roman" w:hAnsi="Consolas" w:cs="Times New Roman"/>
              <w:sz w:val="16"/>
              <w:szCs w:val="16"/>
              <w:lang w:eastAsia="tr-TR"/>
            </w:rPr>
          </w:rPrChange>
        </w:rPr>
        <w:pPrChange w:id="1011" w:author="LENOVO" w:date="2022-05-05T16:28:00Z">
          <w:pPr>
            <w:spacing w:after="0" w:line="240" w:lineRule="auto"/>
          </w:pPr>
        </w:pPrChange>
      </w:pPr>
      <w:r w:rsidRPr="00852540">
        <w:rPr>
          <w:rFonts w:ascii="Times New Roman" w:hAnsi="Times New Roman"/>
          <w:sz w:val="16"/>
          <w:rPrChange w:id="1012" w:author="LENOVO" w:date="2022-05-05T16:28:00Z">
            <w:rPr>
              <w:rFonts w:ascii="Consolas" w:eastAsia="Times New Roman" w:hAnsi="Consolas" w:cs="Times New Roman"/>
              <w:sz w:val="16"/>
              <w:szCs w:val="16"/>
              <w:lang w:eastAsia="tr-TR"/>
            </w:rPr>
          </w:rPrChange>
        </w:rPr>
        <w:t>Theta(1)=85;</w:t>
      </w:r>
    </w:p>
    <w:p w14:paraId="74419922" w14:textId="77777777" w:rsidR="00055BAF" w:rsidRPr="00852540" w:rsidRDefault="00055BAF" w:rsidP="00916D08">
      <w:pPr>
        <w:spacing w:after="0" w:line="360" w:lineRule="auto"/>
        <w:rPr>
          <w:rFonts w:ascii="Times New Roman" w:hAnsi="Times New Roman"/>
          <w:sz w:val="16"/>
          <w:rPrChange w:id="1013" w:author="LENOVO" w:date="2022-05-05T16:28:00Z">
            <w:rPr>
              <w:rFonts w:ascii="Consolas" w:eastAsia="Times New Roman" w:hAnsi="Consolas" w:cs="Times New Roman"/>
              <w:sz w:val="16"/>
              <w:szCs w:val="16"/>
              <w:lang w:eastAsia="tr-TR"/>
            </w:rPr>
          </w:rPrChange>
        </w:rPr>
        <w:pPrChange w:id="1014" w:author="LENOVO" w:date="2022-05-05T16:28:00Z">
          <w:pPr>
            <w:spacing w:after="0" w:line="240" w:lineRule="auto"/>
          </w:pPr>
        </w:pPrChange>
      </w:pPr>
      <w:r w:rsidRPr="00852540">
        <w:rPr>
          <w:rFonts w:ascii="Times New Roman" w:hAnsi="Times New Roman"/>
          <w:sz w:val="16"/>
          <w:rPrChange w:id="1015" w:author="LENOVO" w:date="2022-05-05T16:28:00Z">
            <w:rPr>
              <w:rFonts w:ascii="Consolas" w:eastAsia="Times New Roman" w:hAnsi="Consolas" w:cs="Times New Roman"/>
              <w:sz w:val="16"/>
              <w:szCs w:val="16"/>
              <w:lang w:eastAsia="tr-TR"/>
            </w:rPr>
          </w:rPrChange>
        </w:rPr>
        <w:t>Vx(1)=2*cosd(Theta(1));</w:t>
      </w:r>
    </w:p>
    <w:p w14:paraId="139CA829" w14:textId="77777777" w:rsidR="00055BAF" w:rsidRPr="00852540" w:rsidRDefault="00055BAF" w:rsidP="00916D08">
      <w:pPr>
        <w:spacing w:after="0" w:line="360" w:lineRule="auto"/>
        <w:rPr>
          <w:rFonts w:ascii="Times New Roman" w:hAnsi="Times New Roman"/>
          <w:sz w:val="16"/>
          <w:rPrChange w:id="1016" w:author="LENOVO" w:date="2022-05-05T16:28:00Z">
            <w:rPr>
              <w:rFonts w:ascii="Consolas" w:eastAsia="Times New Roman" w:hAnsi="Consolas" w:cs="Times New Roman"/>
              <w:sz w:val="16"/>
              <w:szCs w:val="16"/>
              <w:lang w:eastAsia="tr-TR"/>
            </w:rPr>
          </w:rPrChange>
        </w:rPr>
        <w:pPrChange w:id="1017" w:author="LENOVO" w:date="2022-05-05T16:28:00Z">
          <w:pPr>
            <w:spacing w:after="0" w:line="240" w:lineRule="auto"/>
          </w:pPr>
        </w:pPrChange>
      </w:pPr>
      <w:r w:rsidRPr="00852540">
        <w:rPr>
          <w:rFonts w:ascii="Times New Roman" w:hAnsi="Times New Roman"/>
          <w:sz w:val="16"/>
          <w:rPrChange w:id="1018" w:author="LENOVO" w:date="2022-05-05T16:28:00Z">
            <w:rPr>
              <w:rFonts w:ascii="Consolas" w:eastAsia="Times New Roman" w:hAnsi="Consolas" w:cs="Times New Roman"/>
              <w:sz w:val="16"/>
              <w:szCs w:val="16"/>
              <w:lang w:eastAsia="tr-TR"/>
            </w:rPr>
          </w:rPrChange>
        </w:rPr>
        <w:t>Vy(1)=2*sind(Theta(1));</w:t>
      </w:r>
    </w:p>
    <w:p w14:paraId="7BEBFBA4" w14:textId="77777777" w:rsidR="00055BAF" w:rsidRPr="00852540" w:rsidRDefault="00055BAF" w:rsidP="00916D08">
      <w:pPr>
        <w:spacing w:after="0" w:line="360" w:lineRule="auto"/>
        <w:rPr>
          <w:rFonts w:ascii="Times New Roman" w:hAnsi="Times New Roman"/>
          <w:sz w:val="16"/>
          <w:rPrChange w:id="1019" w:author="LENOVO" w:date="2022-05-05T16:28:00Z">
            <w:rPr>
              <w:rFonts w:ascii="Consolas" w:eastAsia="Times New Roman" w:hAnsi="Consolas" w:cs="Times New Roman"/>
              <w:sz w:val="16"/>
              <w:szCs w:val="16"/>
              <w:lang w:eastAsia="tr-TR"/>
            </w:rPr>
          </w:rPrChange>
        </w:rPr>
        <w:pPrChange w:id="1020" w:author="LENOVO" w:date="2022-05-05T16:28:00Z">
          <w:pPr>
            <w:spacing w:after="0" w:line="240" w:lineRule="auto"/>
          </w:pPr>
        </w:pPrChange>
      </w:pPr>
      <w:r w:rsidRPr="00852540">
        <w:rPr>
          <w:rFonts w:ascii="Times New Roman" w:hAnsi="Times New Roman"/>
          <w:sz w:val="16"/>
          <w:rPrChange w:id="1021" w:author="LENOVO" w:date="2022-05-05T16:28:00Z">
            <w:rPr>
              <w:rFonts w:ascii="Consolas" w:eastAsia="Times New Roman" w:hAnsi="Consolas" w:cs="Times New Roman"/>
              <w:sz w:val="16"/>
              <w:szCs w:val="16"/>
              <w:lang w:eastAsia="tr-TR"/>
            </w:rPr>
          </w:rPrChange>
        </w:rPr>
        <w:t>Vx_deneme(1)=2*cosd(Theta(1));</w:t>
      </w:r>
    </w:p>
    <w:p w14:paraId="2721BF1C" w14:textId="77777777" w:rsidR="00055BAF" w:rsidRPr="00852540" w:rsidRDefault="00055BAF" w:rsidP="00916D08">
      <w:pPr>
        <w:spacing w:after="0" w:line="360" w:lineRule="auto"/>
        <w:rPr>
          <w:rFonts w:ascii="Times New Roman" w:hAnsi="Times New Roman"/>
          <w:sz w:val="16"/>
          <w:rPrChange w:id="1022" w:author="LENOVO" w:date="2022-05-05T16:28:00Z">
            <w:rPr>
              <w:rFonts w:ascii="Consolas" w:eastAsia="Times New Roman" w:hAnsi="Consolas" w:cs="Times New Roman"/>
              <w:sz w:val="16"/>
              <w:szCs w:val="16"/>
              <w:lang w:eastAsia="tr-TR"/>
            </w:rPr>
          </w:rPrChange>
        </w:rPr>
        <w:pPrChange w:id="1023" w:author="LENOVO" w:date="2022-05-05T16:28:00Z">
          <w:pPr>
            <w:spacing w:after="0" w:line="240" w:lineRule="auto"/>
          </w:pPr>
        </w:pPrChange>
      </w:pPr>
      <w:r w:rsidRPr="00852540">
        <w:rPr>
          <w:rFonts w:ascii="Times New Roman" w:hAnsi="Times New Roman"/>
          <w:sz w:val="16"/>
          <w:rPrChange w:id="1024" w:author="LENOVO" w:date="2022-05-05T16:28:00Z">
            <w:rPr>
              <w:rFonts w:ascii="Consolas" w:eastAsia="Times New Roman" w:hAnsi="Consolas" w:cs="Times New Roman"/>
              <w:sz w:val="16"/>
              <w:szCs w:val="16"/>
              <w:lang w:eastAsia="tr-TR"/>
            </w:rPr>
          </w:rPrChange>
        </w:rPr>
        <w:t xml:space="preserve"> x(1)=0;</w:t>
      </w:r>
    </w:p>
    <w:p w14:paraId="54AD6AD0" w14:textId="77777777" w:rsidR="00055BAF" w:rsidRPr="00852540" w:rsidRDefault="00055BAF" w:rsidP="00916D08">
      <w:pPr>
        <w:spacing w:after="0" w:line="360" w:lineRule="auto"/>
        <w:rPr>
          <w:rFonts w:ascii="Times New Roman" w:hAnsi="Times New Roman"/>
          <w:sz w:val="16"/>
          <w:rPrChange w:id="1025" w:author="LENOVO" w:date="2022-05-05T16:28:00Z">
            <w:rPr>
              <w:rFonts w:ascii="Consolas" w:eastAsia="Times New Roman" w:hAnsi="Consolas" w:cs="Times New Roman"/>
              <w:sz w:val="16"/>
              <w:szCs w:val="16"/>
              <w:lang w:eastAsia="tr-TR"/>
            </w:rPr>
          </w:rPrChange>
        </w:rPr>
        <w:pPrChange w:id="1026" w:author="LENOVO" w:date="2022-05-05T16:28:00Z">
          <w:pPr>
            <w:spacing w:after="0" w:line="240" w:lineRule="auto"/>
          </w:pPr>
        </w:pPrChange>
      </w:pPr>
      <w:r w:rsidRPr="00852540">
        <w:rPr>
          <w:rFonts w:ascii="Times New Roman" w:hAnsi="Times New Roman"/>
          <w:sz w:val="16"/>
          <w:rPrChange w:id="1027" w:author="LENOVO" w:date="2022-05-05T16:28:00Z">
            <w:rPr>
              <w:rFonts w:ascii="Consolas" w:eastAsia="Times New Roman" w:hAnsi="Consolas" w:cs="Times New Roman"/>
              <w:sz w:val="16"/>
              <w:szCs w:val="16"/>
              <w:lang w:eastAsia="tr-TR"/>
            </w:rPr>
          </w:rPrChange>
        </w:rPr>
        <w:t xml:space="preserve">  y(1)=0;</w:t>
      </w:r>
    </w:p>
    <w:p w14:paraId="1BE79F02" w14:textId="77777777" w:rsidR="00055BAF" w:rsidRPr="00852540" w:rsidRDefault="00055BAF" w:rsidP="00916D08">
      <w:pPr>
        <w:spacing w:after="0" w:line="360" w:lineRule="auto"/>
        <w:rPr>
          <w:rFonts w:ascii="Times New Roman" w:hAnsi="Times New Roman"/>
          <w:sz w:val="16"/>
          <w:rPrChange w:id="1028" w:author="LENOVO" w:date="2022-05-05T16:28:00Z">
            <w:rPr>
              <w:rFonts w:ascii="Consolas" w:eastAsia="Times New Roman" w:hAnsi="Consolas" w:cs="Times New Roman"/>
              <w:sz w:val="16"/>
              <w:szCs w:val="16"/>
              <w:lang w:eastAsia="tr-TR"/>
            </w:rPr>
          </w:rPrChange>
        </w:rPr>
        <w:pPrChange w:id="1029" w:author="LENOVO" w:date="2022-05-05T16:28:00Z">
          <w:pPr>
            <w:spacing w:after="0" w:line="240" w:lineRule="auto"/>
          </w:pPr>
        </w:pPrChange>
      </w:pPr>
      <w:r w:rsidRPr="00852540">
        <w:rPr>
          <w:rFonts w:ascii="Times New Roman" w:hAnsi="Times New Roman"/>
          <w:sz w:val="16"/>
          <w:rPrChange w:id="1030" w:author="LENOVO" w:date="2022-05-05T16:28:00Z">
            <w:rPr>
              <w:rFonts w:ascii="Consolas" w:eastAsia="Times New Roman" w:hAnsi="Consolas" w:cs="Times New Roman"/>
              <w:sz w:val="16"/>
              <w:szCs w:val="16"/>
              <w:lang w:eastAsia="tr-TR"/>
            </w:rPr>
          </w:rPrChange>
        </w:rPr>
        <w:t xml:space="preserve">  Distance_x(1)=0;</w:t>
      </w:r>
    </w:p>
    <w:p w14:paraId="1FCBC35B" w14:textId="77777777" w:rsidR="00055BAF" w:rsidRPr="00852540" w:rsidRDefault="00055BAF" w:rsidP="00916D08">
      <w:pPr>
        <w:spacing w:after="0" w:line="360" w:lineRule="auto"/>
        <w:rPr>
          <w:rFonts w:ascii="Times New Roman" w:hAnsi="Times New Roman"/>
          <w:sz w:val="16"/>
          <w:rPrChange w:id="1031" w:author="LENOVO" w:date="2022-05-05T16:28:00Z">
            <w:rPr>
              <w:rFonts w:ascii="Consolas" w:eastAsia="Times New Roman" w:hAnsi="Consolas" w:cs="Times New Roman"/>
              <w:sz w:val="16"/>
              <w:szCs w:val="16"/>
              <w:lang w:eastAsia="tr-TR"/>
            </w:rPr>
          </w:rPrChange>
        </w:rPr>
        <w:pPrChange w:id="1032" w:author="LENOVO" w:date="2022-05-05T16:28:00Z">
          <w:pPr>
            <w:spacing w:after="0" w:line="240" w:lineRule="auto"/>
          </w:pPr>
        </w:pPrChange>
      </w:pPr>
      <w:r w:rsidRPr="00852540">
        <w:rPr>
          <w:rFonts w:ascii="Times New Roman" w:hAnsi="Times New Roman"/>
          <w:sz w:val="16"/>
          <w:rPrChange w:id="1033" w:author="LENOVO" w:date="2022-05-05T16:28:00Z">
            <w:rPr>
              <w:rFonts w:ascii="Consolas" w:eastAsia="Times New Roman" w:hAnsi="Consolas" w:cs="Times New Roman"/>
              <w:sz w:val="16"/>
              <w:szCs w:val="16"/>
              <w:lang w:eastAsia="tr-TR"/>
            </w:rPr>
          </w:rPrChange>
        </w:rPr>
        <w:t xml:space="preserve">  Distance_y(1)=0;</w:t>
      </w:r>
    </w:p>
    <w:p w14:paraId="6712334D" w14:textId="77777777" w:rsidR="00055BAF" w:rsidRPr="00852540" w:rsidRDefault="00055BAF" w:rsidP="00916D08">
      <w:pPr>
        <w:spacing w:after="0" w:line="360" w:lineRule="auto"/>
        <w:rPr>
          <w:rFonts w:ascii="Times New Roman" w:hAnsi="Times New Roman"/>
          <w:sz w:val="16"/>
          <w:rPrChange w:id="1034" w:author="LENOVO" w:date="2022-05-05T16:28:00Z">
            <w:rPr>
              <w:rFonts w:ascii="Consolas" w:eastAsia="Times New Roman" w:hAnsi="Consolas" w:cs="Times New Roman"/>
              <w:sz w:val="16"/>
              <w:szCs w:val="16"/>
              <w:lang w:eastAsia="tr-TR"/>
            </w:rPr>
          </w:rPrChange>
        </w:rPr>
        <w:pPrChange w:id="1035" w:author="LENOVO" w:date="2022-05-05T16:28:00Z">
          <w:pPr>
            <w:spacing w:after="0" w:line="240" w:lineRule="auto"/>
          </w:pPr>
        </w:pPrChange>
      </w:pPr>
      <w:r w:rsidRPr="00852540">
        <w:rPr>
          <w:rFonts w:ascii="Times New Roman" w:hAnsi="Times New Roman"/>
          <w:sz w:val="16"/>
          <w:rPrChange w:id="1036" w:author="LENOVO" w:date="2022-05-05T16:28:00Z">
            <w:rPr>
              <w:rFonts w:ascii="Consolas" w:eastAsia="Times New Roman" w:hAnsi="Consolas" w:cs="Times New Roman"/>
              <w:sz w:val="16"/>
              <w:szCs w:val="16"/>
              <w:lang w:eastAsia="tr-TR"/>
            </w:rPr>
          </w:rPrChange>
        </w:rPr>
        <w:t xml:space="preserve">  new_thrust(1)=itki(1,2);</w:t>
      </w:r>
    </w:p>
    <w:p w14:paraId="4047087C" w14:textId="77777777" w:rsidR="00055BAF" w:rsidRPr="00852540" w:rsidRDefault="00055BAF" w:rsidP="00916D08">
      <w:pPr>
        <w:spacing w:after="0" w:line="360" w:lineRule="auto"/>
        <w:rPr>
          <w:rFonts w:ascii="Times New Roman" w:hAnsi="Times New Roman"/>
          <w:sz w:val="16"/>
          <w:rPrChange w:id="1037" w:author="LENOVO" w:date="2022-05-05T16:28:00Z">
            <w:rPr>
              <w:rFonts w:ascii="Consolas" w:eastAsia="Times New Roman" w:hAnsi="Consolas" w:cs="Times New Roman"/>
              <w:sz w:val="16"/>
              <w:szCs w:val="16"/>
              <w:lang w:eastAsia="tr-TR"/>
            </w:rPr>
          </w:rPrChange>
        </w:rPr>
        <w:pPrChange w:id="1038" w:author="LENOVO" w:date="2022-05-05T16:28:00Z">
          <w:pPr>
            <w:spacing w:after="0" w:line="240" w:lineRule="auto"/>
          </w:pPr>
        </w:pPrChange>
      </w:pPr>
      <w:r w:rsidRPr="00852540">
        <w:rPr>
          <w:rFonts w:ascii="Times New Roman" w:hAnsi="Times New Roman"/>
          <w:sz w:val="16"/>
          <w:rPrChange w:id="1039" w:author="LENOVO" w:date="2022-05-05T16:28:00Z">
            <w:rPr>
              <w:rFonts w:ascii="Consolas" w:eastAsia="Times New Roman" w:hAnsi="Consolas" w:cs="Times New Roman"/>
              <w:sz w:val="16"/>
              <w:szCs w:val="16"/>
              <w:lang w:eastAsia="tr-TR"/>
            </w:rPr>
          </w:rPrChange>
        </w:rPr>
        <w:t xml:space="preserve">  mass(1)=25;</w:t>
      </w:r>
    </w:p>
    <w:p w14:paraId="001D4C07" w14:textId="77777777" w:rsidR="00055BAF" w:rsidRPr="00852540" w:rsidRDefault="00055BAF" w:rsidP="00916D08">
      <w:pPr>
        <w:spacing w:after="0" w:line="360" w:lineRule="auto"/>
        <w:rPr>
          <w:rFonts w:ascii="Times New Roman" w:hAnsi="Times New Roman"/>
          <w:sz w:val="16"/>
          <w:rPrChange w:id="1040" w:author="LENOVO" w:date="2022-05-05T16:28:00Z">
            <w:rPr>
              <w:rFonts w:ascii="Consolas" w:eastAsia="Times New Roman" w:hAnsi="Consolas" w:cs="Times New Roman"/>
              <w:sz w:val="16"/>
              <w:szCs w:val="16"/>
              <w:lang w:eastAsia="tr-TR"/>
            </w:rPr>
          </w:rPrChange>
        </w:rPr>
        <w:pPrChange w:id="1041" w:author="LENOVO" w:date="2022-05-05T16:28:00Z">
          <w:pPr>
            <w:spacing w:after="0" w:line="240" w:lineRule="auto"/>
          </w:pPr>
        </w:pPrChange>
      </w:pPr>
      <w:r w:rsidRPr="00852540">
        <w:rPr>
          <w:rFonts w:ascii="Times New Roman" w:hAnsi="Times New Roman"/>
          <w:sz w:val="16"/>
          <w:rPrChange w:id="1042" w:author="LENOVO" w:date="2022-05-05T16:28:00Z">
            <w:rPr>
              <w:rFonts w:ascii="Consolas" w:eastAsia="Times New Roman" w:hAnsi="Consolas" w:cs="Times New Roman"/>
              <w:sz w:val="16"/>
              <w:szCs w:val="16"/>
              <w:lang w:eastAsia="tr-TR"/>
            </w:rPr>
          </w:rPrChange>
        </w:rPr>
        <w:t xml:space="preserve">  dmm(1)=dm;</w:t>
      </w:r>
    </w:p>
    <w:p w14:paraId="7EFA46E3" w14:textId="77777777" w:rsidR="00055BAF" w:rsidRPr="00852540" w:rsidRDefault="00055BAF" w:rsidP="00916D08">
      <w:pPr>
        <w:spacing w:after="0" w:line="360" w:lineRule="auto"/>
        <w:rPr>
          <w:rFonts w:ascii="Times New Roman" w:hAnsi="Times New Roman"/>
          <w:sz w:val="16"/>
          <w:rPrChange w:id="1043" w:author="LENOVO" w:date="2022-05-05T16:28:00Z">
            <w:rPr>
              <w:rFonts w:ascii="Consolas" w:eastAsia="Times New Roman" w:hAnsi="Consolas" w:cs="Times New Roman"/>
              <w:sz w:val="16"/>
              <w:szCs w:val="16"/>
              <w:lang w:eastAsia="tr-TR"/>
            </w:rPr>
          </w:rPrChange>
        </w:rPr>
        <w:pPrChange w:id="1044" w:author="LENOVO" w:date="2022-05-05T16:28:00Z">
          <w:pPr>
            <w:spacing w:after="0" w:line="240" w:lineRule="auto"/>
          </w:pPr>
        </w:pPrChange>
      </w:pPr>
      <w:r w:rsidRPr="00852540">
        <w:rPr>
          <w:rFonts w:ascii="Times New Roman" w:hAnsi="Times New Roman"/>
          <w:sz w:val="16"/>
          <w:rPrChange w:id="1045"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046" w:author="LENOVO" w:date="2022-05-05T16:28:00Z">
            <w:rPr>
              <w:rFonts w:ascii="Consolas" w:eastAsia="Times New Roman" w:hAnsi="Consolas" w:cs="Times New Roman"/>
              <w:color w:val="0E00FF"/>
              <w:sz w:val="16"/>
              <w:szCs w:val="16"/>
              <w:lang w:eastAsia="tr-TR"/>
            </w:rPr>
          </w:rPrChange>
        </w:rPr>
        <w:t xml:space="preserve">for </w:t>
      </w:r>
      <w:r w:rsidRPr="00852540">
        <w:rPr>
          <w:rFonts w:ascii="Times New Roman" w:hAnsi="Times New Roman"/>
          <w:sz w:val="16"/>
          <w:rPrChange w:id="1047" w:author="LENOVO" w:date="2022-05-05T16:28:00Z">
            <w:rPr>
              <w:rFonts w:ascii="Consolas" w:eastAsia="Times New Roman" w:hAnsi="Consolas" w:cs="Times New Roman"/>
              <w:sz w:val="16"/>
              <w:szCs w:val="16"/>
              <w:lang w:eastAsia="tr-TR"/>
            </w:rPr>
          </w:rPrChange>
        </w:rPr>
        <w:t>i=2:length(V)</w:t>
      </w:r>
    </w:p>
    <w:p w14:paraId="627E61F5" w14:textId="77777777" w:rsidR="00055BAF" w:rsidRPr="00852540" w:rsidRDefault="00055BAF" w:rsidP="00916D08">
      <w:pPr>
        <w:spacing w:after="0" w:line="360" w:lineRule="auto"/>
        <w:rPr>
          <w:rFonts w:ascii="Times New Roman" w:hAnsi="Times New Roman"/>
          <w:sz w:val="16"/>
          <w:rPrChange w:id="1048" w:author="LENOVO" w:date="2022-05-05T16:28:00Z">
            <w:rPr>
              <w:rFonts w:ascii="Consolas" w:eastAsia="Times New Roman" w:hAnsi="Consolas" w:cs="Times New Roman"/>
              <w:sz w:val="16"/>
              <w:szCs w:val="16"/>
              <w:lang w:eastAsia="tr-TR"/>
            </w:rPr>
          </w:rPrChange>
        </w:rPr>
        <w:pPrChange w:id="1049" w:author="LENOVO" w:date="2022-05-05T16:28:00Z">
          <w:pPr>
            <w:spacing w:after="0" w:line="240" w:lineRule="auto"/>
          </w:pPr>
        </w:pPrChange>
      </w:pPr>
      <w:r w:rsidRPr="00852540">
        <w:rPr>
          <w:rFonts w:ascii="Times New Roman" w:hAnsi="Times New Roman"/>
          <w:sz w:val="16"/>
          <w:rPrChange w:id="1050"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051"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1052" w:author="LENOVO" w:date="2022-05-05T16:28:00Z">
            <w:rPr>
              <w:rFonts w:ascii="Consolas" w:eastAsia="Times New Roman" w:hAnsi="Consolas" w:cs="Times New Roman"/>
              <w:sz w:val="16"/>
              <w:szCs w:val="16"/>
              <w:lang w:eastAsia="tr-TR"/>
            </w:rPr>
          </w:rPrChange>
        </w:rPr>
        <w:t>t(i)&lt;4.301</w:t>
      </w:r>
    </w:p>
    <w:p w14:paraId="2580E705" w14:textId="77777777" w:rsidR="00055BAF" w:rsidRPr="00852540" w:rsidRDefault="00055BAF" w:rsidP="00916D08">
      <w:pPr>
        <w:spacing w:after="0" w:line="360" w:lineRule="auto"/>
        <w:rPr>
          <w:rFonts w:ascii="Times New Roman" w:hAnsi="Times New Roman"/>
          <w:sz w:val="16"/>
          <w:rPrChange w:id="1053" w:author="LENOVO" w:date="2022-05-05T16:28:00Z">
            <w:rPr>
              <w:rFonts w:ascii="Consolas" w:eastAsia="Times New Roman" w:hAnsi="Consolas" w:cs="Times New Roman"/>
              <w:sz w:val="16"/>
              <w:szCs w:val="16"/>
              <w:lang w:eastAsia="tr-TR"/>
            </w:rPr>
          </w:rPrChange>
        </w:rPr>
        <w:pPrChange w:id="1054" w:author="LENOVO" w:date="2022-05-05T16:28:00Z">
          <w:pPr>
            <w:spacing w:after="0" w:line="240" w:lineRule="auto"/>
          </w:pPr>
        </w:pPrChange>
      </w:pPr>
      <w:r w:rsidRPr="00852540">
        <w:rPr>
          <w:rFonts w:ascii="Times New Roman" w:hAnsi="Times New Roman"/>
          <w:color w:val="028009"/>
          <w:sz w:val="16"/>
          <w:rPrChange w:id="1055" w:author="LENOVO" w:date="2022-05-05T16:28:00Z">
            <w:rPr>
              <w:rFonts w:ascii="Consolas" w:eastAsia="Times New Roman" w:hAnsi="Consolas" w:cs="Times New Roman"/>
              <w:color w:val="028009"/>
              <w:sz w:val="16"/>
              <w:szCs w:val="16"/>
              <w:lang w:eastAsia="tr-TR"/>
            </w:rPr>
          </w:rPrChange>
        </w:rPr>
        <w:t>%      new_thrust(i)=itki(i,2);</w:t>
      </w:r>
    </w:p>
    <w:p w14:paraId="5D2B7DB0" w14:textId="77777777" w:rsidR="00055BAF" w:rsidRPr="00852540" w:rsidRDefault="00055BAF" w:rsidP="00916D08">
      <w:pPr>
        <w:spacing w:after="0" w:line="360" w:lineRule="auto"/>
        <w:rPr>
          <w:rFonts w:ascii="Times New Roman" w:hAnsi="Times New Roman"/>
          <w:sz w:val="16"/>
          <w:rPrChange w:id="1056" w:author="LENOVO" w:date="2022-05-05T16:28:00Z">
            <w:rPr>
              <w:rFonts w:ascii="Consolas" w:eastAsia="Times New Roman" w:hAnsi="Consolas" w:cs="Times New Roman"/>
              <w:sz w:val="16"/>
              <w:szCs w:val="16"/>
              <w:lang w:eastAsia="tr-TR"/>
            </w:rPr>
          </w:rPrChange>
        </w:rPr>
        <w:pPrChange w:id="1057" w:author="LENOVO" w:date="2022-05-05T16:28:00Z">
          <w:pPr>
            <w:spacing w:after="0" w:line="240" w:lineRule="auto"/>
          </w:pPr>
        </w:pPrChange>
      </w:pPr>
      <w:r w:rsidRPr="00852540">
        <w:rPr>
          <w:rFonts w:ascii="Times New Roman" w:hAnsi="Times New Roman"/>
          <w:sz w:val="16"/>
          <w:rPrChange w:id="1058" w:author="LENOVO" w:date="2022-05-05T16:28:00Z">
            <w:rPr>
              <w:rFonts w:ascii="Consolas" w:eastAsia="Times New Roman" w:hAnsi="Consolas" w:cs="Times New Roman"/>
              <w:sz w:val="16"/>
              <w:szCs w:val="16"/>
              <w:lang w:eastAsia="tr-TR"/>
            </w:rPr>
          </w:rPrChange>
        </w:rPr>
        <w:t xml:space="preserve">   new_thrust(i)=spline(itki(:,1),itki(:,2),t(i));</w:t>
      </w:r>
    </w:p>
    <w:p w14:paraId="68819EBA" w14:textId="77777777" w:rsidR="00055BAF" w:rsidRPr="00852540" w:rsidRDefault="00055BAF" w:rsidP="00916D08">
      <w:pPr>
        <w:spacing w:after="0" w:line="360" w:lineRule="auto"/>
        <w:rPr>
          <w:rFonts w:ascii="Times New Roman" w:hAnsi="Times New Roman"/>
          <w:sz w:val="16"/>
          <w:rPrChange w:id="1059" w:author="LENOVO" w:date="2022-05-05T16:28:00Z">
            <w:rPr>
              <w:rFonts w:ascii="Consolas" w:eastAsia="Times New Roman" w:hAnsi="Consolas" w:cs="Times New Roman"/>
              <w:sz w:val="16"/>
              <w:szCs w:val="16"/>
              <w:lang w:eastAsia="tr-TR"/>
            </w:rPr>
          </w:rPrChange>
        </w:rPr>
        <w:pPrChange w:id="1060" w:author="LENOVO" w:date="2022-05-05T16:28:00Z">
          <w:pPr>
            <w:spacing w:after="0" w:line="240" w:lineRule="auto"/>
          </w:pPr>
        </w:pPrChange>
      </w:pPr>
      <w:r w:rsidRPr="00852540">
        <w:rPr>
          <w:rFonts w:ascii="Times New Roman" w:hAnsi="Times New Roman"/>
          <w:sz w:val="16"/>
          <w:rPrChange w:id="106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062" w:author="LENOVO" w:date="2022-05-05T16:28:00Z">
            <w:rPr>
              <w:rFonts w:ascii="Consolas" w:eastAsia="Times New Roman" w:hAnsi="Consolas" w:cs="Times New Roman"/>
              <w:color w:val="0E00FF"/>
              <w:sz w:val="16"/>
              <w:szCs w:val="16"/>
              <w:lang w:eastAsia="tr-TR"/>
            </w:rPr>
          </w:rPrChange>
        </w:rPr>
        <w:t>else</w:t>
      </w:r>
    </w:p>
    <w:p w14:paraId="4FB344F3" w14:textId="77777777" w:rsidR="00055BAF" w:rsidRPr="00852540" w:rsidRDefault="00055BAF" w:rsidP="00916D08">
      <w:pPr>
        <w:spacing w:after="0" w:line="360" w:lineRule="auto"/>
        <w:rPr>
          <w:rFonts w:ascii="Times New Roman" w:hAnsi="Times New Roman"/>
          <w:sz w:val="16"/>
          <w:rPrChange w:id="1063" w:author="LENOVO" w:date="2022-05-05T16:28:00Z">
            <w:rPr>
              <w:rFonts w:ascii="Consolas" w:eastAsia="Times New Roman" w:hAnsi="Consolas" w:cs="Times New Roman"/>
              <w:sz w:val="16"/>
              <w:szCs w:val="16"/>
              <w:lang w:eastAsia="tr-TR"/>
            </w:rPr>
          </w:rPrChange>
        </w:rPr>
        <w:pPrChange w:id="1064" w:author="LENOVO" w:date="2022-05-05T16:28:00Z">
          <w:pPr>
            <w:spacing w:after="0" w:line="240" w:lineRule="auto"/>
          </w:pPr>
        </w:pPrChange>
      </w:pPr>
      <w:r w:rsidRPr="00852540">
        <w:rPr>
          <w:rFonts w:ascii="Times New Roman" w:hAnsi="Times New Roman"/>
          <w:sz w:val="16"/>
          <w:rPrChange w:id="1065" w:author="LENOVO" w:date="2022-05-05T16:28:00Z">
            <w:rPr>
              <w:rFonts w:ascii="Consolas" w:eastAsia="Times New Roman" w:hAnsi="Consolas" w:cs="Times New Roman"/>
              <w:sz w:val="16"/>
              <w:szCs w:val="16"/>
              <w:lang w:eastAsia="tr-TR"/>
            </w:rPr>
          </w:rPrChange>
        </w:rPr>
        <w:t xml:space="preserve">     new_thrust(i)=0;   </w:t>
      </w:r>
    </w:p>
    <w:p w14:paraId="2B68F007" w14:textId="77777777" w:rsidR="00055BAF" w:rsidRPr="00852540" w:rsidRDefault="00055BAF" w:rsidP="00916D08">
      <w:pPr>
        <w:spacing w:after="0" w:line="360" w:lineRule="auto"/>
        <w:rPr>
          <w:rFonts w:ascii="Times New Roman" w:hAnsi="Times New Roman"/>
          <w:sz w:val="16"/>
          <w:rPrChange w:id="1066" w:author="LENOVO" w:date="2022-05-05T16:28:00Z">
            <w:rPr>
              <w:rFonts w:ascii="Consolas" w:eastAsia="Times New Roman" w:hAnsi="Consolas" w:cs="Times New Roman"/>
              <w:sz w:val="16"/>
              <w:szCs w:val="16"/>
              <w:lang w:eastAsia="tr-TR"/>
            </w:rPr>
          </w:rPrChange>
        </w:rPr>
        <w:pPrChange w:id="1067" w:author="LENOVO" w:date="2022-05-05T16:28:00Z">
          <w:pPr>
            <w:spacing w:after="0" w:line="240" w:lineRule="auto"/>
          </w:pPr>
        </w:pPrChange>
      </w:pPr>
      <w:r w:rsidRPr="00852540">
        <w:rPr>
          <w:rFonts w:ascii="Times New Roman" w:hAnsi="Times New Roman"/>
          <w:sz w:val="16"/>
          <w:rPrChange w:id="1068"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069" w:author="LENOVO" w:date="2022-05-05T16:28:00Z">
            <w:rPr>
              <w:rFonts w:ascii="Consolas" w:eastAsia="Times New Roman" w:hAnsi="Consolas" w:cs="Times New Roman"/>
              <w:color w:val="0E00FF"/>
              <w:sz w:val="16"/>
              <w:szCs w:val="16"/>
              <w:lang w:eastAsia="tr-TR"/>
            </w:rPr>
          </w:rPrChange>
        </w:rPr>
        <w:t>end</w:t>
      </w:r>
    </w:p>
    <w:p w14:paraId="73CCF689" w14:textId="77777777" w:rsidR="00055BAF" w:rsidRPr="00852540" w:rsidRDefault="00055BAF" w:rsidP="00916D08">
      <w:pPr>
        <w:spacing w:after="0" w:line="360" w:lineRule="auto"/>
        <w:rPr>
          <w:rFonts w:ascii="Times New Roman" w:hAnsi="Times New Roman"/>
          <w:sz w:val="16"/>
          <w:rPrChange w:id="1070" w:author="LENOVO" w:date="2022-05-05T16:28:00Z">
            <w:rPr>
              <w:rFonts w:ascii="Consolas" w:eastAsia="Times New Roman" w:hAnsi="Consolas" w:cs="Times New Roman"/>
              <w:sz w:val="16"/>
              <w:szCs w:val="16"/>
              <w:lang w:eastAsia="tr-TR"/>
            </w:rPr>
          </w:rPrChange>
        </w:rPr>
        <w:pPrChange w:id="1071" w:author="LENOVO" w:date="2022-05-05T16:28:00Z">
          <w:pPr>
            <w:spacing w:after="0" w:line="240" w:lineRule="auto"/>
          </w:pPr>
        </w:pPrChange>
      </w:pPr>
    </w:p>
    <w:p w14:paraId="191AD63D" w14:textId="77777777" w:rsidR="00055BAF" w:rsidRPr="00852540" w:rsidRDefault="00055BAF" w:rsidP="00916D08">
      <w:pPr>
        <w:spacing w:after="0" w:line="360" w:lineRule="auto"/>
        <w:rPr>
          <w:rFonts w:ascii="Times New Roman" w:hAnsi="Times New Roman"/>
          <w:sz w:val="16"/>
          <w:rPrChange w:id="1072" w:author="LENOVO" w:date="2022-05-05T16:28:00Z">
            <w:rPr>
              <w:rFonts w:ascii="Consolas" w:eastAsia="Times New Roman" w:hAnsi="Consolas" w:cs="Times New Roman"/>
              <w:sz w:val="16"/>
              <w:szCs w:val="16"/>
              <w:lang w:eastAsia="tr-TR"/>
            </w:rPr>
          </w:rPrChange>
        </w:rPr>
        <w:pPrChange w:id="1073" w:author="LENOVO" w:date="2022-05-05T16:28:00Z">
          <w:pPr>
            <w:spacing w:after="0" w:line="240" w:lineRule="auto"/>
          </w:pPr>
        </w:pPrChange>
      </w:pPr>
      <w:r w:rsidRPr="00852540">
        <w:rPr>
          <w:rFonts w:ascii="Times New Roman" w:hAnsi="Times New Roman"/>
          <w:sz w:val="16"/>
          <w:rPrChange w:id="1074" w:author="LENOVO" w:date="2022-05-05T16:28:00Z">
            <w:rPr>
              <w:rFonts w:ascii="Consolas" w:eastAsia="Times New Roman" w:hAnsi="Consolas" w:cs="Times New Roman"/>
              <w:sz w:val="16"/>
              <w:szCs w:val="16"/>
              <w:lang w:eastAsia="tr-TR"/>
            </w:rPr>
          </w:rPrChange>
        </w:rPr>
        <w:t xml:space="preserve">     dmm(i) = new_thrust(i)/(grav(i)*Isp); </w:t>
      </w:r>
      <w:r w:rsidRPr="00852540">
        <w:rPr>
          <w:rFonts w:ascii="Times New Roman" w:hAnsi="Times New Roman"/>
          <w:color w:val="028009"/>
          <w:sz w:val="16"/>
          <w:rPrChange w:id="1075" w:author="LENOVO" w:date="2022-05-05T16:28:00Z">
            <w:rPr>
              <w:rFonts w:ascii="Consolas" w:eastAsia="Times New Roman" w:hAnsi="Consolas" w:cs="Times New Roman"/>
              <w:color w:val="028009"/>
              <w:sz w:val="16"/>
              <w:szCs w:val="16"/>
              <w:lang w:eastAsia="tr-TR"/>
            </w:rPr>
          </w:rPrChange>
        </w:rPr>
        <w:t>% mass flow rate, dm/dt</w:t>
      </w:r>
    </w:p>
    <w:p w14:paraId="3599AE5D" w14:textId="77777777" w:rsidR="00055BAF" w:rsidRPr="00852540" w:rsidRDefault="00055BAF" w:rsidP="00916D08">
      <w:pPr>
        <w:spacing w:after="0" w:line="360" w:lineRule="auto"/>
        <w:rPr>
          <w:rFonts w:ascii="Times New Roman" w:hAnsi="Times New Roman"/>
          <w:sz w:val="16"/>
          <w:rPrChange w:id="1076" w:author="LENOVO" w:date="2022-05-05T16:28:00Z">
            <w:rPr>
              <w:rFonts w:ascii="Consolas" w:eastAsia="Times New Roman" w:hAnsi="Consolas" w:cs="Times New Roman"/>
              <w:sz w:val="16"/>
              <w:szCs w:val="16"/>
              <w:lang w:eastAsia="tr-TR"/>
            </w:rPr>
          </w:rPrChange>
        </w:rPr>
        <w:pPrChange w:id="1077" w:author="LENOVO" w:date="2022-05-05T16:28:00Z">
          <w:pPr>
            <w:spacing w:after="0" w:line="240" w:lineRule="auto"/>
          </w:pPr>
        </w:pPrChange>
      </w:pPr>
      <w:r w:rsidRPr="00852540">
        <w:rPr>
          <w:rFonts w:ascii="Times New Roman" w:hAnsi="Times New Roman"/>
          <w:sz w:val="16"/>
          <w:rPrChange w:id="1078" w:author="LENOVO" w:date="2022-05-05T16:28:00Z">
            <w:rPr>
              <w:rFonts w:ascii="Consolas" w:eastAsia="Times New Roman" w:hAnsi="Consolas" w:cs="Times New Roman"/>
              <w:sz w:val="16"/>
              <w:szCs w:val="16"/>
              <w:lang w:eastAsia="tr-TR"/>
            </w:rPr>
          </w:rPrChange>
        </w:rPr>
        <w:t xml:space="preserve">      mass(i) = mass(i-1)-(dmm(i)*dt); </w:t>
      </w:r>
      <w:r w:rsidRPr="00852540">
        <w:rPr>
          <w:rFonts w:ascii="Times New Roman" w:hAnsi="Times New Roman"/>
          <w:color w:val="028009"/>
          <w:sz w:val="16"/>
          <w:rPrChange w:id="1079" w:author="LENOVO" w:date="2022-05-05T16:28:00Z">
            <w:rPr>
              <w:rFonts w:ascii="Consolas" w:eastAsia="Times New Roman" w:hAnsi="Consolas" w:cs="Times New Roman"/>
              <w:color w:val="028009"/>
              <w:sz w:val="16"/>
              <w:szCs w:val="16"/>
              <w:lang w:eastAsia="tr-TR"/>
            </w:rPr>
          </w:rPrChange>
        </w:rPr>
        <w:t>% changing mass, m(t)</w:t>
      </w:r>
    </w:p>
    <w:p w14:paraId="63C2F535" w14:textId="77777777" w:rsidR="00055BAF" w:rsidRPr="00852540" w:rsidRDefault="00055BAF" w:rsidP="00916D08">
      <w:pPr>
        <w:spacing w:after="0" w:line="360" w:lineRule="auto"/>
        <w:rPr>
          <w:rFonts w:ascii="Times New Roman" w:hAnsi="Times New Roman"/>
          <w:sz w:val="16"/>
          <w:rPrChange w:id="1080" w:author="LENOVO" w:date="2022-05-05T16:28:00Z">
            <w:rPr>
              <w:rFonts w:ascii="Consolas" w:eastAsia="Times New Roman" w:hAnsi="Consolas" w:cs="Times New Roman"/>
              <w:sz w:val="16"/>
              <w:szCs w:val="16"/>
              <w:lang w:eastAsia="tr-TR"/>
            </w:rPr>
          </w:rPrChange>
        </w:rPr>
        <w:pPrChange w:id="1081" w:author="LENOVO" w:date="2022-05-05T16:28:00Z">
          <w:pPr>
            <w:spacing w:after="0" w:line="240" w:lineRule="auto"/>
          </w:pPr>
        </w:pPrChange>
      </w:pPr>
    </w:p>
    <w:p w14:paraId="4945E0C6" w14:textId="77777777" w:rsidR="00055BAF" w:rsidRPr="00852540" w:rsidRDefault="00055BAF" w:rsidP="00916D08">
      <w:pPr>
        <w:spacing w:after="0" w:line="360" w:lineRule="auto"/>
        <w:rPr>
          <w:rFonts w:ascii="Times New Roman" w:hAnsi="Times New Roman"/>
          <w:sz w:val="16"/>
          <w:rPrChange w:id="1082" w:author="LENOVO" w:date="2022-05-05T16:28:00Z">
            <w:rPr>
              <w:rFonts w:ascii="Consolas" w:eastAsia="Times New Roman" w:hAnsi="Consolas" w:cs="Times New Roman"/>
              <w:sz w:val="16"/>
              <w:szCs w:val="16"/>
              <w:lang w:eastAsia="tr-TR"/>
            </w:rPr>
          </w:rPrChange>
        </w:rPr>
        <w:pPrChange w:id="1083" w:author="LENOVO" w:date="2022-05-05T16:28:00Z">
          <w:pPr>
            <w:spacing w:after="0" w:line="240" w:lineRule="auto"/>
          </w:pPr>
        </w:pPrChange>
      </w:pPr>
      <w:r w:rsidRPr="00852540">
        <w:rPr>
          <w:rFonts w:ascii="Times New Roman" w:hAnsi="Times New Roman"/>
          <w:sz w:val="16"/>
          <w:rPrChange w:id="1084"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085"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1086" w:author="LENOVO" w:date="2022-05-05T16:28:00Z">
            <w:rPr>
              <w:rFonts w:ascii="Consolas" w:eastAsia="Times New Roman" w:hAnsi="Consolas" w:cs="Times New Roman"/>
              <w:sz w:val="16"/>
              <w:szCs w:val="16"/>
              <w:lang w:eastAsia="tr-TR"/>
            </w:rPr>
          </w:rPrChange>
        </w:rPr>
        <w:t xml:space="preserve">Z(i) &lt;= Launch_Rod_Length       </w:t>
      </w:r>
      <w:r w:rsidRPr="00852540">
        <w:rPr>
          <w:rFonts w:ascii="Times New Roman" w:hAnsi="Times New Roman"/>
          <w:color w:val="028009"/>
          <w:sz w:val="16"/>
          <w:rPrChange w:id="1087" w:author="LENOVO" w:date="2022-05-05T16:28:00Z">
            <w:rPr>
              <w:rFonts w:ascii="Consolas" w:eastAsia="Times New Roman" w:hAnsi="Consolas" w:cs="Times New Roman"/>
              <w:color w:val="028009"/>
              <w:sz w:val="16"/>
              <w:szCs w:val="16"/>
              <w:lang w:eastAsia="tr-TR"/>
            </w:rPr>
          </w:rPrChange>
        </w:rPr>
        <w:t>% Launch rod normal force</w:t>
      </w:r>
    </w:p>
    <w:p w14:paraId="18CCE2B3" w14:textId="77777777" w:rsidR="00055BAF" w:rsidRPr="00852540" w:rsidRDefault="00055BAF" w:rsidP="00916D08">
      <w:pPr>
        <w:spacing w:after="0" w:line="360" w:lineRule="auto"/>
        <w:rPr>
          <w:rFonts w:ascii="Times New Roman" w:hAnsi="Times New Roman"/>
          <w:sz w:val="16"/>
          <w:rPrChange w:id="1088" w:author="LENOVO" w:date="2022-05-05T16:28:00Z">
            <w:rPr>
              <w:rFonts w:ascii="Consolas" w:eastAsia="Times New Roman" w:hAnsi="Consolas" w:cs="Times New Roman"/>
              <w:sz w:val="16"/>
              <w:szCs w:val="16"/>
              <w:lang w:eastAsia="tr-TR"/>
            </w:rPr>
          </w:rPrChange>
        </w:rPr>
        <w:pPrChange w:id="1089" w:author="LENOVO" w:date="2022-05-05T16:28:00Z">
          <w:pPr>
            <w:spacing w:after="0" w:line="240" w:lineRule="auto"/>
          </w:pPr>
        </w:pPrChange>
      </w:pPr>
      <w:r w:rsidRPr="00852540">
        <w:rPr>
          <w:rFonts w:ascii="Times New Roman" w:hAnsi="Times New Roman"/>
          <w:sz w:val="16"/>
          <w:rPrChange w:id="1090" w:author="LENOVO" w:date="2022-05-05T16:28:00Z">
            <w:rPr>
              <w:rFonts w:ascii="Consolas" w:eastAsia="Times New Roman" w:hAnsi="Consolas" w:cs="Times New Roman"/>
              <w:sz w:val="16"/>
              <w:szCs w:val="16"/>
              <w:lang w:eastAsia="tr-TR"/>
            </w:rPr>
          </w:rPrChange>
        </w:rPr>
        <w:t xml:space="preserve">        Fn(i) = M(i)*grav(i)*cosd(Theta(1));</w:t>
      </w:r>
    </w:p>
    <w:p w14:paraId="0721AD8B" w14:textId="77777777" w:rsidR="00055BAF" w:rsidRPr="00852540" w:rsidRDefault="00055BAF" w:rsidP="00916D08">
      <w:pPr>
        <w:spacing w:after="0" w:line="360" w:lineRule="auto"/>
        <w:rPr>
          <w:rFonts w:ascii="Times New Roman" w:hAnsi="Times New Roman"/>
          <w:sz w:val="16"/>
          <w:rPrChange w:id="1091" w:author="LENOVO" w:date="2022-05-05T16:28:00Z">
            <w:rPr>
              <w:rFonts w:ascii="Consolas" w:eastAsia="Times New Roman" w:hAnsi="Consolas" w:cs="Times New Roman"/>
              <w:sz w:val="16"/>
              <w:szCs w:val="16"/>
              <w:lang w:eastAsia="tr-TR"/>
            </w:rPr>
          </w:rPrChange>
        </w:rPr>
        <w:pPrChange w:id="1092" w:author="LENOVO" w:date="2022-05-05T16:28:00Z">
          <w:pPr>
            <w:spacing w:after="0" w:line="240" w:lineRule="auto"/>
          </w:pPr>
        </w:pPrChange>
      </w:pPr>
      <w:r w:rsidRPr="00852540">
        <w:rPr>
          <w:rFonts w:ascii="Times New Roman" w:hAnsi="Times New Roman"/>
          <w:sz w:val="16"/>
          <w:rPrChange w:id="1093"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094" w:author="LENOVO" w:date="2022-05-05T16:28:00Z">
            <w:rPr>
              <w:rFonts w:ascii="Consolas" w:eastAsia="Times New Roman" w:hAnsi="Consolas" w:cs="Times New Roman"/>
              <w:color w:val="0E00FF"/>
              <w:sz w:val="16"/>
              <w:szCs w:val="16"/>
              <w:lang w:eastAsia="tr-TR"/>
            </w:rPr>
          </w:rPrChange>
        </w:rPr>
        <w:t>else</w:t>
      </w:r>
    </w:p>
    <w:p w14:paraId="320B7009" w14:textId="77777777" w:rsidR="00055BAF" w:rsidRPr="00852540" w:rsidRDefault="00055BAF" w:rsidP="00916D08">
      <w:pPr>
        <w:spacing w:after="0" w:line="360" w:lineRule="auto"/>
        <w:rPr>
          <w:rFonts w:ascii="Times New Roman" w:hAnsi="Times New Roman"/>
          <w:sz w:val="16"/>
          <w:rPrChange w:id="1095" w:author="LENOVO" w:date="2022-05-05T16:28:00Z">
            <w:rPr>
              <w:rFonts w:ascii="Consolas" w:eastAsia="Times New Roman" w:hAnsi="Consolas" w:cs="Times New Roman"/>
              <w:sz w:val="16"/>
              <w:szCs w:val="16"/>
              <w:lang w:eastAsia="tr-TR"/>
            </w:rPr>
          </w:rPrChange>
        </w:rPr>
        <w:pPrChange w:id="1096" w:author="LENOVO" w:date="2022-05-05T16:28:00Z">
          <w:pPr>
            <w:spacing w:after="0" w:line="240" w:lineRule="auto"/>
          </w:pPr>
        </w:pPrChange>
      </w:pPr>
      <w:r w:rsidRPr="00852540">
        <w:rPr>
          <w:rFonts w:ascii="Times New Roman" w:hAnsi="Times New Roman"/>
          <w:sz w:val="16"/>
          <w:rPrChange w:id="1097" w:author="LENOVO" w:date="2022-05-05T16:28:00Z">
            <w:rPr>
              <w:rFonts w:ascii="Consolas" w:eastAsia="Times New Roman" w:hAnsi="Consolas" w:cs="Times New Roman"/>
              <w:sz w:val="16"/>
              <w:szCs w:val="16"/>
              <w:lang w:eastAsia="tr-TR"/>
            </w:rPr>
          </w:rPrChange>
        </w:rPr>
        <w:t xml:space="preserve">        Fn(i) = 0;                              </w:t>
      </w:r>
      <w:r w:rsidRPr="00852540">
        <w:rPr>
          <w:rFonts w:ascii="Times New Roman" w:hAnsi="Times New Roman"/>
          <w:color w:val="028009"/>
          <w:sz w:val="16"/>
          <w:rPrChange w:id="1098" w:author="LENOVO" w:date="2022-05-05T16:28:00Z">
            <w:rPr>
              <w:rFonts w:ascii="Consolas" w:eastAsia="Times New Roman" w:hAnsi="Consolas" w:cs="Times New Roman"/>
              <w:color w:val="028009"/>
              <w:sz w:val="16"/>
              <w:szCs w:val="16"/>
              <w:lang w:eastAsia="tr-TR"/>
            </w:rPr>
          </w:rPrChange>
        </w:rPr>
        <w:t>% No longer on launch rod</w:t>
      </w:r>
    </w:p>
    <w:p w14:paraId="7BD5C822" w14:textId="77777777" w:rsidR="00055BAF" w:rsidRPr="00852540" w:rsidRDefault="00055BAF" w:rsidP="00916D08">
      <w:pPr>
        <w:spacing w:after="0" w:line="360" w:lineRule="auto"/>
        <w:rPr>
          <w:rFonts w:ascii="Times New Roman" w:hAnsi="Times New Roman"/>
          <w:sz w:val="16"/>
          <w:rPrChange w:id="1099" w:author="LENOVO" w:date="2022-05-05T16:28:00Z">
            <w:rPr>
              <w:rFonts w:ascii="Consolas" w:eastAsia="Times New Roman" w:hAnsi="Consolas" w:cs="Times New Roman"/>
              <w:sz w:val="16"/>
              <w:szCs w:val="16"/>
              <w:lang w:eastAsia="tr-TR"/>
            </w:rPr>
          </w:rPrChange>
        </w:rPr>
        <w:pPrChange w:id="1100" w:author="LENOVO" w:date="2022-05-05T16:28:00Z">
          <w:pPr>
            <w:spacing w:after="0" w:line="240" w:lineRule="auto"/>
          </w:pPr>
        </w:pPrChange>
      </w:pPr>
      <w:r w:rsidRPr="00852540">
        <w:rPr>
          <w:rFonts w:ascii="Times New Roman" w:hAnsi="Times New Roman"/>
          <w:sz w:val="16"/>
          <w:rPrChange w:id="110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102" w:author="LENOVO" w:date="2022-05-05T16:28:00Z">
            <w:rPr>
              <w:rFonts w:ascii="Consolas" w:eastAsia="Times New Roman" w:hAnsi="Consolas" w:cs="Times New Roman"/>
              <w:color w:val="0E00FF"/>
              <w:sz w:val="16"/>
              <w:szCs w:val="16"/>
              <w:lang w:eastAsia="tr-TR"/>
            </w:rPr>
          </w:rPrChange>
        </w:rPr>
        <w:t>end</w:t>
      </w:r>
    </w:p>
    <w:p w14:paraId="536BA966" w14:textId="77777777" w:rsidR="00055BAF" w:rsidRPr="00852540" w:rsidRDefault="00055BAF" w:rsidP="00916D08">
      <w:pPr>
        <w:spacing w:after="0" w:line="360" w:lineRule="auto"/>
        <w:rPr>
          <w:rFonts w:ascii="Times New Roman" w:hAnsi="Times New Roman"/>
          <w:sz w:val="16"/>
          <w:rPrChange w:id="1103" w:author="LENOVO" w:date="2022-05-05T16:28:00Z">
            <w:rPr>
              <w:rFonts w:ascii="Consolas" w:eastAsia="Times New Roman" w:hAnsi="Consolas" w:cs="Times New Roman"/>
              <w:sz w:val="16"/>
              <w:szCs w:val="16"/>
              <w:lang w:eastAsia="tr-TR"/>
            </w:rPr>
          </w:rPrChange>
        </w:rPr>
        <w:pPrChange w:id="1104" w:author="LENOVO" w:date="2022-05-05T16:28:00Z">
          <w:pPr>
            <w:spacing w:after="0" w:line="240" w:lineRule="auto"/>
          </w:pPr>
        </w:pPrChange>
      </w:pPr>
      <w:r w:rsidRPr="00852540">
        <w:rPr>
          <w:rFonts w:ascii="Times New Roman" w:hAnsi="Times New Roman"/>
          <w:sz w:val="16"/>
          <w:rPrChange w:id="1105" w:author="LENOVO" w:date="2022-05-05T16:28:00Z">
            <w:rPr>
              <w:rFonts w:ascii="Consolas" w:eastAsia="Times New Roman" w:hAnsi="Consolas" w:cs="Times New Roman"/>
              <w:sz w:val="16"/>
              <w:szCs w:val="16"/>
              <w:lang w:eastAsia="tr-TR"/>
            </w:rPr>
          </w:rPrChange>
        </w:rPr>
        <w:t xml:space="preserve"> Fx(i)= new_thrust(i)*cosd(Theta(i-1))-Drag(i)*cosd(Theta(i-1))-Fn(i)*sind(Theta(i-1)); </w:t>
      </w:r>
      <w:r w:rsidRPr="00852540">
        <w:rPr>
          <w:rFonts w:ascii="Times New Roman" w:hAnsi="Times New Roman"/>
          <w:color w:val="028009"/>
          <w:sz w:val="16"/>
          <w:rPrChange w:id="1106" w:author="LENOVO" w:date="2022-05-05T16:28:00Z">
            <w:rPr>
              <w:rFonts w:ascii="Consolas" w:eastAsia="Times New Roman" w:hAnsi="Consolas" w:cs="Times New Roman"/>
              <w:color w:val="028009"/>
              <w:sz w:val="16"/>
              <w:szCs w:val="16"/>
              <w:lang w:eastAsia="tr-TR"/>
            </w:rPr>
          </w:rPrChange>
        </w:rPr>
        <w:t>% Sum x forces</w:t>
      </w:r>
    </w:p>
    <w:p w14:paraId="644EA15E" w14:textId="77777777" w:rsidR="00055BAF" w:rsidRPr="00852540" w:rsidRDefault="00055BAF" w:rsidP="00916D08">
      <w:pPr>
        <w:spacing w:after="0" w:line="360" w:lineRule="auto"/>
        <w:rPr>
          <w:rFonts w:ascii="Times New Roman" w:hAnsi="Times New Roman"/>
          <w:sz w:val="16"/>
          <w:rPrChange w:id="1107" w:author="LENOVO" w:date="2022-05-05T16:28:00Z">
            <w:rPr>
              <w:rFonts w:ascii="Consolas" w:eastAsia="Times New Roman" w:hAnsi="Consolas" w:cs="Times New Roman"/>
              <w:sz w:val="16"/>
              <w:szCs w:val="16"/>
              <w:lang w:eastAsia="tr-TR"/>
            </w:rPr>
          </w:rPrChange>
        </w:rPr>
        <w:pPrChange w:id="1108" w:author="LENOVO" w:date="2022-05-05T16:28:00Z">
          <w:pPr>
            <w:spacing w:after="0" w:line="240" w:lineRule="auto"/>
          </w:pPr>
        </w:pPrChange>
      </w:pPr>
      <w:r w:rsidRPr="00852540">
        <w:rPr>
          <w:rFonts w:ascii="Times New Roman" w:hAnsi="Times New Roman"/>
          <w:sz w:val="16"/>
          <w:rPrChange w:id="1109" w:author="LENOVO" w:date="2022-05-05T16:28:00Z">
            <w:rPr>
              <w:rFonts w:ascii="Consolas" w:eastAsia="Times New Roman" w:hAnsi="Consolas" w:cs="Times New Roman"/>
              <w:sz w:val="16"/>
              <w:szCs w:val="16"/>
              <w:lang w:eastAsia="tr-TR"/>
            </w:rPr>
          </w:rPrChange>
        </w:rPr>
        <w:t xml:space="preserve">    Fy(i)= new_thrust(i)*sind(Theta(i-1))-(M(i)*grav(i))-</w:t>
      </w:r>
      <w:r w:rsidRPr="00852540">
        <w:rPr>
          <w:rFonts w:ascii="Times New Roman" w:hAnsi="Times New Roman"/>
          <w:color w:val="0E00FF"/>
          <w:sz w:val="16"/>
          <w:rPrChange w:id="1110" w:author="LENOVO" w:date="2022-05-05T16:28:00Z">
            <w:rPr>
              <w:rFonts w:ascii="Consolas" w:eastAsia="Times New Roman" w:hAnsi="Consolas" w:cs="Times New Roman"/>
              <w:color w:val="0E00FF"/>
              <w:sz w:val="16"/>
              <w:szCs w:val="16"/>
              <w:lang w:eastAsia="tr-TR"/>
            </w:rPr>
          </w:rPrChange>
        </w:rPr>
        <w:t>...</w:t>
      </w:r>
    </w:p>
    <w:p w14:paraId="379181E5" w14:textId="77777777" w:rsidR="00055BAF" w:rsidRPr="00852540" w:rsidRDefault="00055BAF" w:rsidP="00916D08">
      <w:pPr>
        <w:spacing w:after="0" w:line="360" w:lineRule="auto"/>
        <w:rPr>
          <w:rFonts w:ascii="Times New Roman" w:hAnsi="Times New Roman"/>
          <w:sz w:val="16"/>
          <w:rPrChange w:id="1111" w:author="LENOVO" w:date="2022-05-05T16:28:00Z">
            <w:rPr>
              <w:rFonts w:ascii="Consolas" w:eastAsia="Times New Roman" w:hAnsi="Consolas" w:cs="Times New Roman"/>
              <w:sz w:val="16"/>
              <w:szCs w:val="16"/>
              <w:lang w:eastAsia="tr-TR"/>
            </w:rPr>
          </w:rPrChange>
        </w:rPr>
        <w:pPrChange w:id="1112" w:author="LENOVO" w:date="2022-05-05T16:28:00Z">
          <w:pPr>
            <w:spacing w:after="0" w:line="240" w:lineRule="auto"/>
          </w:pPr>
        </w:pPrChange>
      </w:pPr>
      <w:r w:rsidRPr="00852540">
        <w:rPr>
          <w:rFonts w:ascii="Times New Roman" w:hAnsi="Times New Roman"/>
          <w:sz w:val="16"/>
          <w:rPrChange w:id="1113" w:author="LENOVO" w:date="2022-05-05T16:28:00Z">
            <w:rPr>
              <w:rFonts w:ascii="Consolas" w:eastAsia="Times New Roman" w:hAnsi="Consolas" w:cs="Times New Roman"/>
              <w:sz w:val="16"/>
              <w:szCs w:val="16"/>
              <w:lang w:eastAsia="tr-TR"/>
            </w:rPr>
          </w:rPrChange>
        </w:rPr>
        <w:t xml:space="preserve">        Drag(i)*sind(Theta(i-1))+Fn(i)*cosd(Theta(i-1));    </w:t>
      </w:r>
      <w:r w:rsidRPr="00852540">
        <w:rPr>
          <w:rFonts w:ascii="Times New Roman" w:hAnsi="Times New Roman"/>
          <w:color w:val="028009"/>
          <w:sz w:val="16"/>
          <w:rPrChange w:id="1114" w:author="LENOVO" w:date="2022-05-05T16:28:00Z">
            <w:rPr>
              <w:rFonts w:ascii="Consolas" w:eastAsia="Times New Roman" w:hAnsi="Consolas" w:cs="Times New Roman"/>
              <w:color w:val="028009"/>
              <w:sz w:val="16"/>
              <w:szCs w:val="16"/>
              <w:lang w:eastAsia="tr-TR"/>
            </w:rPr>
          </w:rPrChange>
        </w:rPr>
        <w:t>% Sum y forces</w:t>
      </w:r>
    </w:p>
    <w:p w14:paraId="6430F380" w14:textId="77777777" w:rsidR="00055BAF" w:rsidRPr="00852540" w:rsidRDefault="00055BAF" w:rsidP="00916D08">
      <w:pPr>
        <w:spacing w:after="0" w:line="360" w:lineRule="auto"/>
        <w:rPr>
          <w:rFonts w:ascii="Times New Roman" w:hAnsi="Times New Roman"/>
          <w:sz w:val="16"/>
          <w:rPrChange w:id="1115" w:author="LENOVO" w:date="2022-05-05T16:28:00Z">
            <w:rPr>
              <w:rFonts w:ascii="Consolas" w:eastAsia="Times New Roman" w:hAnsi="Consolas" w:cs="Times New Roman"/>
              <w:sz w:val="16"/>
              <w:szCs w:val="16"/>
              <w:lang w:eastAsia="tr-TR"/>
            </w:rPr>
          </w:rPrChange>
        </w:rPr>
        <w:pPrChange w:id="1116" w:author="LENOVO" w:date="2022-05-05T16:28:00Z">
          <w:pPr>
            <w:spacing w:after="0" w:line="240" w:lineRule="auto"/>
          </w:pPr>
        </w:pPrChange>
      </w:pPr>
      <w:r w:rsidRPr="00852540">
        <w:rPr>
          <w:rFonts w:ascii="Times New Roman" w:hAnsi="Times New Roman"/>
          <w:sz w:val="16"/>
          <w:rPrChange w:id="1117" w:author="LENOVO" w:date="2022-05-05T16:28:00Z">
            <w:rPr>
              <w:rFonts w:ascii="Consolas" w:eastAsia="Times New Roman" w:hAnsi="Consolas" w:cs="Times New Roman"/>
              <w:sz w:val="16"/>
              <w:szCs w:val="16"/>
              <w:lang w:eastAsia="tr-TR"/>
            </w:rPr>
          </w:rPrChange>
        </w:rPr>
        <w:t xml:space="preserve">        </w:t>
      </w:r>
    </w:p>
    <w:p w14:paraId="44FA5003" w14:textId="77777777" w:rsidR="00055BAF" w:rsidRPr="00852540" w:rsidRDefault="00055BAF" w:rsidP="00916D08">
      <w:pPr>
        <w:spacing w:after="0" w:line="360" w:lineRule="auto"/>
        <w:rPr>
          <w:rFonts w:ascii="Times New Roman" w:hAnsi="Times New Roman"/>
          <w:sz w:val="16"/>
          <w:rPrChange w:id="1118" w:author="LENOVO" w:date="2022-05-05T16:28:00Z">
            <w:rPr>
              <w:rFonts w:ascii="Consolas" w:eastAsia="Times New Roman" w:hAnsi="Consolas" w:cs="Times New Roman"/>
              <w:sz w:val="16"/>
              <w:szCs w:val="16"/>
              <w:lang w:eastAsia="tr-TR"/>
            </w:rPr>
          </w:rPrChange>
        </w:rPr>
        <w:pPrChange w:id="1119" w:author="LENOVO" w:date="2022-05-05T16:28:00Z">
          <w:pPr>
            <w:spacing w:after="0" w:line="240" w:lineRule="auto"/>
          </w:pPr>
        </w:pPrChange>
      </w:pPr>
      <w:r w:rsidRPr="00852540">
        <w:rPr>
          <w:rFonts w:ascii="Times New Roman" w:hAnsi="Times New Roman"/>
          <w:sz w:val="16"/>
          <w:rPrChange w:id="1120"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28009"/>
          <w:sz w:val="16"/>
          <w:rPrChange w:id="1121" w:author="LENOVO" w:date="2022-05-05T16:28:00Z">
            <w:rPr>
              <w:rFonts w:ascii="Consolas" w:eastAsia="Times New Roman" w:hAnsi="Consolas" w:cs="Times New Roman"/>
              <w:color w:val="028009"/>
              <w:sz w:val="16"/>
              <w:szCs w:val="16"/>
              <w:lang w:eastAsia="tr-TR"/>
            </w:rPr>
          </w:rPrChange>
        </w:rPr>
        <w:t>% Acceleration calculations</w:t>
      </w:r>
    </w:p>
    <w:p w14:paraId="51DC6D1D" w14:textId="77777777" w:rsidR="00055BAF" w:rsidRPr="00852540" w:rsidRDefault="00055BAF" w:rsidP="00916D08">
      <w:pPr>
        <w:spacing w:after="0" w:line="360" w:lineRule="auto"/>
        <w:rPr>
          <w:rFonts w:ascii="Times New Roman" w:hAnsi="Times New Roman"/>
          <w:sz w:val="16"/>
          <w:rPrChange w:id="1122" w:author="LENOVO" w:date="2022-05-05T16:28:00Z">
            <w:rPr>
              <w:rFonts w:ascii="Consolas" w:eastAsia="Times New Roman" w:hAnsi="Consolas" w:cs="Times New Roman"/>
              <w:sz w:val="16"/>
              <w:szCs w:val="16"/>
              <w:lang w:eastAsia="tr-TR"/>
            </w:rPr>
          </w:rPrChange>
        </w:rPr>
        <w:pPrChange w:id="1123" w:author="LENOVO" w:date="2022-05-05T16:28:00Z">
          <w:pPr>
            <w:spacing w:after="0" w:line="240" w:lineRule="auto"/>
          </w:pPr>
        </w:pPrChange>
      </w:pPr>
      <w:r w:rsidRPr="00852540">
        <w:rPr>
          <w:rFonts w:ascii="Times New Roman" w:hAnsi="Times New Roman"/>
          <w:sz w:val="16"/>
          <w:rPrChange w:id="1124" w:author="LENOVO" w:date="2022-05-05T16:28:00Z">
            <w:rPr>
              <w:rFonts w:ascii="Consolas" w:eastAsia="Times New Roman" w:hAnsi="Consolas" w:cs="Times New Roman"/>
              <w:sz w:val="16"/>
              <w:szCs w:val="16"/>
              <w:lang w:eastAsia="tr-TR"/>
            </w:rPr>
          </w:rPrChange>
        </w:rPr>
        <w:t xml:space="preserve">    Ax(i)= Fx(i)/M(i);                       </w:t>
      </w:r>
      <w:r w:rsidRPr="00852540">
        <w:rPr>
          <w:rFonts w:ascii="Times New Roman" w:hAnsi="Times New Roman"/>
          <w:color w:val="028009"/>
          <w:sz w:val="16"/>
          <w:rPrChange w:id="1125" w:author="LENOVO" w:date="2022-05-05T16:28:00Z">
            <w:rPr>
              <w:rFonts w:ascii="Consolas" w:eastAsia="Times New Roman" w:hAnsi="Consolas" w:cs="Times New Roman"/>
              <w:color w:val="028009"/>
              <w:sz w:val="16"/>
              <w:szCs w:val="16"/>
              <w:lang w:eastAsia="tr-TR"/>
            </w:rPr>
          </w:rPrChange>
        </w:rPr>
        <w:t xml:space="preserve">% Net accel in x direction </w:t>
      </w:r>
    </w:p>
    <w:p w14:paraId="1052CC34" w14:textId="77777777" w:rsidR="00055BAF" w:rsidRPr="00852540" w:rsidRDefault="00055BAF" w:rsidP="00916D08">
      <w:pPr>
        <w:spacing w:after="0" w:line="360" w:lineRule="auto"/>
        <w:rPr>
          <w:rFonts w:ascii="Times New Roman" w:hAnsi="Times New Roman"/>
          <w:sz w:val="16"/>
          <w:rPrChange w:id="1126" w:author="LENOVO" w:date="2022-05-05T16:28:00Z">
            <w:rPr>
              <w:rFonts w:ascii="Consolas" w:eastAsia="Times New Roman" w:hAnsi="Consolas" w:cs="Times New Roman"/>
              <w:sz w:val="16"/>
              <w:szCs w:val="16"/>
              <w:lang w:eastAsia="tr-TR"/>
            </w:rPr>
          </w:rPrChange>
        </w:rPr>
        <w:pPrChange w:id="1127" w:author="LENOVO" w:date="2022-05-05T16:28:00Z">
          <w:pPr>
            <w:spacing w:after="0" w:line="240" w:lineRule="auto"/>
          </w:pPr>
        </w:pPrChange>
      </w:pPr>
      <w:r w:rsidRPr="00852540">
        <w:rPr>
          <w:rFonts w:ascii="Times New Roman" w:hAnsi="Times New Roman"/>
          <w:sz w:val="16"/>
          <w:rPrChange w:id="1128" w:author="LENOVO" w:date="2022-05-05T16:28:00Z">
            <w:rPr>
              <w:rFonts w:ascii="Consolas" w:eastAsia="Times New Roman" w:hAnsi="Consolas" w:cs="Times New Roman"/>
              <w:sz w:val="16"/>
              <w:szCs w:val="16"/>
              <w:lang w:eastAsia="tr-TR"/>
            </w:rPr>
          </w:rPrChange>
        </w:rPr>
        <w:t xml:space="preserve">    Ay(i)= Fy(i)/M(i);                       </w:t>
      </w:r>
      <w:r w:rsidRPr="00852540">
        <w:rPr>
          <w:rFonts w:ascii="Times New Roman" w:hAnsi="Times New Roman"/>
          <w:color w:val="028009"/>
          <w:sz w:val="16"/>
          <w:rPrChange w:id="1129" w:author="LENOVO" w:date="2022-05-05T16:28:00Z">
            <w:rPr>
              <w:rFonts w:ascii="Consolas" w:eastAsia="Times New Roman" w:hAnsi="Consolas" w:cs="Times New Roman"/>
              <w:color w:val="028009"/>
              <w:sz w:val="16"/>
              <w:szCs w:val="16"/>
              <w:lang w:eastAsia="tr-TR"/>
            </w:rPr>
          </w:rPrChange>
        </w:rPr>
        <w:t>% Net accel in y direction</w:t>
      </w:r>
    </w:p>
    <w:p w14:paraId="53709220" w14:textId="77777777" w:rsidR="00055BAF" w:rsidRPr="00852540" w:rsidRDefault="00055BAF" w:rsidP="00916D08">
      <w:pPr>
        <w:spacing w:after="0" w:line="360" w:lineRule="auto"/>
        <w:rPr>
          <w:rFonts w:ascii="Times New Roman" w:hAnsi="Times New Roman"/>
          <w:sz w:val="16"/>
          <w:rPrChange w:id="1130" w:author="LENOVO" w:date="2022-05-05T16:28:00Z">
            <w:rPr>
              <w:rFonts w:ascii="Consolas" w:eastAsia="Times New Roman" w:hAnsi="Consolas" w:cs="Times New Roman"/>
              <w:sz w:val="16"/>
              <w:szCs w:val="16"/>
              <w:lang w:eastAsia="tr-TR"/>
            </w:rPr>
          </w:rPrChange>
        </w:rPr>
        <w:pPrChange w:id="1131" w:author="LENOVO" w:date="2022-05-05T16:28:00Z">
          <w:pPr>
            <w:spacing w:after="0" w:line="240" w:lineRule="auto"/>
          </w:pPr>
        </w:pPrChange>
      </w:pPr>
    </w:p>
    <w:p w14:paraId="20A2A80C" w14:textId="77777777" w:rsidR="00055BAF" w:rsidRPr="00852540" w:rsidRDefault="00055BAF" w:rsidP="00916D08">
      <w:pPr>
        <w:spacing w:after="0" w:line="360" w:lineRule="auto"/>
        <w:rPr>
          <w:rFonts w:ascii="Times New Roman" w:hAnsi="Times New Roman"/>
          <w:sz w:val="16"/>
          <w:rPrChange w:id="1132" w:author="LENOVO" w:date="2022-05-05T16:28:00Z">
            <w:rPr>
              <w:rFonts w:ascii="Consolas" w:eastAsia="Times New Roman" w:hAnsi="Consolas" w:cs="Times New Roman"/>
              <w:sz w:val="16"/>
              <w:szCs w:val="16"/>
              <w:lang w:eastAsia="tr-TR"/>
            </w:rPr>
          </w:rPrChange>
        </w:rPr>
        <w:pPrChange w:id="1133" w:author="LENOVO" w:date="2022-05-05T16:28:00Z">
          <w:pPr>
            <w:spacing w:after="0" w:line="240" w:lineRule="auto"/>
          </w:pPr>
        </w:pPrChange>
      </w:pPr>
      <w:r w:rsidRPr="00852540">
        <w:rPr>
          <w:rFonts w:ascii="Times New Roman" w:hAnsi="Times New Roman"/>
          <w:color w:val="028009"/>
          <w:sz w:val="16"/>
          <w:rPrChange w:id="1134" w:author="LENOVO" w:date="2022-05-05T16:28:00Z">
            <w:rPr>
              <w:rFonts w:ascii="Consolas" w:eastAsia="Times New Roman" w:hAnsi="Consolas" w:cs="Times New Roman"/>
              <w:color w:val="028009"/>
              <w:sz w:val="16"/>
              <w:szCs w:val="16"/>
              <w:lang w:eastAsia="tr-TR"/>
            </w:rPr>
          </w:rPrChange>
        </w:rPr>
        <w:t>% %      v = v + (thrust - drag - g)*dt; % new velocity</w:t>
      </w:r>
    </w:p>
    <w:p w14:paraId="1B15A6B5" w14:textId="77777777" w:rsidR="00055BAF" w:rsidRPr="00852540" w:rsidRDefault="00055BAF" w:rsidP="00916D08">
      <w:pPr>
        <w:spacing w:after="0" w:line="360" w:lineRule="auto"/>
        <w:rPr>
          <w:rFonts w:ascii="Times New Roman" w:hAnsi="Times New Roman"/>
          <w:sz w:val="16"/>
          <w:rPrChange w:id="1135" w:author="LENOVO" w:date="2022-05-05T16:28:00Z">
            <w:rPr>
              <w:rFonts w:ascii="Consolas" w:eastAsia="Times New Roman" w:hAnsi="Consolas" w:cs="Times New Roman"/>
              <w:sz w:val="16"/>
              <w:szCs w:val="16"/>
              <w:lang w:eastAsia="tr-TR"/>
            </w:rPr>
          </w:rPrChange>
        </w:rPr>
        <w:pPrChange w:id="1136" w:author="LENOVO" w:date="2022-05-05T16:28:00Z">
          <w:pPr>
            <w:spacing w:after="0" w:line="240" w:lineRule="auto"/>
          </w:pPr>
        </w:pPrChange>
      </w:pPr>
      <w:r w:rsidRPr="00852540">
        <w:rPr>
          <w:rFonts w:ascii="Times New Roman" w:hAnsi="Times New Roman"/>
          <w:color w:val="028009"/>
          <w:sz w:val="16"/>
          <w:rPrChange w:id="1137" w:author="LENOVO" w:date="2022-05-05T16:28:00Z">
            <w:rPr>
              <w:rFonts w:ascii="Consolas" w:eastAsia="Times New Roman" w:hAnsi="Consolas" w:cs="Times New Roman"/>
              <w:color w:val="028009"/>
              <w:sz w:val="16"/>
              <w:szCs w:val="16"/>
              <w:lang w:eastAsia="tr-TR"/>
            </w:rPr>
          </w:rPrChange>
        </w:rPr>
        <w:t>% %  z = z + v*dt; % new altitude</w:t>
      </w:r>
    </w:p>
    <w:p w14:paraId="28A93922" w14:textId="77777777" w:rsidR="00055BAF" w:rsidRPr="00852540" w:rsidRDefault="00055BAF" w:rsidP="00916D08">
      <w:pPr>
        <w:spacing w:after="0" w:line="360" w:lineRule="auto"/>
        <w:rPr>
          <w:rFonts w:ascii="Times New Roman" w:hAnsi="Times New Roman"/>
          <w:sz w:val="16"/>
          <w:rPrChange w:id="1138" w:author="LENOVO" w:date="2022-05-05T16:28:00Z">
            <w:rPr>
              <w:rFonts w:ascii="Consolas" w:eastAsia="Times New Roman" w:hAnsi="Consolas" w:cs="Times New Roman"/>
              <w:sz w:val="16"/>
              <w:szCs w:val="16"/>
              <w:lang w:eastAsia="tr-TR"/>
            </w:rPr>
          </w:rPrChange>
        </w:rPr>
        <w:pPrChange w:id="1139" w:author="LENOVO" w:date="2022-05-05T16:28:00Z">
          <w:pPr>
            <w:spacing w:after="0" w:line="240" w:lineRule="auto"/>
          </w:pPr>
        </w:pPrChange>
      </w:pPr>
      <w:r w:rsidRPr="00852540">
        <w:rPr>
          <w:rFonts w:ascii="Times New Roman" w:hAnsi="Times New Roman"/>
          <w:sz w:val="16"/>
          <w:rPrChange w:id="1140" w:author="LENOVO" w:date="2022-05-05T16:28:00Z">
            <w:rPr>
              <w:rFonts w:ascii="Consolas" w:eastAsia="Times New Roman" w:hAnsi="Consolas" w:cs="Times New Roman"/>
              <w:sz w:val="16"/>
              <w:szCs w:val="16"/>
              <w:lang w:eastAsia="tr-TR"/>
            </w:rPr>
          </w:rPrChange>
        </w:rPr>
        <w:t xml:space="preserve">    Vx_deneme(i)=Vx(i-1)+Fx(i)*dt;</w:t>
      </w:r>
    </w:p>
    <w:p w14:paraId="7F019CD9" w14:textId="77777777" w:rsidR="00055BAF" w:rsidRPr="00852540" w:rsidRDefault="00055BAF" w:rsidP="00916D08">
      <w:pPr>
        <w:spacing w:after="0" w:line="360" w:lineRule="auto"/>
        <w:rPr>
          <w:rFonts w:ascii="Times New Roman" w:hAnsi="Times New Roman"/>
          <w:sz w:val="16"/>
          <w:rPrChange w:id="1141" w:author="LENOVO" w:date="2022-05-05T16:28:00Z">
            <w:rPr>
              <w:rFonts w:ascii="Consolas" w:eastAsia="Times New Roman" w:hAnsi="Consolas" w:cs="Times New Roman"/>
              <w:sz w:val="16"/>
              <w:szCs w:val="16"/>
              <w:lang w:eastAsia="tr-TR"/>
            </w:rPr>
          </w:rPrChange>
        </w:rPr>
        <w:pPrChange w:id="1142" w:author="LENOVO" w:date="2022-05-05T16:28:00Z">
          <w:pPr>
            <w:spacing w:after="0" w:line="240" w:lineRule="auto"/>
          </w:pPr>
        </w:pPrChange>
      </w:pPr>
      <w:r w:rsidRPr="00852540">
        <w:rPr>
          <w:rFonts w:ascii="Times New Roman" w:hAnsi="Times New Roman"/>
          <w:sz w:val="16"/>
          <w:rPrChange w:id="1143"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28009"/>
          <w:sz w:val="16"/>
          <w:rPrChange w:id="1144" w:author="LENOVO" w:date="2022-05-05T16:28:00Z">
            <w:rPr>
              <w:rFonts w:ascii="Consolas" w:eastAsia="Times New Roman" w:hAnsi="Consolas" w:cs="Times New Roman"/>
              <w:color w:val="028009"/>
              <w:sz w:val="16"/>
              <w:szCs w:val="16"/>
              <w:lang w:eastAsia="tr-TR"/>
            </w:rPr>
          </w:rPrChange>
        </w:rPr>
        <w:t>% Velocity calculations</w:t>
      </w:r>
    </w:p>
    <w:p w14:paraId="7BEB2651" w14:textId="77777777" w:rsidR="00055BAF" w:rsidRPr="00852540" w:rsidRDefault="00055BAF" w:rsidP="00916D08">
      <w:pPr>
        <w:spacing w:after="0" w:line="360" w:lineRule="auto"/>
        <w:rPr>
          <w:rFonts w:ascii="Times New Roman" w:hAnsi="Times New Roman"/>
          <w:sz w:val="16"/>
          <w:rPrChange w:id="1145" w:author="LENOVO" w:date="2022-05-05T16:28:00Z">
            <w:rPr>
              <w:rFonts w:ascii="Consolas" w:eastAsia="Times New Roman" w:hAnsi="Consolas" w:cs="Times New Roman"/>
              <w:sz w:val="16"/>
              <w:szCs w:val="16"/>
              <w:lang w:eastAsia="tr-TR"/>
            </w:rPr>
          </w:rPrChange>
        </w:rPr>
        <w:pPrChange w:id="1146" w:author="LENOVO" w:date="2022-05-05T16:28:00Z">
          <w:pPr>
            <w:spacing w:after="0" w:line="240" w:lineRule="auto"/>
          </w:pPr>
        </w:pPrChange>
      </w:pPr>
      <w:r w:rsidRPr="00852540">
        <w:rPr>
          <w:rFonts w:ascii="Times New Roman" w:hAnsi="Times New Roman"/>
          <w:sz w:val="16"/>
          <w:rPrChange w:id="1147" w:author="LENOVO" w:date="2022-05-05T16:28:00Z">
            <w:rPr>
              <w:rFonts w:ascii="Consolas" w:eastAsia="Times New Roman" w:hAnsi="Consolas" w:cs="Times New Roman"/>
              <w:sz w:val="16"/>
              <w:szCs w:val="16"/>
              <w:lang w:eastAsia="tr-TR"/>
            </w:rPr>
          </w:rPrChange>
        </w:rPr>
        <w:t xml:space="preserve">    Vx(i)= Vx(i-1)+Ax(i)*dt;                 </w:t>
      </w:r>
      <w:r w:rsidRPr="00852540">
        <w:rPr>
          <w:rFonts w:ascii="Times New Roman" w:hAnsi="Times New Roman"/>
          <w:color w:val="028009"/>
          <w:sz w:val="16"/>
          <w:rPrChange w:id="1148" w:author="LENOVO" w:date="2022-05-05T16:28:00Z">
            <w:rPr>
              <w:rFonts w:ascii="Consolas" w:eastAsia="Times New Roman" w:hAnsi="Consolas" w:cs="Times New Roman"/>
              <w:color w:val="028009"/>
              <w:sz w:val="16"/>
              <w:szCs w:val="16"/>
              <w:lang w:eastAsia="tr-TR"/>
            </w:rPr>
          </w:rPrChange>
        </w:rPr>
        <w:t>% Velocity in x direction</w:t>
      </w:r>
    </w:p>
    <w:p w14:paraId="0729EA70" w14:textId="77777777" w:rsidR="00055BAF" w:rsidRPr="00852540" w:rsidRDefault="00055BAF" w:rsidP="00916D08">
      <w:pPr>
        <w:spacing w:after="0" w:line="360" w:lineRule="auto"/>
        <w:rPr>
          <w:rFonts w:ascii="Times New Roman" w:hAnsi="Times New Roman"/>
          <w:sz w:val="16"/>
          <w:rPrChange w:id="1149" w:author="LENOVO" w:date="2022-05-05T16:28:00Z">
            <w:rPr>
              <w:rFonts w:ascii="Consolas" w:eastAsia="Times New Roman" w:hAnsi="Consolas" w:cs="Times New Roman"/>
              <w:sz w:val="16"/>
              <w:szCs w:val="16"/>
              <w:lang w:eastAsia="tr-TR"/>
            </w:rPr>
          </w:rPrChange>
        </w:rPr>
        <w:pPrChange w:id="1150" w:author="LENOVO" w:date="2022-05-05T16:28:00Z">
          <w:pPr>
            <w:spacing w:after="0" w:line="240" w:lineRule="auto"/>
          </w:pPr>
        </w:pPrChange>
      </w:pPr>
      <w:r w:rsidRPr="00852540">
        <w:rPr>
          <w:rFonts w:ascii="Times New Roman" w:hAnsi="Times New Roman"/>
          <w:color w:val="028009"/>
          <w:sz w:val="16"/>
          <w:rPrChange w:id="1151" w:author="LENOVO" w:date="2022-05-05T16:28:00Z">
            <w:rPr>
              <w:rFonts w:ascii="Consolas" w:eastAsia="Times New Roman" w:hAnsi="Consolas" w:cs="Times New Roman"/>
              <w:color w:val="028009"/>
              <w:sz w:val="16"/>
              <w:szCs w:val="16"/>
              <w:lang w:eastAsia="tr-TR"/>
            </w:rPr>
          </w:rPrChange>
        </w:rPr>
        <w:t>%     v = Vy(n) + (Thrust(n) - Drag(n) - g(n))*Delta; % new velocity</w:t>
      </w:r>
    </w:p>
    <w:p w14:paraId="6E138BA6" w14:textId="77777777" w:rsidR="00055BAF" w:rsidRPr="00852540" w:rsidRDefault="00055BAF" w:rsidP="00916D08">
      <w:pPr>
        <w:spacing w:after="0" w:line="360" w:lineRule="auto"/>
        <w:rPr>
          <w:rFonts w:ascii="Times New Roman" w:hAnsi="Times New Roman"/>
          <w:sz w:val="16"/>
          <w:rPrChange w:id="1152" w:author="LENOVO" w:date="2022-05-05T16:28:00Z">
            <w:rPr>
              <w:rFonts w:ascii="Consolas" w:eastAsia="Times New Roman" w:hAnsi="Consolas" w:cs="Times New Roman"/>
              <w:sz w:val="16"/>
              <w:szCs w:val="16"/>
              <w:lang w:eastAsia="tr-TR"/>
            </w:rPr>
          </w:rPrChange>
        </w:rPr>
        <w:pPrChange w:id="1153" w:author="LENOVO" w:date="2022-05-05T16:28:00Z">
          <w:pPr>
            <w:spacing w:after="0" w:line="240" w:lineRule="auto"/>
          </w:pPr>
        </w:pPrChange>
      </w:pPr>
      <w:r w:rsidRPr="00852540">
        <w:rPr>
          <w:rFonts w:ascii="Times New Roman" w:hAnsi="Times New Roman"/>
          <w:sz w:val="16"/>
          <w:rPrChange w:id="1154" w:author="LENOVO" w:date="2022-05-05T16:28:00Z">
            <w:rPr>
              <w:rFonts w:ascii="Consolas" w:eastAsia="Times New Roman" w:hAnsi="Consolas" w:cs="Times New Roman"/>
              <w:sz w:val="16"/>
              <w:szCs w:val="16"/>
              <w:lang w:eastAsia="tr-TR"/>
            </w:rPr>
          </w:rPrChange>
        </w:rPr>
        <w:t xml:space="preserve">    Vy(i)= Vy(i-1)+Ay(i)*dt;                 </w:t>
      </w:r>
      <w:r w:rsidRPr="00852540">
        <w:rPr>
          <w:rFonts w:ascii="Times New Roman" w:hAnsi="Times New Roman"/>
          <w:color w:val="028009"/>
          <w:sz w:val="16"/>
          <w:rPrChange w:id="1155" w:author="LENOVO" w:date="2022-05-05T16:28:00Z">
            <w:rPr>
              <w:rFonts w:ascii="Consolas" w:eastAsia="Times New Roman" w:hAnsi="Consolas" w:cs="Times New Roman"/>
              <w:color w:val="028009"/>
              <w:sz w:val="16"/>
              <w:szCs w:val="16"/>
              <w:lang w:eastAsia="tr-TR"/>
            </w:rPr>
          </w:rPrChange>
        </w:rPr>
        <w:t>% Velocity in y direction</w:t>
      </w:r>
    </w:p>
    <w:p w14:paraId="7EE14BA6" w14:textId="77777777" w:rsidR="00055BAF" w:rsidRPr="00852540" w:rsidRDefault="00055BAF" w:rsidP="00916D08">
      <w:pPr>
        <w:spacing w:after="0" w:line="360" w:lineRule="auto"/>
        <w:rPr>
          <w:rFonts w:ascii="Times New Roman" w:hAnsi="Times New Roman"/>
          <w:sz w:val="16"/>
          <w:rPrChange w:id="1156" w:author="LENOVO" w:date="2022-05-05T16:28:00Z">
            <w:rPr>
              <w:rFonts w:ascii="Consolas" w:eastAsia="Times New Roman" w:hAnsi="Consolas" w:cs="Times New Roman"/>
              <w:sz w:val="16"/>
              <w:szCs w:val="16"/>
              <w:lang w:eastAsia="tr-TR"/>
            </w:rPr>
          </w:rPrChange>
        </w:rPr>
        <w:pPrChange w:id="1157" w:author="LENOVO" w:date="2022-05-05T16:28:00Z">
          <w:pPr>
            <w:spacing w:after="0" w:line="240" w:lineRule="auto"/>
          </w:pPr>
        </w:pPrChange>
      </w:pPr>
      <w:r w:rsidRPr="00852540">
        <w:rPr>
          <w:rFonts w:ascii="Times New Roman" w:hAnsi="Times New Roman"/>
          <w:color w:val="028009"/>
          <w:sz w:val="16"/>
          <w:rPrChange w:id="1158" w:author="LENOVO" w:date="2022-05-05T16:28:00Z">
            <w:rPr>
              <w:rFonts w:ascii="Consolas" w:eastAsia="Times New Roman" w:hAnsi="Consolas" w:cs="Times New Roman"/>
              <w:color w:val="028009"/>
              <w:sz w:val="16"/>
              <w:szCs w:val="16"/>
              <w:lang w:eastAsia="tr-TR"/>
            </w:rPr>
          </w:rPrChange>
        </w:rPr>
        <w:t xml:space="preserve">% </w:t>
      </w:r>
      <w:r w:rsidRPr="00852540">
        <w:rPr>
          <w:rFonts w:ascii="Times New Roman" w:hAnsi="Times New Roman"/>
          <w:color w:val="028009"/>
          <w:sz w:val="16"/>
          <w:rPrChange w:id="1159" w:author="LENOVO" w:date="2022-05-05T16:28:00Z">
            <w:rPr>
              <w:rFonts w:ascii="Consolas" w:eastAsia="Times New Roman" w:hAnsi="Consolas" w:cs="Times New Roman"/>
              <w:color w:val="028009"/>
              <w:sz w:val="16"/>
              <w:szCs w:val="16"/>
              <w:lang w:eastAsia="tr-TR"/>
            </w:rPr>
          </w:rPrChange>
        </w:rPr>
        <w:tab/>
        <w:t xml:space="preserve"> Vy(i)=Vy(i-1) + (new_thrust(i) - Drag(i) - grav(i))*dt; % new velocity</w:t>
      </w:r>
    </w:p>
    <w:p w14:paraId="24201252" w14:textId="77777777" w:rsidR="00055BAF" w:rsidRPr="00852540" w:rsidRDefault="00055BAF" w:rsidP="00916D08">
      <w:pPr>
        <w:spacing w:after="0" w:line="360" w:lineRule="auto"/>
        <w:rPr>
          <w:rFonts w:ascii="Times New Roman" w:hAnsi="Times New Roman"/>
          <w:sz w:val="16"/>
          <w:rPrChange w:id="1160" w:author="LENOVO" w:date="2022-05-05T16:28:00Z">
            <w:rPr>
              <w:rFonts w:ascii="Consolas" w:eastAsia="Times New Roman" w:hAnsi="Consolas" w:cs="Times New Roman"/>
              <w:sz w:val="16"/>
              <w:szCs w:val="16"/>
              <w:lang w:eastAsia="tr-TR"/>
            </w:rPr>
          </w:rPrChange>
        </w:rPr>
        <w:pPrChange w:id="1161" w:author="LENOVO" w:date="2022-05-05T16:28:00Z">
          <w:pPr>
            <w:spacing w:after="0" w:line="240" w:lineRule="auto"/>
          </w:pPr>
        </w:pPrChange>
      </w:pPr>
      <w:r w:rsidRPr="00852540">
        <w:rPr>
          <w:rFonts w:ascii="Times New Roman" w:hAnsi="Times New Roman"/>
          <w:sz w:val="16"/>
          <w:rPrChange w:id="1162"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28009"/>
          <w:sz w:val="16"/>
          <w:rPrChange w:id="1163" w:author="LENOVO" w:date="2022-05-05T16:28:00Z">
            <w:rPr>
              <w:rFonts w:ascii="Consolas" w:eastAsia="Times New Roman" w:hAnsi="Consolas" w:cs="Times New Roman"/>
              <w:color w:val="028009"/>
              <w:sz w:val="16"/>
              <w:szCs w:val="16"/>
              <w:lang w:eastAsia="tr-TR"/>
            </w:rPr>
          </w:rPrChange>
        </w:rPr>
        <w:t>% Position calculations</w:t>
      </w:r>
    </w:p>
    <w:p w14:paraId="7D6BA6BB" w14:textId="77777777" w:rsidR="00055BAF" w:rsidRPr="00852540" w:rsidRDefault="00055BAF" w:rsidP="00916D08">
      <w:pPr>
        <w:spacing w:after="0" w:line="360" w:lineRule="auto"/>
        <w:rPr>
          <w:rFonts w:ascii="Times New Roman" w:hAnsi="Times New Roman"/>
          <w:sz w:val="16"/>
          <w:rPrChange w:id="1164" w:author="LENOVO" w:date="2022-05-05T16:28:00Z">
            <w:rPr>
              <w:rFonts w:ascii="Consolas" w:eastAsia="Times New Roman" w:hAnsi="Consolas" w:cs="Times New Roman"/>
              <w:sz w:val="16"/>
              <w:szCs w:val="16"/>
              <w:lang w:eastAsia="tr-TR"/>
            </w:rPr>
          </w:rPrChange>
        </w:rPr>
        <w:pPrChange w:id="1165" w:author="LENOVO" w:date="2022-05-05T16:28:00Z">
          <w:pPr>
            <w:spacing w:after="0" w:line="240" w:lineRule="auto"/>
          </w:pPr>
        </w:pPrChange>
      </w:pPr>
      <w:r w:rsidRPr="00852540">
        <w:rPr>
          <w:rFonts w:ascii="Times New Roman" w:hAnsi="Times New Roman"/>
          <w:sz w:val="16"/>
          <w:rPrChange w:id="1166" w:author="LENOVO" w:date="2022-05-05T16:28:00Z">
            <w:rPr>
              <w:rFonts w:ascii="Consolas" w:eastAsia="Times New Roman" w:hAnsi="Consolas" w:cs="Times New Roman"/>
              <w:sz w:val="16"/>
              <w:szCs w:val="16"/>
              <w:lang w:eastAsia="tr-TR"/>
            </w:rPr>
          </w:rPrChange>
        </w:rPr>
        <w:t xml:space="preserve">    x(i)= x(i-1)+Vx(i)*dt;                   </w:t>
      </w:r>
      <w:r w:rsidRPr="00852540">
        <w:rPr>
          <w:rFonts w:ascii="Times New Roman" w:hAnsi="Times New Roman"/>
          <w:color w:val="028009"/>
          <w:sz w:val="16"/>
          <w:rPrChange w:id="1167" w:author="LENOVO" w:date="2022-05-05T16:28:00Z">
            <w:rPr>
              <w:rFonts w:ascii="Consolas" w:eastAsia="Times New Roman" w:hAnsi="Consolas" w:cs="Times New Roman"/>
              <w:color w:val="028009"/>
              <w:sz w:val="16"/>
              <w:szCs w:val="16"/>
              <w:lang w:eastAsia="tr-TR"/>
            </w:rPr>
          </w:rPrChange>
        </w:rPr>
        <w:t>% Position in x direction</w:t>
      </w:r>
    </w:p>
    <w:p w14:paraId="25E8570F" w14:textId="77777777" w:rsidR="00055BAF" w:rsidRPr="00852540" w:rsidRDefault="00055BAF" w:rsidP="00916D08">
      <w:pPr>
        <w:spacing w:after="0" w:line="360" w:lineRule="auto"/>
        <w:rPr>
          <w:rFonts w:ascii="Times New Roman" w:hAnsi="Times New Roman"/>
          <w:sz w:val="16"/>
          <w:rPrChange w:id="1168" w:author="LENOVO" w:date="2022-05-05T16:28:00Z">
            <w:rPr>
              <w:rFonts w:ascii="Consolas" w:eastAsia="Times New Roman" w:hAnsi="Consolas" w:cs="Times New Roman"/>
              <w:sz w:val="16"/>
              <w:szCs w:val="16"/>
              <w:lang w:eastAsia="tr-TR"/>
            </w:rPr>
          </w:rPrChange>
        </w:rPr>
        <w:pPrChange w:id="1169" w:author="LENOVO" w:date="2022-05-05T16:28:00Z">
          <w:pPr>
            <w:spacing w:after="0" w:line="240" w:lineRule="auto"/>
          </w:pPr>
        </w:pPrChange>
      </w:pPr>
      <w:r w:rsidRPr="00852540">
        <w:rPr>
          <w:rFonts w:ascii="Times New Roman" w:hAnsi="Times New Roman"/>
          <w:sz w:val="16"/>
          <w:rPrChange w:id="1170" w:author="LENOVO" w:date="2022-05-05T16:28:00Z">
            <w:rPr>
              <w:rFonts w:ascii="Consolas" w:eastAsia="Times New Roman" w:hAnsi="Consolas" w:cs="Times New Roman"/>
              <w:sz w:val="16"/>
              <w:szCs w:val="16"/>
              <w:lang w:eastAsia="tr-TR"/>
            </w:rPr>
          </w:rPrChange>
        </w:rPr>
        <w:t xml:space="preserve">    y(i)= y(i-1)+Vy(i)*dt;                   </w:t>
      </w:r>
      <w:r w:rsidRPr="00852540">
        <w:rPr>
          <w:rFonts w:ascii="Times New Roman" w:hAnsi="Times New Roman"/>
          <w:color w:val="028009"/>
          <w:sz w:val="16"/>
          <w:rPrChange w:id="1171" w:author="LENOVO" w:date="2022-05-05T16:28:00Z">
            <w:rPr>
              <w:rFonts w:ascii="Consolas" w:eastAsia="Times New Roman" w:hAnsi="Consolas" w:cs="Times New Roman"/>
              <w:color w:val="028009"/>
              <w:sz w:val="16"/>
              <w:szCs w:val="16"/>
              <w:lang w:eastAsia="tr-TR"/>
            </w:rPr>
          </w:rPrChange>
        </w:rPr>
        <w:t>% Position in y direction</w:t>
      </w:r>
    </w:p>
    <w:p w14:paraId="5D60AF7E" w14:textId="77777777" w:rsidR="00055BAF" w:rsidRPr="00852540" w:rsidRDefault="00055BAF" w:rsidP="00916D08">
      <w:pPr>
        <w:spacing w:after="0" w:line="360" w:lineRule="auto"/>
        <w:rPr>
          <w:rFonts w:ascii="Times New Roman" w:hAnsi="Times New Roman"/>
          <w:sz w:val="16"/>
          <w:rPrChange w:id="1172" w:author="LENOVO" w:date="2022-05-05T16:28:00Z">
            <w:rPr>
              <w:rFonts w:ascii="Consolas" w:eastAsia="Times New Roman" w:hAnsi="Consolas" w:cs="Times New Roman"/>
              <w:sz w:val="16"/>
              <w:szCs w:val="16"/>
              <w:lang w:eastAsia="tr-TR"/>
            </w:rPr>
          </w:rPrChange>
        </w:rPr>
        <w:pPrChange w:id="1173" w:author="LENOVO" w:date="2022-05-05T16:28:00Z">
          <w:pPr>
            <w:spacing w:after="0" w:line="240" w:lineRule="auto"/>
          </w:pPr>
        </w:pPrChange>
      </w:pPr>
      <w:r w:rsidRPr="00852540">
        <w:rPr>
          <w:rFonts w:ascii="Times New Roman" w:hAnsi="Times New Roman"/>
          <w:sz w:val="16"/>
          <w:rPrChange w:id="1174" w:author="LENOVO" w:date="2022-05-05T16:28:00Z">
            <w:rPr>
              <w:rFonts w:ascii="Consolas" w:eastAsia="Times New Roman" w:hAnsi="Consolas" w:cs="Times New Roman"/>
              <w:sz w:val="16"/>
              <w:szCs w:val="16"/>
              <w:lang w:eastAsia="tr-TR"/>
            </w:rPr>
          </w:rPrChange>
        </w:rPr>
        <w:t xml:space="preserve">    </w:t>
      </w:r>
    </w:p>
    <w:p w14:paraId="613954D4" w14:textId="77777777" w:rsidR="00055BAF" w:rsidRPr="00852540" w:rsidRDefault="00055BAF" w:rsidP="00916D08">
      <w:pPr>
        <w:spacing w:after="0" w:line="360" w:lineRule="auto"/>
        <w:rPr>
          <w:rFonts w:ascii="Times New Roman" w:hAnsi="Times New Roman"/>
          <w:sz w:val="16"/>
          <w:rPrChange w:id="1175" w:author="LENOVO" w:date="2022-05-05T16:28:00Z">
            <w:rPr>
              <w:rFonts w:ascii="Consolas" w:eastAsia="Times New Roman" w:hAnsi="Consolas" w:cs="Times New Roman"/>
              <w:sz w:val="16"/>
              <w:szCs w:val="16"/>
              <w:lang w:eastAsia="tr-TR"/>
            </w:rPr>
          </w:rPrChange>
        </w:rPr>
        <w:pPrChange w:id="1176" w:author="LENOVO" w:date="2022-05-05T16:28:00Z">
          <w:pPr>
            <w:spacing w:after="0" w:line="240" w:lineRule="auto"/>
          </w:pPr>
        </w:pPrChange>
      </w:pPr>
      <w:r w:rsidRPr="00852540">
        <w:rPr>
          <w:rFonts w:ascii="Times New Roman" w:hAnsi="Times New Roman"/>
          <w:sz w:val="16"/>
          <w:rPrChange w:id="1177"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28009"/>
          <w:sz w:val="16"/>
          <w:rPrChange w:id="1178" w:author="LENOVO" w:date="2022-05-05T16:28:00Z">
            <w:rPr>
              <w:rFonts w:ascii="Consolas" w:eastAsia="Times New Roman" w:hAnsi="Consolas" w:cs="Times New Roman"/>
              <w:color w:val="028009"/>
              <w:sz w:val="16"/>
              <w:szCs w:val="16"/>
              <w:lang w:eastAsia="tr-TR"/>
            </w:rPr>
          </w:rPrChange>
        </w:rPr>
        <w:t xml:space="preserve">% Distance calculations    </w:t>
      </w:r>
    </w:p>
    <w:p w14:paraId="6F7843F8" w14:textId="77777777" w:rsidR="00055BAF" w:rsidRPr="00852540" w:rsidRDefault="00055BAF" w:rsidP="00916D08">
      <w:pPr>
        <w:spacing w:after="0" w:line="360" w:lineRule="auto"/>
        <w:rPr>
          <w:rFonts w:ascii="Times New Roman" w:hAnsi="Times New Roman"/>
          <w:sz w:val="16"/>
          <w:rPrChange w:id="1179" w:author="LENOVO" w:date="2022-05-05T16:28:00Z">
            <w:rPr>
              <w:rFonts w:ascii="Consolas" w:eastAsia="Times New Roman" w:hAnsi="Consolas" w:cs="Times New Roman"/>
              <w:sz w:val="16"/>
              <w:szCs w:val="16"/>
              <w:lang w:eastAsia="tr-TR"/>
            </w:rPr>
          </w:rPrChange>
        </w:rPr>
        <w:pPrChange w:id="1180" w:author="LENOVO" w:date="2022-05-05T16:28:00Z">
          <w:pPr>
            <w:spacing w:after="0" w:line="240" w:lineRule="auto"/>
          </w:pPr>
        </w:pPrChange>
      </w:pPr>
      <w:r w:rsidRPr="00852540">
        <w:rPr>
          <w:rFonts w:ascii="Times New Roman" w:hAnsi="Times New Roman"/>
          <w:sz w:val="16"/>
          <w:rPrChange w:id="1181" w:author="LENOVO" w:date="2022-05-05T16:28:00Z">
            <w:rPr>
              <w:rFonts w:ascii="Consolas" w:eastAsia="Times New Roman" w:hAnsi="Consolas" w:cs="Times New Roman"/>
              <w:sz w:val="16"/>
              <w:szCs w:val="16"/>
              <w:lang w:eastAsia="tr-TR"/>
            </w:rPr>
          </w:rPrChange>
        </w:rPr>
        <w:t xml:space="preserve">    Distance_x(i) = Distance_x(i-1)+abs(Vx(i)*dt);      </w:t>
      </w:r>
      <w:r w:rsidRPr="00852540">
        <w:rPr>
          <w:rFonts w:ascii="Times New Roman" w:hAnsi="Times New Roman"/>
          <w:color w:val="028009"/>
          <w:sz w:val="16"/>
          <w:rPrChange w:id="1182" w:author="LENOVO" w:date="2022-05-05T16:28:00Z">
            <w:rPr>
              <w:rFonts w:ascii="Consolas" w:eastAsia="Times New Roman" w:hAnsi="Consolas" w:cs="Times New Roman"/>
              <w:color w:val="028009"/>
              <w:sz w:val="16"/>
              <w:szCs w:val="16"/>
              <w:lang w:eastAsia="tr-TR"/>
            </w:rPr>
          </w:rPrChange>
        </w:rPr>
        <w:t xml:space="preserve">% Distance in x </w:t>
      </w:r>
    </w:p>
    <w:p w14:paraId="73D48411" w14:textId="77777777" w:rsidR="00055BAF" w:rsidRPr="00852540" w:rsidRDefault="00055BAF" w:rsidP="00916D08">
      <w:pPr>
        <w:spacing w:after="0" w:line="360" w:lineRule="auto"/>
        <w:rPr>
          <w:rFonts w:ascii="Times New Roman" w:hAnsi="Times New Roman"/>
          <w:sz w:val="16"/>
          <w:rPrChange w:id="1183" w:author="LENOVO" w:date="2022-05-05T16:28:00Z">
            <w:rPr>
              <w:rFonts w:ascii="Consolas" w:eastAsia="Times New Roman" w:hAnsi="Consolas" w:cs="Times New Roman"/>
              <w:sz w:val="16"/>
              <w:szCs w:val="16"/>
              <w:lang w:eastAsia="tr-TR"/>
            </w:rPr>
          </w:rPrChange>
        </w:rPr>
        <w:pPrChange w:id="1184" w:author="LENOVO" w:date="2022-05-05T16:28:00Z">
          <w:pPr>
            <w:spacing w:after="0" w:line="240" w:lineRule="auto"/>
          </w:pPr>
        </w:pPrChange>
      </w:pPr>
      <w:r w:rsidRPr="00852540">
        <w:rPr>
          <w:rFonts w:ascii="Times New Roman" w:hAnsi="Times New Roman"/>
          <w:sz w:val="16"/>
          <w:rPrChange w:id="1185" w:author="LENOVO" w:date="2022-05-05T16:28:00Z">
            <w:rPr>
              <w:rFonts w:ascii="Consolas" w:eastAsia="Times New Roman" w:hAnsi="Consolas" w:cs="Times New Roman"/>
              <w:sz w:val="16"/>
              <w:szCs w:val="16"/>
              <w:lang w:eastAsia="tr-TR"/>
            </w:rPr>
          </w:rPrChange>
        </w:rPr>
        <w:t xml:space="preserve">    Distance_y(i) = Distance_y(i-1)+abs(Vy(i)*dt);      </w:t>
      </w:r>
      <w:r w:rsidRPr="00852540">
        <w:rPr>
          <w:rFonts w:ascii="Times New Roman" w:hAnsi="Times New Roman"/>
          <w:color w:val="028009"/>
          <w:sz w:val="16"/>
          <w:rPrChange w:id="1186" w:author="LENOVO" w:date="2022-05-05T16:28:00Z">
            <w:rPr>
              <w:rFonts w:ascii="Consolas" w:eastAsia="Times New Roman" w:hAnsi="Consolas" w:cs="Times New Roman"/>
              <w:color w:val="028009"/>
              <w:sz w:val="16"/>
              <w:szCs w:val="16"/>
              <w:lang w:eastAsia="tr-TR"/>
            </w:rPr>
          </w:rPrChange>
        </w:rPr>
        <w:t xml:space="preserve">% Distance in y </w:t>
      </w:r>
    </w:p>
    <w:p w14:paraId="3ADB6D7F" w14:textId="77777777" w:rsidR="00055BAF" w:rsidRPr="00852540" w:rsidRDefault="00055BAF" w:rsidP="00916D08">
      <w:pPr>
        <w:spacing w:after="0" w:line="360" w:lineRule="auto"/>
        <w:rPr>
          <w:rFonts w:ascii="Times New Roman" w:hAnsi="Times New Roman"/>
          <w:sz w:val="16"/>
          <w:rPrChange w:id="1187" w:author="LENOVO" w:date="2022-05-05T16:28:00Z">
            <w:rPr>
              <w:rFonts w:ascii="Consolas" w:eastAsia="Times New Roman" w:hAnsi="Consolas" w:cs="Times New Roman"/>
              <w:sz w:val="16"/>
              <w:szCs w:val="16"/>
              <w:lang w:eastAsia="tr-TR"/>
            </w:rPr>
          </w:rPrChange>
        </w:rPr>
        <w:pPrChange w:id="1188" w:author="LENOVO" w:date="2022-05-05T16:28:00Z">
          <w:pPr>
            <w:spacing w:after="0" w:line="240" w:lineRule="auto"/>
          </w:pPr>
        </w:pPrChange>
      </w:pPr>
      <w:r w:rsidRPr="00852540">
        <w:rPr>
          <w:rFonts w:ascii="Times New Roman" w:hAnsi="Times New Roman"/>
          <w:sz w:val="16"/>
          <w:rPrChange w:id="1189" w:author="LENOVO" w:date="2022-05-05T16:28:00Z">
            <w:rPr>
              <w:rFonts w:ascii="Consolas" w:eastAsia="Times New Roman" w:hAnsi="Consolas" w:cs="Times New Roman"/>
              <w:sz w:val="16"/>
              <w:szCs w:val="16"/>
              <w:lang w:eastAsia="tr-TR"/>
            </w:rPr>
          </w:rPrChange>
        </w:rPr>
        <w:t xml:space="preserve">    Distance(i) = (Distance_x(i)^2+Distance_y(i)^2)^(1/2); </w:t>
      </w:r>
      <w:r w:rsidRPr="00852540">
        <w:rPr>
          <w:rFonts w:ascii="Times New Roman" w:hAnsi="Times New Roman"/>
          <w:color w:val="028009"/>
          <w:sz w:val="16"/>
          <w:rPrChange w:id="1190" w:author="LENOVO" w:date="2022-05-05T16:28:00Z">
            <w:rPr>
              <w:rFonts w:ascii="Consolas" w:eastAsia="Times New Roman" w:hAnsi="Consolas" w:cs="Times New Roman"/>
              <w:color w:val="028009"/>
              <w:sz w:val="16"/>
              <w:szCs w:val="16"/>
              <w:lang w:eastAsia="tr-TR"/>
            </w:rPr>
          </w:rPrChange>
        </w:rPr>
        <w:t>% Total distance</w:t>
      </w:r>
    </w:p>
    <w:p w14:paraId="0F047B94" w14:textId="77777777" w:rsidR="00055BAF" w:rsidRPr="00852540" w:rsidRDefault="00055BAF" w:rsidP="00916D08">
      <w:pPr>
        <w:spacing w:after="0" w:line="360" w:lineRule="auto"/>
        <w:rPr>
          <w:rFonts w:ascii="Times New Roman" w:hAnsi="Times New Roman"/>
          <w:sz w:val="16"/>
          <w:rPrChange w:id="1191" w:author="LENOVO" w:date="2022-05-05T16:28:00Z">
            <w:rPr>
              <w:rFonts w:ascii="Consolas" w:eastAsia="Times New Roman" w:hAnsi="Consolas" w:cs="Times New Roman"/>
              <w:sz w:val="16"/>
              <w:szCs w:val="16"/>
              <w:lang w:eastAsia="tr-TR"/>
            </w:rPr>
          </w:rPrChange>
        </w:rPr>
        <w:pPrChange w:id="1192" w:author="LENOVO" w:date="2022-05-05T16:28:00Z">
          <w:pPr>
            <w:spacing w:after="0" w:line="240" w:lineRule="auto"/>
          </w:pPr>
        </w:pPrChange>
      </w:pPr>
    </w:p>
    <w:p w14:paraId="3A059975" w14:textId="77777777" w:rsidR="00055BAF" w:rsidRPr="00852540" w:rsidRDefault="00055BAF" w:rsidP="00916D08">
      <w:pPr>
        <w:spacing w:after="0" w:line="360" w:lineRule="auto"/>
        <w:rPr>
          <w:rFonts w:ascii="Times New Roman" w:hAnsi="Times New Roman"/>
          <w:sz w:val="16"/>
          <w:rPrChange w:id="1193" w:author="LENOVO" w:date="2022-05-05T16:28:00Z">
            <w:rPr>
              <w:rFonts w:ascii="Consolas" w:eastAsia="Times New Roman" w:hAnsi="Consolas" w:cs="Times New Roman"/>
              <w:sz w:val="16"/>
              <w:szCs w:val="16"/>
              <w:lang w:eastAsia="tr-TR"/>
            </w:rPr>
          </w:rPrChange>
        </w:rPr>
        <w:pPrChange w:id="1194" w:author="LENOVO" w:date="2022-05-05T16:28:00Z">
          <w:pPr>
            <w:spacing w:after="0" w:line="240" w:lineRule="auto"/>
          </w:pPr>
        </w:pPrChange>
      </w:pPr>
      <w:r w:rsidRPr="00852540">
        <w:rPr>
          <w:rFonts w:ascii="Times New Roman" w:hAnsi="Times New Roman"/>
          <w:sz w:val="16"/>
          <w:rPrChange w:id="1195"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28009"/>
          <w:sz w:val="16"/>
          <w:rPrChange w:id="1196" w:author="LENOVO" w:date="2022-05-05T16:28:00Z">
            <w:rPr>
              <w:rFonts w:ascii="Consolas" w:eastAsia="Times New Roman" w:hAnsi="Consolas" w:cs="Times New Roman"/>
              <w:color w:val="028009"/>
              <w:sz w:val="16"/>
              <w:szCs w:val="16"/>
              <w:lang w:eastAsia="tr-TR"/>
            </w:rPr>
          </w:rPrChange>
        </w:rPr>
        <w:t>% Rocket angle calculation</w:t>
      </w:r>
    </w:p>
    <w:p w14:paraId="03DCFC4B" w14:textId="77777777" w:rsidR="00055BAF" w:rsidRPr="00852540" w:rsidRDefault="00055BAF" w:rsidP="00916D08">
      <w:pPr>
        <w:spacing w:after="0" w:line="360" w:lineRule="auto"/>
        <w:rPr>
          <w:rFonts w:ascii="Times New Roman" w:hAnsi="Times New Roman"/>
          <w:sz w:val="16"/>
          <w:rPrChange w:id="1197" w:author="LENOVO" w:date="2022-05-05T16:28:00Z">
            <w:rPr>
              <w:rFonts w:ascii="Consolas" w:eastAsia="Times New Roman" w:hAnsi="Consolas" w:cs="Times New Roman"/>
              <w:sz w:val="16"/>
              <w:szCs w:val="16"/>
              <w:lang w:eastAsia="tr-TR"/>
            </w:rPr>
          </w:rPrChange>
        </w:rPr>
        <w:pPrChange w:id="1198" w:author="LENOVO" w:date="2022-05-05T16:28:00Z">
          <w:pPr>
            <w:spacing w:after="0" w:line="240" w:lineRule="auto"/>
          </w:pPr>
        </w:pPrChange>
      </w:pPr>
      <w:r w:rsidRPr="00852540">
        <w:rPr>
          <w:rFonts w:ascii="Times New Roman" w:hAnsi="Times New Roman"/>
          <w:sz w:val="16"/>
          <w:rPrChange w:id="1199" w:author="LENOVO" w:date="2022-05-05T16:28:00Z">
            <w:rPr>
              <w:rFonts w:ascii="Consolas" w:eastAsia="Times New Roman" w:hAnsi="Consolas" w:cs="Times New Roman"/>
              <w:sz w:val="16"/>
              <w:szCs w:val="16"/>
              <w:lang w:eastAsia="tr-TR"/>
            </w:rPr>
          </w:rPrChange>
        </w:rPr>
        <w:t xml:space="preserve">    Theta(i)= atand(V(i)/Vx(i));      </w:t>
      </w:r>
      <w:r w:rsidRPr="00852540">
        <w:rPr>
          <w:rFonts w:ascii="Times New Roman" w:hAnsi="Times New Roman"/>
          <w:color w:val="028009"/>
          <w:sz w:val="16"/>
          <w:rPrChange w:id="1200" w:author="LENOVO" w:date="2022-05-05T16:28:00Z">
            <w:rPr>
              <w:rFonts w:ascii="Consolas" w:eastAsia="Times New Roman" w:hAnsi="Consolas" w:cs="Times New Roman"/>
              <w:color w:val="028009"/>
              <w:sz w:val="16"/>
              <w:szCs w:val="16"/>
              <w:lang w:eastAsia="tr-TR"/>
            </w:rPr>
          </w:rPrChange>
        </w:rPr>
        <w:t>% Angle defined by velocity vector</w:t>
      </w:r>
    </w:p>
    <w:p w14:paraId="4FC7741B" w14:textId="77777777" w:rsidR="00055BAF" w:rsidRPr="00852540" w:rsidRDefault="00055BAF" w:rsidP="00916D08">
      <w:pPr>
        <w:spacing w:after="0" w:line="360" w:lineRule="auto"/>
        <w:rPr>
          <w:rFonts w:ascii="Times New Roman" w:hAnsi="Times New Roman"/>
          <w:sz w:val="16"/>
          <w:rPrChange w:id="1201" w:author="LENOVO" w:date="2022-05-05T16:28:00Z">
            <w:rPr>
              <w:rFonts w:ascii="Consolas" w:eastAsia="Times New Roman" w:hAnsi="Consolas" w:cs="Times New Roman"/>
              <w:sz w:val="16"/>
              <w:szCs w:val="16"/>
              <w:lang w:eastAsia="tr-TR"/>
            </w:rPr>
          </w:rPrChange>
        </w:rPr>
        <w:pPrChange w:id="1202" w:author="LENOVO" w:date="2022-05-05T16:28:00Z">
          <w:pPr>
            <w:spacing w:after="0" w:line="240" w:lineRule="auto"/>
          </w:pPr>
        </w:pPrChange>
      </w:pPr>
    </w:p>
    <w:p w14:paraId="31BE05C1" w14:textId="77777777" w:rsidR="00055BAF" w:rsidRPr="00852540" w:rsidRDefault="00055BAF" w:rsidP="00916D08">
      <w:pPr>
        <w:spacing w:after="0" w:line="360" w:lineRule="auto"/>
        <w:rPr>
          <w:rFonts w:ascii="Times New Roman" w:hAnsi="Times New Roman"/>
          <w:sz w:val="16"/>
          <w:rPrChange w:id="1203" w:author="LENOVO" w:date="2022-05-05T16:28:00Z">
            <w:rPr>
              <w:rFonts w:ascii="Consolas" w:eastAsia="Times New Roman" w:hAnsi="Consolas" w:cs="Times New Roman"/>
              <w:sz w:val="16"/>
              <w:szCs w:val="16"/>
              <w:lang w:eastAsia="tr-TR"/>
            </w:rPr>
          </w:rPrChange>
        </w:rPr>
        <w:pPrChange w:id="1204" w:author="LENOVO" w:date="2022-05-05T16:28:00Z">
          <w:pPr>
            <w:spacing w:after="0" w:line="240" w:lineRule="auto"/>
          </w:pPr>
        </w:pPrChange>
      </w:pPr>
      <w:r w:rsidRPr="00852540">
        <w:rPr>
          <w:rFonts w:ascii="Times New Roman" w:hAnsi="Times New Roman"/>
          <w:sz w:val="16"/>
          <w:rPrChange w:id="1205"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206" w:author="LENOVO" w:date="2022-05-05T16:28:00Z">
            <w:rPr>
              <w:rFonts w:ascii="Consolas" w:eastAsia="Times New Roman" w:hAnsi="Consolas" w:cs="Times New Roman"/>
              <w:color w:val="0E00FF"/>
              <w:sz w:val="16"/>
              <w:szCs w:val="16"/>
              <w:lang w:eastAsia="tr-TR"/>
            </w:rPr>
          </w:rPrChange>
        </w:rPr>
        <w:t xml:space="preserve">if </w:t>
      </w:r>
      <w:r w:rsidRPr="00852540">
        <w:rPr>
          <w:rFonts w:ascii="Times New Roman" w:hAnsi="Times New Roman"/>
          <w:sz w:val="16"/>
          <w:rPrChange w:id="1207" w:author="LENOVO" w:date="2022-05-05T16:28:00Z">
            <w:rPr>
              <w:rFonts w:ascii="Consolas" w:eastAsia="Times New Roman" w:hAnsi="Consolas" w:cs="Times New Roman"/>
              <w:sz w:val="16"/>
              <w:szCs w:val="16"/>
              <w:lang w:eastAsia="tr-TR"/>
            </w:rPr>
          </w:rPrChange>
        </w:rPr>
        <w:t xml:space="preserve">y(i) &lt; 0 </w:t>
      </w:r>
      <w:r w:rsidRPr="00852540">
        <w:rPr>
          <w:rFonts w:ascii="Times New Roman" w:hAnsi="Times New Roman"/>
          <w:color w:val="028009"/>
          <w:sz w:val="16"/>
          <w:rPrChange w:id="1208" w:author="LENOVO" w:date="2022-05-05T16:28:00Z">
            <w:rPr>
              <w:rFonts w:ascii="Consolas" w:eastAsia="Times New Roman" w:hAnsi="Consolas" w:cs="Times New Roman"/>
              <w:color w:val="028009"/>
              <w:sz w:val="16"/>
              <w:szCs w:val="16"/>
              <w:lang w:eastAsia="tr-TR"/>
            </w:rPr>
          </w:rPrChange>
        </w:rPr>
        <w:t>% rocket crashes or fails to launch</w:t>
      </w:r>
    </w:p>
    <w:p w14:paraId="61EF7DB3" w14:textId="77777777" w:rsidR="00055BAF" w:rsidRPr="00852540" w:rsidRDefault="00055BAF" w:rsidP="00916D08">
      <w:pPr>
        <w:spacing w:after="0" w:line="360" w:lineRule="auto"/>
        <w:rPr>
          <w:rFonts w:ascii="Times New Roman" w:hAnsi="Times New Roman"/>
          <w:sz w:val="16"/>
          <w:rPrChange w:id="1209" w:author="LENOVO" w:date="2022-05-05T16:28:00Z">
            <w:rPr>
              <w:rFonts w:ascii="Consolas" w:eastAsia="Times New Roman" w:hAnsi="Consolas" w:cs="Times New Roman"/>
              <w:sz w:val="16"/>
              <w:szCs w:val="16"/>
              <w:lang w:eastAsia="tr-TR"/>
            </w:rPr>
          </w:rPrChange>
        </w:rPr>
        <w:pPrChange w:id="1210" w:author="LENOVO" w:date="2022-05-05T16:28:00Z">
          <w:pPr>
            <w:spacing w:after="0" w:line="240" w:lineRule="auto"/>
          </w:pPr>
        </w:pPrChange>
      </w:pPr>
      <w:r w:rsidRPr="00852540">
        <w:rPr>
          <w:rFonts w:ascii="Times New Roman" w:hAnsi="Times New Roman"/>
          <w:sz w:val="16"/>
          <w:rPrChange w:id="1211"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212" w:author="LENOVO" w:date="2022-05-05T16:28:00Z">
            <w:rPr>
              <w:rFonts w:ascii="Consolas" w:eastAsia="Times New Roman" w:hAnsi="Consolas" w:cs="Times New Roman"/>
              <w:color w:val="0E00FF"/>
              <w:sz w:val="16"/>
              <w:szCs w:val="16"/>
              <w:lang w:eastAsia="tr-TR"/>
            </w:rPr>
          </w:rPrChange>
        </w:rPr>
        <w:t>break</w:t>
      </w:r>
    </w:p>
    <w:p w14:paraId="3BB62BE5" w14:textId="77777777" w:rsidR="00055BAF" w:rsidRPr="00852540" w:rsidRDefault="00055BAF" w:rsidP="00916D08">
      <w:pPr>
        <w:spacing w:after="0" w:line="360" w:lineRule="auto"/>
        <w:rPr>
          <w:rFonts w:ascii="Times New Roman" w:hAnsi="Times New Roman"/>
          <w:sz w:val="16"/>
          <w:rPrChange w:id="1213" w:author="LENOVO" w:date="2022-05-05T16:28:00Z">
            <w:rPr>
              <w:rFonts w:ascii="Consolas" w:eastAsia="Times New Roman" w:hAnsi="Consolas" w:cs="Times New Roman"/>
              <w:sz w:val="16"/>
              <w:szCs w:val="16"/>
              <w:lang w:eastAsia="tr-TR"/>
            </w:rPr>
          </w:rPrChange>
        </w:rPr>
        <w:pPrChange w:id="1214" w:author="LENOVO" w:date="2022-05-05T16:28:00Z">
          <w:pPr>
            <w:spacing w:after="0" w:line="240" w:lineRule="auto"/>
          </w:pPr>
        </w:pPrChange>
      </w:pPr>
      <w:r w:rsidRPr="00852540">
        <w:rPr>
          <w:rFonts w:ascii="Times New Roman" w:hAnsi="Times New Roman"/>
          <w:sz w:val="16"/>
          <w:rPrChange w:id="1215"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216" w:author="LENOVO" w:date="2022-05-05T16:28:00Z">
            <w:rPr>
              <w:rFonts w:ascii="Consolas" w:eastAsia="Times New Roman" w:hAnsi="Consolas" w:cs="Times New Roman"/>
              <w:color w:val="0E00FF"/>
              <w:sz w:val="16"/>
              <w:szCs w:val="16"/>
              <w:lang w:eastAsia="tr-TR"/>
            </w:rPr>
          </w:rPrChange>
        </w:rPr>
        <w:t>end</w:t>
      </w:r>
    </w:p>
    <w:p w14:paraId="56BED14C" w14:textId="77777777" w:rsidR="00055BAF" w:rsidRPr="00852540" w:rsidRDefault="00055BAF" w:rsidP="00916D08">
      <w:pPr>
        <w:spacing w:after="0" w:line="360" w:lineRule="auto"/>
        <w:rPr>
          <w:rFonts w:ascii="Times New Roman" w:hAnsi="Times New Roman"/>
          <w:sz w:val="16"/>
          <w:rPrChange w:id="1217" w:author="LENOVO" w:date="2022-05-05T16:28:00Z">
            <w:rPr>
              <w:rFonts w:ascii="Consolas" w:eastAsia="Times New Roman" w:hAnsi="Consolas" w:cs="Times New Roman"/>
              <w:sz w:val="16"/>
              <w:szCs w:val="16"/>
              <w:lang w:eastAsia="tr-TR"/>
            </w:rPr>
          </w:rPrChange>
        </w:rPr>
        <w:pPrChange w:id="1218" w:author="LENOVO" w:date="2022-05-05T16:28:00Z">
          <w:pPr>
            <w:spacing w:after="0" w:line="240" w:lineRule="auto"/>
          </w:pPr>
        </w:pPrChange>
      </w:pPr>
      <w:r w:rsidRPr="00852540">
        <w:rPr>
          <w:rFonts w:ascii="Times New Roman" w:hAnsi="Times New Roman"/>
          <w:sz w:val="16"/>
          <w:rPrChange w:id="1219" w:author="LENOVO" w:date="2022-05-05T16:28:00Z">
            <w:rPr>
              <w:rFonts w:ascii="Consolas" w:eastAsia="Times New Roman" w:hAnsi="Consolas" w:cs="Times New Roman"/>
              <w:sz w:val="16"/>
              <w:szCs w:val="16"/>
              <w:lang w:eastAsia="tr-TR"/>
            </w:rPr>
          </w:rPrChange>
        </w:rPr>
        <w:t xml:space="preserve"> </w:t>
      </w:r>
      <w:r w:rsidRPr="00852540">
        <w:rPr>
          <w:rFonts w:ascii="Times New Roman" w:hAnsi="Times New Roman"/>
          <w:color w:val="0E00FF"/>
          <w:sz w:val="16"/>
          <w:rPrChange w:id="1220" w:author="LENOVO" w:date="2022-05-05T16:28:00Z">
            <w:rPr>
              <w:rFonts w:ascii="Consolas" w:eastAsia="Times New Roman" w:hAnsi="Consolas" w:cs="Times New Roman"/>
              <w:color w:val="0E00FF"/>
              <w:sz w:val="16"/>
              <w:szCs w:val="16"/>
              <w:lang w:eastAsia="tr-TR"/>
            </w:rPr>
          </w:rPrChange>
        </w:rPr>
        <w:t>end</w:t>
      </w:r>
    </w:p>
    <w:p w14:paraId="71703A08" w14:textId="77777777" w:rsidR="00055BAF" w:rsidRPr="00852540" w:rsidRDefault="00055BAF" w:rsidP="00916D08">
      <w:pPr>
        <w:spacing w:after="0" w:line="360" w:lineRule="auto"/>
        <w:rPr>
          <w:rFonts w:ascii="Times New Roman" w:hAnsi="Times New Roman"/>
          <w:sz w:val="16"/>
          <w:rPrChange w:id="1221" w:author="LENOVO" w:date="2022-05-05T16:28:00Z">
            <w:rPr>
              <w:rFonts w:ascii="Consolas" w:eastAsia="Times New Roman" w:hAnsi="Consolas" w:cs="Times New Roman"/>
              <w:sz w:val="16"/>
              <w:szCs w:val="16"/>
              <w:lang w:eastAsia="tr-TR"/>
            </w:rPr>
          </w:rPrChange>
        </w:rPr>
        <w:pPrChange w:id="1222" w:author="LENOVO" w:date="2022-05-05T16:28:00Z">
          <w:pPr>
            <w:spacing w:after="0" w:line="240" w:lineRule="auto"/>
          </w:pPr>
        </w:pPrChange>
      </w:pPr>
    </w:p>
    <w:p w14:paraId="796F348C" w14:textId="77777777" w:rsidR="00055BAF" w:rsidRPr="00852540" w:rsidRDefault="00055BAF" w:rsidP="00916D08">
      <w:pPr>
        <w:spacing w:after="0" w:line="360" w:lineRule="auto"/>
        <w:rPr>
          <w:rFonts w:ascii="Times New Roman" w:hAnsi="Times New Roman"/>
          <w:sz w:val="16"/>
          <w:rPrChange w:id="1223" w:author="LENOVO" w:date="2022-05-05T16:28:00Z">
            <w:rPr>
              <w:rFonts w:ascii="Consolas" w:eastAsia="Times New Roman" w:hAnsi="Consolas" w:cs="Times New Roman"/>
              <w:sz w:val="16"/>
              <w:szCs w:val="16"/>
              <w:lang w:eastAsia="tr-TR"/>
            </w:rPr>
          </w:rPrChange>
        </w:rPr>
        <w:pPrChange w:id="1224" w:author="LENOVO" w:date="2022-05-05T16:28:00Z">
          <w:pPr>
            <w:spacing w:after="0" w:line="240" w:lineRule="auto"/>
          </w:pPr>
        </w:pPrChange>
      </w:pPr>
    </w:p>
    <w:p w14:paraId="3A3FD193" w14:textId="77777777" w:rsidR="00055BAF" w:rsidRPr="00852540" w:rsidRDefault="00055BAF" w:rsidP="00916D08">
      <w:pPr>
        <w:spacing w:after="0" w:line="360" w:lineRule="auto"/>
        <w:rPr>
          <w:rFonts w:ascii="Times New Roman" w:hAnsi="Times New Roman"/>
          <w:sz w:val="16"/>
          <w:rPrChange w:id="1225" w:author="LENOVO" w:date="2022-05-05T16:28:00Z">
            <w:rPr>
              <w:rFonts w:ascii="Consolas" w:eastAsia="Times New Roman" w:hAnsi="Consolas" w:cs="Times New Roman"/>
              <w:sz w:val="16"/>
              <w:szCs w:val="16"/>
              <w:lang w:eastAsia="tr-TR"/>
            </w:rPr>
          </w:rPrChange>
        </w:rPr>
        <w:pPrChange w:id="1226" w:author="LENOVO" w:date="2022-05-05T16:28:00Z">
          <w:pPr>
            <w:spacing w:after="0" w:line="240" w:lineRule="auto"/>
          </w:pPr>
        </w:pPrChange>
      </w:pPr>
    </w:p>
    <w:p w14:paraId="3D57D1D7" w14:textId="77777777" w:rsidR="00055BAF" w:rsidRPr="00852540" w:rsidRDefault="00055BAF" w:rsidP="00916D08">
      <w:pPr>
        <w:spacing w:after="0" w:line="360" w:lineRule="auto"/>
        <w:rPr>
          <w:rFonts w:ascii="Times New Roman" w:hAnsi="Times New Roman"/>
          <w:sz w:val="16"/>
          <w:rPrChange w:id="1227" w:author="LENOVO" w:date="2022-05-05T16:28:00Z">
            <w:rPr>
              <w:rFonts w:ascii="Consolas" w:eastAsia="Times New Roman" w:hAnsi="Consolas" w:cs="Times New Roman"/>
              <w:sz w:val="16"/>
              <w:szCs w:val="16"/>
              <w:lang w:eastAsia="tr-TR"/>
            </w:rPr>
          </w:rPrChange>
        </w:rPr>
        <w:pPrChange w:id="1228" w:author="LENOVO" w:date="2022-05-05T16:28:00Z">
          <w:pPr>
            <w:spacing w:after="0" w:line="240" w:lineRule="auto"/>
          </w:pPr>
        </w:pPrChange>
      </w:pPr>
      <w:r w:rsidRPr="00852540">
        <w:rPr>
          <w:rFonts w:ascii="Times New Roman" w:hAnsi="Times New Roman"/>
          <w:color w:val="028009"/>
          <w:sz w:val="16"/>
          <w:rPrChange w:id="1229" w:author="LENOVO" w:date="2022-05-05T16:28:00Z">
            <w:rPr>
              <w:rFonts w:ascii="Consolas" w:eastAsia="Times New Roman" w:hAnsi="Consolas" w:cs="Times New Roman"/>
              <w:color w:val="028009"/>
              <w:sz w:val="16"/>
              <w:szCs w:val="16"/>
              <w:lang w:eastAsia="tr-TR"/>
            </w:rPr>
          </w:rPrChange>
        </w:rPr>
        <w:t xml:space="preserve"> %% Plot the trajectory</w:t>
      </w:r>
    </w:p>
    <w:p w14:paraId="6D19EBFC" w14:textId="77777777" w:rsidR="00055BAF" w:rsidRPr="00852540" w:rsidRDefault="00055BAF" w:rsidP="00916D08">
      <w:pPr>
        <w:spacing w:after="0" w:line="360" w:lineRule="auto"/>
        <w:rPr>
          <w:rFonts w:ascii="Times New Roman" w:hAnsi="Times New Roman"/>
          <w:sz w:val="16"/>
          <w:rPrChange w:id="1230" w:author="LENOVO" w:date="2022-05-05T16:28:00Z">
            <w:rPr>
              <w:rFonts w:ascii="Consolas" w:eastAsia="Times New Roman" w:hAnsi="Consolas" w:cs="Times New Roman"/>
              <w:sz w:val="16"/>
              <w:szCs w:val="16"/>
              <w:lang w:eastAsia="tr-TR"/>
            </w:rPr>
          </w:rPrChange>
        </w:rPr>
        <w:pPrChange w:id="1231" w:author="LENOVO" w:date="2022-05-05T16:28:00Z">
          <w:pPr>
            <w:spacing w:after="0" w:line="240" w:lineRule="auto"/>
          </w:pPr>
        </w:pPrChange>
      </w:pPr>
    </w:p>
    <w:p w14:paraId="167F1C4F" w14:textId="77777777" w:rsidR="00055BAF" w:rsidRPr="00852540" w:rsidRDefault="00055BAF" w:rsidP="00916D08">
      <w:pPr>
        <w:spacing w:after="0" w:line="360" w:lineRule="auto"/>
        <w:rPr>
          <w:rFonts w:ascii="Times New Roman" w:hAnsi="Times New Roman"/>
          <w:sz w:val="16"/>
          <w:rPrChange w:id="1232" w:author="LENOVO" w:date="2022-05-05T16:28:00Z">
            <w:rPr>
              <w:rFonts w:ascii="Consolas" w:eastAsia="Times New Roman" w:hAnsi="Consolas" w:cs="Times New Roman"/>
              <w:sz w:val="16"/>
              <w:szCs w:val="16"/>
              <w:lang w:eastAsia="tr-TR"/>
            </w:rPr>
          </w:rPrChange>
        </w:rPr>
        <w:pPrChange w:id="1233" w:author="LENOVO" w:date="2022-05-05T16:28:00Z">
          <w:pPr>
            <w:spacing w:after="0" w:line="240" w:lineRule="auto"/>
          </w:pPr>
        </w:pPrChange>
      </w:pPr>
      <w:r w:rsidRPr="00852540">
        <w:rPr>
          <w:rFonts w:ascii="Times New Roman" w:hAnsi="Times New Roman"/>
          <w:sz w:val="16"/>
          <w:rPrChange w:id="1234" w:author="LENOVO" w:date="2022-05-05T16:28:00Z">
            <w:rPr>
              <w:rFonts w:ascii="Consolas" w:eastAsia="Times New Roman" w:hAnsi="Consolas" w:cs="Times New Roman"/>
              <w:sz w:val="16"/>
              <w:szCs w:val="16"/>
              <w:lang w:eastAsia="tr-TR"/>
            </w:rPr>
          </w:rPrChange>
        </w:rPr>
        <w:t>line = zeros(1,size(t,2));</w:t>
      </w:r>
    </w:p>
    <w:p w14:paraId="256DBC9F" w14:textId="77777777" w:rsidR="00055BAF" w:rsidRPr="00852540" w:rsidRDefault="00055BAF" w:rsidP="00916D08">
      <w:pPr>
        <w:spacing w:after="0" w:line="360" w:lineRule="auto"/>
        <w:rPr>
          <w:rFonts w:ascii="Times New Roman" w:hAnsi="Times New Roman"/>
          <w:sz w:val="16"/>
          <w:rPrChange w:id="1235" w:author="LENOVO" w:date="2022-05-05T16:28:00Z">
            <w:rPr>
              <w:rFonts w:ascii="Consolas" w:eastAsia="Times New Roman" w:hAnsi="Consolas" w:cs="Times New Roman"/>
              <w:sz w:val="16"/>
              <w:szCs w:val="16"/>
              <w:lang w:eastAsia="tr-TR"/>
            </w:rPr>
          </w:rPrChange>
        </w:rPr>
        <w:pPrChange w:id="1236" w:author="LENOVO" w:date="2022-05-05T16:28:00Z">
          <w:pPr>
            <w:spacing w:after="0" w:line="240" w:lineRule="auto"/>
          </w:pPr>
        </w:pPrChange>
      </w:pPr>
    </w:p>
    <w:p w14:paraId="7DE9E2E5" w14:textId="77777777" w:rsidR="00055BAF" w:rsidRPr="00852540" w:rsidRDefault="00055BAF" w:rsidP="00916D08">
      <w:pPr>
        <w:spacing w:after="0" w:line="360" w:lineRule="auto"/>
        <w:rPr>
          <w:rFonts w:ascii="Times New Roman" w:hAnsi="Times New Roman"/>
          <w:sz w:val="16"/>
          <w:rPrChange w:id="1237" w:author="LENOVO" w:date="2022-05-05T16:28:00Z">
            <w:rPr>
              <w:rFonts w:ascii="Consolas" w:eastAsia="Times New Roman" w:hAnsi="Consolas" w:cs="Times New Roman"/>
              <w:sz w:val="16"/>
              <w:szCs w:val="16"/>
              <w:lang w:eastAsia="tr-TR"/>
            </w:rPr>
          </w:rPrChange>
        </w:rPr>
        <w:pPrChange w:id="1238" w:author="LENOVO" w:date="2022-05-05T16:28:00Z">
          <w:pPr>
            <w:spacing w:after="0" w:line="240" w:lineRule="auto"/>
          </w:pPr>
        </w:pPrChange>
      </w:pPr>
      <w:r w:rsidRPr="00852540">
        <w:rPr>
          <w:rFonts w:ascii="Times New Roman" w:hAnsi="Times New Roman"/>
          <w:sz w:val="16"/>
          <w:rPrChange w:id="1239" w:author="LENOVO" w:date="2022-05-05T16:28:00Z">
            <w:rPr>
              <w:rFonts w:ascii="Consolas" w:eastAsia="Times New Roman" w:hAnsi="Consolas" w:cs="Times New Roman"/>
              <w:sz w:val="16"/>
              <w:szCs w:val="16"/>
              <w:lang w:eastAsia="tr-TR"/>
            </w:rPr>
          </w:rPrChange>
        </w:rPr>
        <w:t>plot(t(1:length(y)),y/1000)</w:t>
      </w:r>
    </w:p>
    <w:p w14:paraId="10B261CE" w14:textId="77777777" w:rsidR="00055BAF" w:rsidRPr="00852540" w:rsidRDefault="00055BAF" w:rsidP="00916D08">
      <w:pPr>
        <w:spacing w:after="0" w:line="360" w:lineRule="auto"/>
        <w:rPr>
          <w:rFonts w:ascii="Times New Roman" w:hAnsi="Times New Roman"/>
          <w:sz w:val="16"/>
          <w:rPrChange w:id="1240" w:author="LENOVO" w:date="2022-05-05T16:28:00Z">
            <w:rPr>
              <w:rFonts w:ascii="Consolas" w:eastAsia="Times New Roman" w:hAnsi="Consolas" w:cs="Times New Roman"/>
              <w:sz w:val="16"/>
              <w:szCs w:val="16"/>
              <w:lang w:eastAsia="tr-TR"/>
            </w:rPr>
          </w:rPrChange>
        </w:rPr>
        <w:pPrChange w:id="1241" w:author="LENOVO" w:date="2022-05-05T16:28:00Z">
          <w:pPr>
            <w:spacing w:after="0" w:line="240" w:lineRule="auto"/>
          </w:pPr>
        </w:pPrChange>
      </w:pPr>
      <w:r w:rsidRPr="00852540">
        <w:rPr>
          <w:rFonts w:ascii="Times New Roman" w:hAnsi="Times New Roman"/>
          <w:sz w:val="16"/>
          <w:rPrChange w:id="1242"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243" w:author="LENOVO" w:date="2022-05-05T16:28:00Z">
            <w:rPr>
              <w:rFonts w:ascii="Consolas" w:eastAsia="Times New Roman" w:hAnsi="Consolas" w:cs="Times New Roman"/>
              <w:color w:val="AA04F9"/>
              <w:sz w:val="16"/>
              <w:szCs w:val="16"/>
              <w:lang w:eastAsia="tr-TR"/>
            </w:rPr>
          </w:rPrChange>
        </w:rPr>
        <w:t>'Rocket altitude'</w:t>
      </w:r>
      <w:r w:rsidRPr="00852540">
        <w:rPr>
          <w:rFonts w:ascii="Times New Roman" w:hAnsi="Times New Roman"/>
          <w:sz w:val="16"/>
          <w:rPrChange w:id="1244" w:author="LENOVO" w:date="2022-05-05T16:28:00Z">
            <w:rPr>
              <w:rFonts w:ascii="Consolas" w:eastAsia="Times New Roman" w:hAnsi="Consolas" w:cs="Times New Roman"/>
              <w:sz w:val="16"/>
              <w:szCs w:val="16"/>
              <w:lang w:eastAsia="tr-TR"/>
            </w:rPr>
          </w:rPrChange>
        </w:rPr>
        <w:t>)</w:t>
      </w:r>
    </w:p>
    <w:p w14:paraId="265EE3FE" w14:textId="77777777" w:rsidR="00055BAF" w:rsidRPr="00852540" w:rsidRDefault="00055BAF" w:rsidP="00916D08">
      <w:pPr>
        <w:spacing w:after="0" w:line="360" w:lineRule="auto"/>
        <w:rPr>
          <w:rFonts w:ascii="Times New Roman" w:hAnsi="Times New Roman"/>
          <w:sz w:val="16"/>
          <w:rPrChange w:id="1245" w:author="LENOVO" w:date="2022-05-05T16:28:00Z">
            <w:rPr>
              <w:rFonts w:ascii="Consolas" w:eastAsia="Times New Roman" w:hAnsi="Consolas" w:cs="Times New Roman"/>
              <w:sz w:val="16"/>
              <w:szCs w:val="16"/>
              <w:lang w:eastAsia="tr-TR"/>
            </w:rPr>
          </w:rPrChange>
        </w:rPr>
        <w:pPrChange w:id="1246" w:author="LENOVO" w:date="2022-05-05T16:28:00Z">
          <w:pPr>
            <w:spacing w:after="0" w:line="240" w:lineRule="auto"/>
          </w:pPr>
        </w:pPrChange>
      </w:pPr>
      <w:r w:rsidRPr="00852540">
        <w:rPr>
          <w:rFonts w:ascii="Times New Roman" w:hAnsi="Times New Roman"/>
          <w:sz w:val="16"/>
          <w:rPrChange w:id="1247" w:author="LENOVO" w:date="2022-05-05T16:28:00Z">
            <w:rPr>
              <w:rFonts w:ascii="Consolas" w:eastAsia="Times New Roman" w:hAnsi="Consolas" w:cs="Times New Roman"/>
              <w:sz w:val="16"/>
              <w:szCs w:val="16"/>
              <w:lang w:eastAsia="tr-TR"/>
            </w:rPr>
          </w:rPrChange>
        </w:rPr>
        <w:t>ylim([0,1.5*max(Z)/1000])</w:t>
      </w:r>
    </w:p>
    <w:p w14:paraId="215D5E0B" w14:textId="77777777" w:rsidR="00055BAF" w:rsidRPr="00852540" w:rsidRDefault="00055BAF" w:rsidP="00916D08">
      <w:pPr>
        <w:spacing w:after="0" w:line="360" w:lineRule="auto"/>
        <w:rPr>
          <w:rFonts w:ascii="Times New Roman" w:hAnsi="Times New Roman"/>
          <w:sz w:val="16"/>
          <w:rPrChange w:id="1248" w:author="LENOVO" w:date="2022-05-05T16:28:00Z">
            <w:rPr>
              <w:rFonts w:ascii="Consolas" w:eastAsia="Times New Roman" w:hAnsi="Consolas" w:cs="Times New Roman"/>
              <w:sz w:val="16"/>
              <w:szCs w:val="16"/>
              <w:lang w:eastAsia="tr-TR"/>
            </w:rPr>
          </w:rPrChange>
        </w:rPr>
        <w:pPrChange w:id="1249" w:author="LENOVO" w:date="2022-05-05T16:28:00Z">
          <w:pPr>
            <w:spacing w:after="0" w:line="240" w:lineRule="auto"/>
          </w:pPr>
        </w:pPrChange>
      </w:pPr>
      <w:r w:rsidRPr="00852540">
        <w:rPr>
          <w:rFonts w:ascii="Times New Roman" w:hAnsi="Times New Roman"/>
          <w:sz w:val="16"/>
          <w:rPrChange w:id="1250"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251"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252" w:author="LENOVO" w:date="2022-05-05T16:28:00Z">
            <w:rPr>
              <w:rFonts w:ascii="Consolas" w:eastAsia="Times New Roman" w:hAnsi="Consolas" w:cs="Times New Roman"/>
              <w:sz w:val="16"/>
              <w:szCs w:val="16"/>
              <w:lang w:eastAsia="tr-TR"/>
            </w:rPr>
          </w:rPrChange>
        </w:rPr>
        <w:t>)</w:t>
      </w:r>
    </w:p>
    <w:p w14:paraId="15ED8C83" w14:textId="77777777" w:rsidR="00055BAF" w:rsidRPr="00852540" w:rsidRDefault="00055BAF" w:rsidP="00916D08">
      <w:pPr>
        <w:spacing w:after="0" w:line="360" w:lineRule="auto"/>
        <w:rPr>
          <w:rFonts w:ascii="Times New Roman" w:hAnsi="Times New Roman"/>
          <w:sz w:val="16"/>
          <w:rPrChange w:id="1253" w:author="LENOVO" w:date="2022-05-05T16:28:00Z">
            <w:rPr>
              <w:rFonts w:ascii="Consolas" w:eastAsia="Times New Roman" w:hAnsi="Consolas" w:cs="Times New Roman"/>
              <w:sz w:val="16"/>
              <w:szCs w:val="16"/>
              <w:lang w:eastAsia="tr-TR"/>
            </w:rPr>
          </w:rPrChange>
        </w:rPr>
        <w:pPrChange w:id="1254" w:author="LENOVO" w:date="2022-05-05T16:28:00Z">
          <w:pPr>
            <w:spacing w:after="0" w:line="240" w:lineRule="auto"/>
          </w:pPr>
        </w:pPrChange>
      </w:pPr>
      <w:r w:rsidRPr="00852540">
        <w:rPr>
          <w:rFonts w:ascii="Times New Roman" w:hAnsi="Times New Roman"/>
          <w:sz w:val="16"/>
          <w:rPrChange w:id="1255"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256" w:author="LENOVO" w:date="2022-05-05T16:28:00Z">
            <w:rPr>
              <w:rFonts w:ascii="Consolas" w:eastAsia="Times New Roman" w:hAnsi="Consolas" w:cs="Times New Roman"/>
              <w:color w:val="AA04F9"/>
              <w:sz w:val="16"/>
              <w:szCs w:val="16"/>
              <w:lang w:eastAsia="tr-TR"/>
            </w:rPr>
          </w:rPrChange>
        </w:rPr>
        <w:t>'altitude (km)'</w:t>
      </w:r>
      <w:r w:rsidRPr="00852540">
        <w:rPr>
          <w:rFonts w:ascii="Times New Roman" w:hAnsi="Times New Roman"/>
          <w:sz w:val="16"/>
          <w:rPrChange w:id="1257" w:author="LENOVO" w:date="2022-05-05T16:28:00Z">
            <w:rPr>
              <w:rFonts w:ascii="Consolas" w:eastAsia="Times New Roman" w:hAnsi="Consolas" w:cs="Times New Roman"/>
              <w:sz w:val="16"/>
              <w:szCs w:val="16"/>
              <w:lang w:eastAsia="tr-TR"/>
            </w:rPr>
          </w:rPrChange>
        </w:rPr>
        <w:t>)</w:t>
      </w:r>
    </w:p>
    <w:p w14:paraId="55344020" w14:textId="77777777" w:rsidR="00055BAF" w:rsidRPr="00852540" w:rsidRDefault="00055BAF" w:rsidP="00916D08">
      <w:pPr>
        <w:spacing w:after="0" w:line="360" w:lineRule="auto"/>
        <w:rPr>
          <w:rFonts w:ascii="Times New Roman" w:hAnsi="Times New Roman"/>
          <w:sz w:val="16"/>
          <w:rPrChange w:id="1258" w:author="LENOVO" w:date="2022-05-05T16:28:00Z">
            <w:rPr>
              <w:rFonts w:ascii="Consolas" w:eastAsia="Times New Roman" w:hAnsi="Consolas" w:cs="Times New Roman"/>
              <w:sz w:val="16"/>
              <w:szCs w:val="16"/>
              <w:lang w:eastAsia="tr-TR"/>
            </w:rPr>
          </w:rPrChange>
        </w:rPr>
        <w:pPrChange w:id="1259" w:author="LENOVO" w:date="2022-05-05T16:28:00Z">
          <w:pPr>
            <w:spacing w:after="0" w:line="240" w:lineRule="auto"/>
          </w:pPr>
        </w:pPrChange>
      </w:pPr>
    </w:p>
    <w:p w14:paraId="508CF0DA" w14:textId="77777777" w:rsidR="00055BAF" w:rsidRPr="00852540" w:rsidRDefault="00055BAF" w:rsidP="00916D08">
      <w:pPr>
        <w:spacing w:after="0" w:line="360" w:lineRule="auto"/>
        <w:rPr>
          <w:rFonts w:ascii="Times New Roman" w:hAnsi="Times New Roman"/>
          <w:sz w:val="16"/>
          <w:rPrChange w:id="1260" w:author="LENOVO" w:date="2022-05-05T16:28:00Z">
            <w:rPr>
              <w:rFonts w:ascii="Consolas" w:eastAsia="Times New Roman" w:hAnsi="Consolas" w:cs="Times New Roman"/>
              <w:sz w:val="16"/>
              <w:szCs w:val="16"/>
              <w:lang w:eastAsia="tr-TR"/>
            </w:rPr>
          </w:rPrChange>
        </w:rPr>
        <w:pPrChange w:id="1261" w:author="LENOVO" w:date="2022-05-05T16:28:00Z">
          <w:pPr>
            <w:spacing w:after="0" w:line="240" w:lineRule="auto"/>
          </w:pPr>
        </w:pPrChange>
      </w:pPr>
      <w:r w:rsidRPr="00852540">
        <w:rPr>
          <w:rFonts w:ascii="Times New Roman" w:hAnsi="Times New Roman"/>
          <w:color w:val="028009"/>
          <w:sz w:val="16"/>
          <w:rPrChange w:id="1262" w:author="LENOVO" w:date="2022-05-05T16:28:00Z">
            <w:rPr>
              <w:rFonts w:ascii="Consolas" w:eastAsia="Times New Roman" w:hAnsi="Consolas" w:cs="Times New Roman"/>
              <w:color w:val="028009"/>
              <w:sz w:val="16"/>
              <w:szCs w:val="16"/>
              <w:lang w:eastAsia="tr-TR"/>
            </w:rPr>
          </w:rPrChange>
        </w:rPr>
        <w:t>%% x</w:t>
      </w:r>
    </w:p>
    <w:p w14:paraId="4A00C43F" w14:textId="77777777" w:rsidR="00055BAF" w:rsidRPr="00852540" w:rsidRDefault="00055BAF" w:rsidP="00916D08">
      <w:pPr>
        <w:spacing w:after="0" w:line="360" w:lineRule="auto"/>
        <w:rPr>
          <w:rFonts w:ascii="Times New Roman" w:hAnsi="Times New Roman"/>
          <w:sz w:val="16"/>
          <w:rPrChange w:id="1263" w:author="LENOVO" w:date="2022-05-05T16:28:00Z">
            <w:rPr>
              <w:rFonts w:ascii="Consolas" w:eastAsia="Times New Roman" w:hAnsi="Consolas" w:cs="Times New Roman"/>
              <w:sz w:val="16"/>
              <w:szCs w:val="16"/>
              <w:lang w:eastAsia="tr-TR"/>
            </w:rPr>
          </w:rPrChange>
        </w:rPr>
        <w:pPrChange w:id="1264" w:author="LENOVO" w:date="2022-05-05T16:28:00Z">
          <w:pPr>
            <w:spacing w:after="0" w:line="240" w:lineRule="auto"/>
          </w:pPr>
        </w:pPrChange>
      </w:pPr>
      <w:r w:rsidRPr="00852540">
        <w:rPr>
          <w:rFonts w:ascii="Times New Roman" w:hAnsi="Times New Roman"/>
          <w:sz w:val="16"/>
          <w:rPrChange w:id="1265" w:author="LENOVO" w:date="2022-05-05T16:28:00Z">
            <w:rPr>
              <w:rFonts w:ascii="Consolas" w:eastAsia="Times New Roman" w:hAnsi="Consolas" w:cs="Times New Roman"/>
              <w:sz w:val="16"/>
              <w:szCs w:val="16"/>
              <w:lang w:eastAsia="tr-TR"/>
            </w:rPr>
          </w:rPrChange>
        </w:rPr>
        <w:t>t_2=linspace(0,tmax,length(x));</w:t>
      </w:r>
    </w:p>
    <w:p w14:paraId="1A7571B1" w14:textId="77777777" w:rsidR="00055BAF" w:rsidRPr="00852540" w:rsidRDefault="00055BAF" w:rsidP="00916D08">
      <w:pPr>
        <w:spacing w:after="0" w:line="360" w:lineRule="auto"/>
        <w:rPr>
          <w:rFonts w:ascii="Times New Roman" w:hAnsi="Times New Roman"/>
          <w:sz w:val="16"/>
          <w:rPrChange w:id="1266" w:author="LENOVO" w:date="2022-05-05T16:28:00Z">
            <w:rPr>
              <w:rFonts w:ascii="Consolas" w:eastAsia="Times New Roman" w:hAnsi="Consolas" w:cs="Times New Roman"/>
              <w:sz w:val="16"/>
              <w:szCs w:val="16"/>
              <w:lang w:eastAsia="tr-TR"/>
            </w:rPr>
          </w:rPrChange>
        </w:rPr>
        <w:pPrChange w:id="1267" w:author="LENOVO" w:date="2022-05-05T16:28:00Z">
          <w:pPr>
            <w:spacing w:after="0" w:line="240" w:lineRule="auto"/>
          </w:pPr>
        </w:pPrChange>
      </w:pPr>
      <w:r w:rsidRPr="00852540">
        <w:rPr>
          <w:rFonts w:ascii="Times New Roman" w:hAnsi="Times New Roman"/>
          <w:sz w:val="16"/>
          <w:rPrChange w:id="1268" w:author="LENOVO" w:date="2022-05-05T16:28:00Z">
            <w:rPr>
              <w:rFonts w:ascii="Consolas" w:eastAsia="Times New Roman" w:hAnsi="Consolas" w:cs="Times New Roman"/>
              <w:sz w:val="16"/>
              <w:szCs w:val="16"/>
              <w:lang w:eastAsia="tr-TR"/>
            </w:rPr>
          </w:rPrChange>
        </w:rPr>
        <w:t>createfigure1(t_2,x)</w:t>
      </w:r>
    </w:p>
    <w:p w14:paraId="26974DBF" w14:textId="77777777" w:rsidR="00055BAF" w:rsidRPr="00852540" w:rsidRDefault="00055BAF" w:rsidP="00916D08">
      <w:pPr>
        <w:spacing w:after="0" w:line="360" w:lineRule="auto"/>
        <w:rPr>
          <w:rFonts w:ascii="Times New Roman" w:hAnsi="Times New Roman"/>
          <w:sz w:val="16"/>
          <w:rPrChange w:id="1269" w:author="LENOVO" w:date="2022-05-05T16:28:00Z">
            <w:rPr>
              <w:rFonts w:ascii="Consolas" w:eastAsia="Times New Roman" w:hAnsi="Consolas" w:cs="Times New Roman"/>
              <w:sz w:val="16"/>
              <w:szCs w:val="16"/>
              <w:lang w:eastAsia="tr-TR"/>
            </w:rPr>
          </w:rPrChange>
        </w:rPr>
        <w:pPrChange w:id="1270" w:author="LENOVO" w:date="2022-05-05T16:28:00Z">
          <w:pPr>
            <w:spacing w:after="0" w:line="240" w:lineRule="auto"/>
          </w:pPr>
        </w:pPrChange>
      </w:pPr>
      <w:r w:rsidRPr="00852540">
        <w:rPr>
          <w:rFonts w:ascii="Times New Roman" w:hAnsi="Times New Roman"/>
          <w:sz w:val="16"/>
          <w:rPrChange w:id="1271"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272" w:author="LENOVO" w:date="2022-05-05T16:28:00Z">
            <w:rPr>
              <w:rFonts w:ascii="Consolas" w:eastAsia="Times New Roman" w:hAnsi="Consolas" w:cs="Times New Roman"/>
              <w:color w:val="AA04F9"/>
              <w:sz w:val="16"/>
              <w:szCs w:val="16"/>
              <w:lang w:eastAsia="tr-TR"/>
            </w:rPr>
          </w:rPrChange>
        </w:rPr>
        <w:t>'Rocket horizontal position'</w:t>
      </w:r>
      <w:r w:rsidRPr="00852540">
        <w:rPr>
          <w:rFonts w:ascii="Times New Roman" w:hAnsi="Times New Roman"/>
          <w:sz w:val="16"/>
          <w:rPrChange w:id="1273" w:author="LENOVO" w:date="2022-05-05T16:28:00Z">
            <w:rPr>
              <w:rFonts w:ascii="Consolas" w:eastAsia="Times New Roman" w:hAnsi="Consolas" w:cs="Times New Roman"/>
              <w:sz w:val="16"/>
              <w:szCs w:val="16"/>
              <w:lang w:eastAsia="tr-TR"/>
            </w:rPr>
          </w:rPrChange>
        </w:rPr>
        <w:t>)</w:t>
      </w:r>
    </w:p>
    <w:p w14:paraId="158E65F1" w14:textId="77777777" w:rsidR="00055BAF" w:rsidRPr="00852540" w:rsidRDefault="00055BAF" w:rsidP="00916D08">
      <w:pPr>
        <w:spacing w:after="0" w:line="360" w:lineRule="auto"/>
        <w:rPr>
          <w:rFonts w:ascii="Times New Roman" w:hAnsi="Times New Roman"/>
          <w:sz w:val="16"/>
          <w:rPrChange w:id="1274" w:author="LENOVO" w:date="2022-05-05T16:28:00Z">
            <w:rPr>
              <w:rFonts w:ascii="Consolas" w:eastAsia="Times New Roman" w:hAnsi="Consolas" w:cs="Times New Roman"/>
              <w:sz w:val="16"/>
              <w:szCs w:val="16"/>
              <w:lang w:eastAsia="tr-TR"/>
            </w:rPr>
          </w:rPrChange>
        </w:rPr>
        <w:pPrChange w:id="1275" w:author="LENOVO" w:date="2022-05-05T16:28:00Z">
          <w:pPr>
            <w:spacing w:after="0" w:line="240" w:lineRule="auto"/>
          </w:pPr>
        </w:pPrChange>
      </w:pPr>
      <w:r w:rsidRPr="00852540">
        <w:rPr>
          <w:rFonts w:ascii="Times New Roman" w:hAnsi="Times New Roman"/>
          <w:color w:val="028009"/>
          <w:sz w:val="16"/>
          <w:rPrChange w:id="1276" w:author="LENOVO" w:date="2022-05-05T16:28:00Z">
            <w:rPr>
              <w:rFonts w:ascii="Consolas" w:eastAsia="Times New Roman" w:hAnsi="Consolas" w:cs="Times New Roman"/>
              <w:color w:val="028009"/>
              <w:sz w:val="16"/>
              <w:szCs w:val="16"/>
              <w:lang w:eastAsia="tr-TR"/>
            </w:rPr>
          </w:rPrChange>
        </w:rPr>
        <w:t>% ylim([1.5*min(Vy),1.5*max(Vy)])</w:t>
      </w:r>
    </w:p>
    <w:p w14:paraId="12E981F4" w14:textId="77777777" w:rsidR="00055BAF" w:rsidRPr="00852540" w:rsidRDefault="00055BAF" w:rsidP="00916D08">
      <w:pPr>
        <w:spacing w:after="0" w:line="360" w:lineRule="auto"/>
        <w:rPr>
          <w:rFonts w:ascii="Times New Roman" w:hAnsi="Times New Roman"/>
          <w:sz w:val="16"/>
          <w:rPrChange w:id="1277" w:author="LENOVO" w:date="2022-05-05T16:28:00Z">
            <w:rPr>
              <w:rFonts w:ascii="Consolas" w:eastAsia="Times New Roman" w:hAnsi="Consolas" w:cs="Times New Roman"/>
              <w:sz w:val="16"/>
              <w:szCs w:val="16"/>
              <w:lang w:eastAsia="tr-TR"/>
            </w:rPr>
          </w:rPrChange>
        </w:rPr>
        <w:pPrChange w:id="1278" w:author="LENOVO" w:date="2022-05-05T16:28:00Z">
          <w:pPr>
            <w:spacing w:after="0" w:line="240" w:lineRule="auto"/>
          </w:pPr>
        </w:pPrChange>
      </w:pPr>
      <w:r w:rsidRPr="00852540">
        <w:rPr>
          <w:rFonts w:ascii="Times New Roman" w:hAnsi="Times New Roman"/>
          <w:sz w:val="16"/>
          <w:rPrChange w:id="1279"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280"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281" w:author="LENOVO" w:date="2022-05-05T16:28:00Z">
            <w:rPr>
              <w:rFonts w:ascii="Consolas" w:eastAsia="Times New Roman" w:hAnsi="Consolas" w:cs="Times New Roman"/>
              <w:sz w:val="16"/>
              <w:szCs w:val="16"/>
              <w:lang w:eastAsia="tr-TR"/>
            </w:rPr>
          </w:rPrChange>
        </w:rPr>
        <w:t>)</w:t>
      </w:r>
    </w:p>
    <w:p w14:paraId="232B3859" w14:textId="77777777" w:rsidR="00055BAF" w:rsidRPr="00852540" w:rsidRDefault="00055BAF" w:rsidP="00916D08">
      <w:pPr>
        <w:spacing w:after="0" w:line="360" w:lineRule="auto"/>
        <w:rPr>
          <w:rFonts w:ascii="Times New Roman" w:hAnsi="Times New Roman"/>
          <w:sz w:val="16"/>
          <w:rPrChange w:id="1282" w:author="LENOVO" w:date="2022-05-05T16:28:00Z">
            <w:rPr>
              <w:rFonts w:ascii="Consolas" w:eastAsia="Times New Roman" w:hAnsi="Consolas" w:cs="Times New Roman"/>
              <w:sz w:val="16"/>
              <w:szCs w:val="16"/>
              <w:lang w:eastAsia="tr-TR"/>
            </w:rPr>
          </w:rPrChange>
        </w:rPr>
        <w:pPrChange w:id="1283" w:author="LENOVO" w:date="2022-05-05T16:28:00Z">
          <w:pPr>
            <w:spacing w:after="0" w:line="240" w:lineRule="auto"/>
          </w:pPr>
        </w:pPrChange>
      </w:pPr>
      <w:r w:rsidRPr="00852540">
        <w:rPr>
          <w:rFonts w:ascii="Times New Roman" w:hAnsi="Times New Roman"/>
          <w:sz w:val="16"/>
          <w:rPrChange w:id="1284"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285" w:author="LENOVO" w:date="2022-05-05T16:28:00Z">
            <w:rPr>
              <w:rFonts w:ascii="Consolas" w:eastAsia="Times New Roman" w:hAnsi="Consolas" w:cs="Times New Roman"/>
              <w:color w:val="AA04F9"/>
              <w:sz w:val="16"/>
              <w:szCs w:val="16"/>
              <w:lang w:eastAsia="tr-TR"/>
            </w:rPr>
          </w:rPrChange>
        </w:rPr>
        <w:t>'position (m)'</w:t>
      </w:r>
      <w:r w:rsidRPr="00852540">
        <w:rPr>
          <w:rFonts w:ascii="Times New Roman" w:hAnsi="Times New Roman"/>
          <w:sz w:val="16"/>
          <w:rPrChange w:id="1286" w:author="LENOVO" w:date="2022-05-05T16:28:00Z">
            <w:rPr>
              <w:rFonts w:ascii="Consolas" w:eastAsia="Times New Roman" w:hAnsi="Consolas" w:cs="Times New Roman"/>
              <w:sz w:val="16"/>
              <w:szCs w:val="16"/>
              <w:lang w:eastAsia="tr-TR"/>
            </w:rPr>
          </w:rPrChange>
        </w:rPr>
        <w:t>)</w:t>
      </w:r>
    </w:p>
    <w:p w14:paraId="4C1D657B" w14:textId="77777777" w:rsidR="00055BAF" w:rsidRPr="00852540" w:rsidRDefault="00055BAF" w:rsidP="00916D08">
      <w:pPr>
        <w:spacing w:after="0" w:line="360" w:lineRule="auto"/>
        <w:rPr>
          <w:rFonts w:ascii="Times New Roman" w:hAnsi="Times New Roman"/>
          <w:sz w:val="16"/>
          <w:rPrChange w:id="1287" w:author="LENOVO" w:date="2022-05-05T16:28:00Z">
            <w:rPr>
              <w:rFonts w:ascii="Consolas" w:eastAsia="Times New Roman" w:hAnsi="Consolas" w:cs="Times New Roman"/>
              <w:sz w:val="16"/>
              <w:szCs w:val="16"/>
              <w:lang w:eastAsia="tr-TR"/>
            </w:rPr>
          </w:rPrChange>
        </w:rPr>
        <w:pPrChange w:id="1288" w:author="LENOVO" w:date="2022-05-05T16:28:00Z">
          <w:pPr>
            <w:spacing w:after="0" w:line="240" w:lineRule="auto"/>
          </w:pPr>
        </w:pPrChange>
      </w:pPr>
      <w:r w:rsidRPr="00852540">
        <w:rPr>
          <w:rFonts w:ascii="Times New Roman" w:hAnsi="Times New Roman"/>
          <w:color w:val="028009"/>
          <w:sz w:val="16"/>
          <w:rPrChange w:id="1289" w:author="LENOVO" w:date="2022-05-05T16:28:00Z">
            <w:rPr>
              <w:rFonts w:ascii="Consolas" w:eastAsia="Times New Roman" w:hAnsi="Consolas" w:cs="Times New Roman"/>
              <w:color w:val="028009"/>
              <w:sz w:val="16"/>
              <w:szCs w:val="16"/>
              <w:lang w:eastAsia="tr-TR"/>
            </w:rPr>
          </w:rPrChange>
        </w:rPr>
        <w:t>%% y</w:t>
      </w:r>
    </w:p>
    <w:p w14:paraId="1ECAED89" w14:textId="77777777" w:rsidR="00055BAF" w:rsidRPr="00852540" w:rsidRDefault="00055BAF" w:rsidP="00916D08">
      <w:pPr>
        <w:spacing w:after="0" w:line="360" w:lineRule="auto"/>
        <w:rPr>
          <w:rFonts w:ascii="Times New Roman" w:hAnsi="Times New Roman"/>
          <w:sz w:val="16"/>
          <w:rPrChange w:id="1290" w:author="LENOVO" w:date="2022-05-05T16:28:00Z">
            <w:rPr>
              <w:rFonts w:ascii="Consolas" w:eastAsia="Times New Roman" w:hAnsi="Consolas" w:cs="Times New Roman"/>
              <w:sz w:val="16"/>
              <w:szCs w:val="16"/>
              <w:lang w:eastAsia="tr-TR"/>
            </w:rPr>
          </w:rPrChange>
        </w:rPr>
        <w:pPrChange w:id="1291" w:author="LENOVO" w:date="2022-05-05T16:28:00Z">
          <w:pPr>
            <w:spacing w:after="0" w:line="240" w:lineRule="auto"/>
          </w:pPr>
        </w:pPrChange>
      </w:pPr>
      <w:r w:rsidRPr="00852540">
        <w:rPr>
          <w:rFonts w:ascii="Times New Roman" w:hAnsi="Times New Roman"/>
          <w:sz w:val="16"/>
          <w:rPrChange w:id="1292" w:author="LENOVO" w:date="2022-05-05T16:28:00Z">
            <w:rPr>
              <w:rFonts w:ascii="Consolas" w:eastAsia="Times New Roman" w:hAnsi="Consolas" w:cs="Times New Roman"/>
              <w:sz w:val="16"/>
              <w:szCs w:val="16"/>
              <w:lang w:eastAsia="tr-TR"/>
            </w:rPr>
          </w:rPrChange>
        </w:rPr>
        <w:t>t_2=linspace(0,tmax,length(y));</w:t>
      </w:r>
    </w:p>
    <w:p w14:paraId="6A07700B" w14:textId="77777777" w:rsidR="00055BAF" w:rsidRPr="00852540" w:rsidRDefault="00055BAF" w:rsidP="00916D08">
      <w:pPr>
        <w:spacing w:after="0" w:line="360" w:lineRule="auto"/>
        <w:rPr>
          <w:rFonts w:ascii="Times New Roman" w:hAnsi="Times New Roman"/>
          <w:sz w:val="16"/>
          <w:rPrChange w:id="1293" w:author="LENOVO" w:date="2022-05-05T16:28:00Z">
            <w:rPr>
              <w:rFonts w:ascii="Consolas" w:eastAsia="Times New Roman" w:hAnsi="Consolas" w:cs="Times New Roman"/>
              <w:sz w:val="16"/>
              <w:szCs w:val="16"/>
              <w:lang w:eastAsia="tr-TR"/>
            </w:rPr>
          </w:rPrChange>
        </w:rPr>
        <w:pPrChange w:id="1294" w:author="LENOVO" w:date="2022-05-05T16:28:00Z">
          <w:pPr>
            <w:spacing w:after="0" w:line="240" w:lineRule="auto"/>
          </w:pPr>
        </w:pPrChange>
      </w:pPr>
      <w:r w:rsidRPr="00852540">
        <w:rPr>
          <w:rFonts w:ascii="Times New Roman" w:hAnsi="Times New Roman"/>
          <w:sz w:val="16"/>
          <w:rPrChange w:id="1295" w:author="LENOVO" w:date="2022-05-05T16:28:00Z">
            <w:rPr>
              <w:rFonts w:ascii="Consolas" w:eastAsia="Times New Roman" w:hAnsi="Consolas" w:cs="Times New Roman"/>
              <w:sz w:val="16"/>
              <w:szCs w:val="16"/>
              <w:lang w:eastAsia="tr-TR"/>
            </w:rPr>
          </w:rPrChange>
        </w:rPr>
        <w:t>createfigure1(t_2,y)</w:t>
      </w:r>
    </w:p>
    <w:p w14:paraId="3A623694" w14:textId="77777777" w:rsidR="00055BAF" w:rsidRPr="00852540" w:rsidRDefault="00055BAF" w:rsidP="00916D08">
      <w:pPr>
        <w:spacing w:after="0" w:line="360" w:lineRule="auto"/>
        <w:rPr>
          <w:rFonts w:ascii="Times New Roman" w:hAnsi="Times New Roman"/>
          <w:sz w:val="16"/>
          <w:rPrChange w:id="1296" w:author="LENOVO" w:date="2022-05-05T16:28:00Z">
            <w:rPr>
              <w:rFonts w:ascii="Consolas" w:eastAsia="Times New Roman" w:hAnsi="Consolas" w:cs="Times New Roman"/>
              <w:sz w:val="16"/>
              <w:szCs w:val="16"/>
              <w:lang w:eastAsia="tr-TR"/>
            </w:rPr>
          </w:rPrChange>
        </w:rPr>
        <w:pPrChange w:id="1297" w:author="LENOVO" w:date="2022-05-05T16:28:00Z">
          <w:pPr>
            <w:spacing w:after="0" w:line="240" w:lineRule="auto"/>
          </w:pPr>
        </w:pPrChange>
      </w:pPr>
      <w:r w:rsidRPr="00852540">
        <w:rPr>
          <w:rFonts w:ascii="Times New Roman" w:hAnsi="Times New Roman"/>
          <w:sz w:val="16"/>
          <w:rPrChange w:id="1298"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299" w:author="LENOVO" w:date="2022-05-05T16:28:00Z">
            <w:rPr>
              <w:rFonts w:ascii="Consolas" w:eastAsia="Times New Roman" w:hAnsi="Consolas" w:cs="Times New Roman"/>
              <w:color w:val="AA04F9"/>
              <w:sz w:val="16"/>
              <w:szCs w:val="16"/>
              <w:lang w:eastAsia="tr-TR"/>
            </w:rPr>
          </w:rPrChange>
        </w:rPr>
        <w:t>'Rocket vertical position'</w:t>
      </w:r>
      <w:r w:rsidRPr="00852540">
        <w:rPr>
          <w:rFonts w:ascii="Times New Roman" w:hAnsi="Times New Roman"/>
          <w:sz w:val="16"/>
          <w:rPrChange w:id="1300" w:author="LENOVO" w:date="2022-05-05T16:28:00Z">
            <w:rPr>
              <w:rFonts w:ascii="Consolas" w:eastAsia="Times New Roman" w:hAnsi="Consolas" w:cs="Times New Roman"/>
              <w:sz w:val="16"/>
              <w:szCs w:val="16"/>
              <w:lang w:eastAsia="tr-TR"/>
            </w:rPr>
          </w:rPrChange>
        </w:rPr>
        <w:t>)</w:t>
      </w:r>
    </w:p>
    <w:p w14:paraId="64D4AAC6" w14:textId="77777777" w:rsidR="00055BAF" w:rsidRPr="00852540" w:rsidRDefault="00055BAF" w:rsidP="00916D08">
      <w:pPr>
        <w:spacing w:after="0" w:line="360" w:lineRule="auto"/>
        <w:rPr>
          <w:rFonts w:ascii="Times New Roman" w:hAnsi="Times New Roman"/>
          <w:sz w:val="16"/>
          <w:rPrChange w:id="1301" w:author="LENOVO" w:date="2022-05-05T16:28:00Z">
            <w:rPr>
              <w:rFonts w:ascii="Consolas" w:eastAsia="Times New Roman" w:hAnsi="Consolas" w:cs="Times New Roman"/>
              <w:sz w:val="16"/>
              <w:szCs w:val="16"/>
              <w:lang w:eastAsia="tr-TR"/>
            </w:rPr>
          </w:rPrChange>
        </w:rPr>
        <w:pPrChange w:id="1302" w:author="LENOVO" w:date="2022-05-05T16:28:00Z">
          <w:pPr>
            <w:spacing w:after="0" w:line="240" w:lineRule="auto"/>
          </w:pPr>
        </w:pPrChange>
      </w:pPr>
      <w:r w:rsidRPr="00852540">
        <w:rPr>
          <w:rFonts w:ascii="Times New Roman" w:hAnsi="Times New Roman"/>
          <w:color w:val="028009"/>
          <w:sz w:val="16"/>
          <w:rPrChange w:id="1303" w:author="LENOVO" w:date="2022-05-05T16:28:00Z">
            <w:rPr>
              <w:rFonts w:ascii="Consolas" w:eastAsia="Times New Roman" w:hAnsi="Consolas" w:cs="Times New Roman"/>
              <w:color w:val="028009"/>
              <w:sz w:val="16"/>
              <w:szCs w:val="16"/>
              <w:lang w:eastAsia="tr-TR"/>
            </w:rPr>
          </w:rPrChange>
        </w:rPr>
        <w:t>% ylim([1.5*min(Vy),1.5*max(Vy)])</w:t>
      </w:r>
    </w:p>
    <w:p w14:paraId="4DA8540E" w14:textId="77777777" w:rsidR="00055BAF" w:rsidRPr="00852540" w:rsidRDefault="00055BAF" w:rsidP="00916D08">
      <w:pPr>
        <w:spacing w:after="0" w:line="360" w:lineRule="auto"/>
        <w:rPr>
          <w:rFonts w:ascii="Times New Roman" w:hAnsi="Times New Roman"/>
          <w:sz w:val="16"/>
          <w:rPrChange w:id="1304" w:author="LENOVO" w:date="2022-05-05T16:28:00Z">
            <w:rPr>
              <w:rFonts w:ascii="Consolas" w:eastAsia="Times New Roman" w:hAnsi="Consolas" w:cs="Times New Roman"/>
              <w:sz w:val="16"/>
              <w:szCs w:val="16"/>
              <w:lang w:eastAsia="tr-TR"/>
            </w:rPr>
          </w:rPrChange>
        </w:rPr>
        <w:pPrChange w:id="1305" w:author="LENOVO" w:date="2022-05-05T16:28:00Z">
          <w:pPr>
            <w:spacing w:after="0" w:line="240" w:lineRule="auto"/>
          </w:pPr>
        </w:pPrChange>
      </w:pPr>
      <w:r w:rsidRPr="00852540">
        <w:rPr>
          <w:rFonts w:ascii="Times New Roman" w:hAnsi="Times New Roman"/>
          <w:sz w:val="16"/>
          <w:rPrChange w:id="1306"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307"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308" w:author="LENOVO" w:date="2022-05-05T16:28:00Z">
            <w:rPr>
              <w:rFonts w:ascii="Consolas" w:eastAsia="Times New Roman" w:hAnsi="Consolas" w:cs="Times New Roman"/>
              <w:sz w:val="16"/>
              <w:szCs w:val="16"/>
              <w:lang w:eastAsia="tr-TR"/>
            </w:rPr>
          </w:rPrChange>
        </w:rPr>
        <w:t>)</w:t>
      </w:r>
    </w:p>
    <w:p w14:paraId="4DAD8D07" w14:textId="77777777" w:rsidR="00055BAF" w:rsidRPr="00852540" w:rsidRDefault="00055BAF" w:rsidP="00916D08">
      <w:pPr>
        <w:spacing w:after="0" w:line="360" w:lineRule="auto"/>
        <w:rPr>
          <w:rFonts w:ascii="Times New Roman" w:hAnsi="Times New Roman"/>
          <w:sz w:val="16"/>
          <w:rPrChange w:id="1309" w:author="LENOVO" w:date="2022-05-05T16:28:00Z">
            <w:rPr>
              <w:rFonts w:ascii="Consolas" w:eastAsia="Times New Roman" w:hAnsi="Consolas" w:cs="Times New Roman"/>
              <w:sz w:val="16"/>
              <w:szCs w:val="16"/>
              <w:lang w:eastAsia="tr-TR"/>
            </w:rPr>
          </w:rPrChange>
        </w:rPr>
        <w:pPrChange w:id="1310" w:author="LENOVO" w:date="2022-05-05T16:28:00Z">
          <w:pPr>
            <w:spacing w:after="0" w:line="240" w:lineRule="auto"/>
          </w:pPr>
        </w:pPrChange>
      </w:pPr>
      <w:r w:rsidRPr="00852540">
        <w:rPr>
          <w:rFonts w:ascii="Times New Roman" w:hAnsi="Times New Roman"/>
          <w:sz w:val="16"/>
          <w:rPrChange w:id="1311"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312" w:author="LENOVO" w:date="2022-05-05T16:28:00Z">
            <w:rPr>
              <w:rFonts w:ascii="Consolas" w:eastAsia="Times New Roman" w:hAnsi="Consolas" w:cs="Times New Roman"/>
              <w:color w:val="AA04F9"/>
              <w:sz w:val="16"/>
              <w:szCs w:val="16"/>
              <w:lang w:eastAsia="tr-TR"/>
            </w:rPr>
          </w:rPrChange>
        </w:rPr>
        <w:t>'position (m)'</w:t>
      </w:r>
      <w:r w:rsidRPr="00852540">
        <w:rPr>
          <w:rFonts w:ascii="Times New Roman" w:hAnsi="Times New Roman"/>
          <w:sz w:val="16"/>
          <w:rPrChange w:id="1313" w:author="LENOVO" w:date="2022-05-05T16:28:00Z">
            <w:rPr>
              <w:rFonts w:ascii="Consolas" w:eastAsia="Times New Roman" w:hAnsi="Consolas" w:cs="Times New Roman"/>
              <w:sz w:val="16"/>
              <w:szCs w:val="16"/>
              <w:lang w:eastAsia="tr-TR"/>
            </w:rPr>
          </w:rPrChange>
        </w:rPr>
        <w:t>)</w:t>
      </w:r>
    </w:p>
    <w:p w14:paraId="16082D9F" w14:textId="77777777" w:rsidR="00055BAF" w:rsidRPr="00852540" w:rsidRDefault="00055BAF" w:rsidP="00916D08">
      <w:pPr>
        <w:spacing w:after="0" w:line="360" w:lineRule="auto"/>
        <w:rPr>
          <w:rFonts w:ascii="Times New Roman" w:hAnsi="Times New Roman"/>
          <w:sz w:val="16"/>
          <w:rPrChange w:id="1314" w:author="LENOVO" w:date="2022-05-05T16:28:00Z">
            <w:rPr>
              <w:rFonts w:ascii="Consolas" w:eastAsia="Times New Roman" w:hAnsi="Consolas" w:cs="Times New Roman"/>
              <w:sz w:val="16"/>
              <w:szCs w:val="16"/>
              <w:lang w:eastAsia="tr-TR"/>
            </w:rPr>
          </w:rPrChange>
        </w:rPr>
        <w:pPrChange w:id="1315" w:author="LENOVO" w:date="2022-05-05T16:28:00Z">
          <w:pPr>
            <w:spacing w:after="0" w:line="240" w:lineRule="auto"/>
          </w:pPr>
        </w:pPrChange>
      </w:pPr>
    </w:p>
    <w:p w14:paraId="52CAEBB3" w14:textId="77777777" w:rsidR="00055BAF" w:rsidRPr="00852540" w:rsidRDefault="00055BAF" w:rsidP="00916D08">
      <w:pPr>
        <w:spacing w:after="0" w:line="360" w:lineRule="auto"/>
        <w:rPr>
          <w:rFonts w:ascii="Times New Roman" w:hAnsi="Times New Roman"/>
          <w:sz w:val="16"/>
          <w:rPrChange w:id="1316" w:author="LENOVO" w:date="2022-05-05T16:28:00Z">
            <w:rPr>
              <w:rFonts w:ascii="Consolas" w:eastAsia="Times New Roman" w:hAnsi="Consolas" w:cs="Times New Roman"/>
              <w:sz w:val="16"/>
              <w:szCs w:val="16"/>
              <w:lang w:eastAsia="tr-TR"/>
            </w:rPr>
          </w:rPrChange>
        </w:rPr>
        <w:pPrChange w:id="1317" w:author="LENOVO" w:date="2022-05-05T16:28:00Z">
          <w:pPr>
            <w:spacing w:after="0" w:line="240" w:lineRule="auto"/>
          </w:pPr>
        </w:pPrChange>
      </w:pPr>
      <w:r w:rsidRPr="00852540">
        <w:rPr>
          <w:rFonts w:ascii="Times New Roman" w:hAnsi="Times New Roman"/>
          <w:color w:val="028009"/>
          <w:sz w:val="16"/>
          <w:rPrChange w:id="1318" w:author="LENOVO" w:date="2022-05-05T16:28:00Z">
            <w:rPr>
              <w:rFonts w:ascii="Consolas" w:eastAsia="Times New Roman" w:hAnsi="Consolas" w:cs="Times New Roman"/>
              <w:color w:val="028009"/>
              <w:sz w:val="16"/>
              <w:szCs w:val="16"/>
              <w:lang w:eastAsia="tr-TR"/>
            </w:rPr>
          </w:rPrChange>
        </w:rPr>
        <w:t>%% VY</w:t>
      </w:r>
    </w:p>
    <w:p w14:paraId="4DC1220B" w14:textId="77777777" w:rsidR="00055BAF" w:rsidRPr="00852540" w:rsidRDefault="00055BAF" w:rsidP="00916D08">
      <w:pPr>
        <w:spacing w:after="0" w:line="360" w:lineRule="auto"/>
        <w:rPr>
          <w:rFonts w:ascii="Times New Roman" w:hAnsi="Times New Roman"/>
          <w:sz w:val="16"/>
          <w:rPrChange w:id="1319" w:author="LENOVO" w:date="2022-05-05T16:28:00Z">
            <w:rPr>
              <w:rFonts w:ascii="Consolas" w:eastAsia="Times New Roman" w:hAnsi="Consolas" w:cs="Times New Roman"/>
              <w:sz w:val="16"/>
              <w:szCs w:val="16"/>
              <w:lang w:eastAsia="tr-TR"/>
            </w:rPr>
          </w:rPrChange>
        </w:rPr>
        <w:pPrChange w:id="1320" w:author="LENOVO" w:date="2022-05-05T16:28:00Z">
          <w:pPr>
            <w:spacing w:after="0" w:line="240" w:lineRule="auto"/>
          </w:pPr>
        </w:pPrChange>
      </w:pPr>
      <w:r w:rsidRPr="00852540">
        <w:rPr>
          <w:rFonts w:ascii="Times New Roman" w:hAnsi="Times New Roman"/>
          <w:sz w:val="16"/>
          <w:rPrChange w:id="1321" w:author="LENOVO" w:date="2022-05-05T16:28:00Z">
            <w:rPr>
              <w:rFonts w:ascii="Consolas" w:eastAsia="Times New Roman" w:hAnsi="Consolas" w:cs="Times New Roman"/>
              <w:sz w:val="16"/>
              <w:szCs w:val="16"/>
              <w:lang w:eastAsia="tr-TR"/>
            </w:rPr>
          </w:rPrChange>
        </w:rPr>
        <w:t>t_2=linspace(0,tmax,length(Vy));</w:t>
      </w:r>
    </w:p>
    <w:p w14:paraId="0543EF0B" w14:textId="77777777" w:rsidR="00055BAF" w:rsidRPr="00852540" w:rsidRDefault="00055BAF" w:rsidP="00916D08">
      <w:pPr>
        <w:spacing w:after="0" w:line="360" w:lineRule="auto"/>
        <w:rPr>
          <w:rFonts w:ascii="Times New Roman" w:hAnsi="Times New Roman"/>
          <w:sz w:val="16"/>
          <w:rPrChange w:id="1322" w:author="LENOVO" w:date="2022-05-05T16:28:00Z">
            <w:rPr>
              <w:rFonts w:ascii="Consolas" w:eastAsia="Times New Roman" w:hAnsi="Consolas" w:cs="Times New Roman"/>
              <w:sz w:val="16"/>
              <w:szCs w:val="16"/>
              <w:lang w:eastAsia="tr-TR"/>
            </w:rPr>
          </w:rPrChange>
        </w:rPr>
        <w:pPrChange w:id="1323" w:author="LENOVO" w:date="2022-05-05T16:28:00Z">
          <w:pPr>
            <w:spacing w:after="0" w:line="240" w:lineRule="auto"/>
          </w:pPr>
        </w:pPrChange>
      </w:pPr>
      <w:r w:rsidRPr="00852540">
        <w:rPr>
          <w:rFonts w:ascii="Times New Roman" w:hAnsi="Times New Roman"/>
          <w:sz w:val="16"/>
          <w:rPrChange w:id="1324" w:author="LENOVO" w:date="2022-05-05T16:28:00Z">
            <w:rPr>
              <w:rFonts w:ascii="Consolas" w:eastAsia="Times New Roman" w:hAnsi="Consolas" w:cs="Times New Roman"/>
              <w:sz w:val="16"/>
              <w:szCs w:val="16"/>
              <w:lang w:eastAsia="tr-TR"/>
            </w:rPr>
          </w:rPrChange>
        </w:rPr>
        <w:t>createfigure1(t_2,Vy)</w:t>
      </w:r>
    </w:p>
    <w:p w14:paraId="1A3633D1" w14:textId="77777777" w:rsidR="00055BAF" w:rsidRPr="00852540" w:rsidRDefault="00055BAF" w:rsidP="00916D08">
      <w:pPr>
        <w:spacing w:after="0" w:line="360" w:lineRule="auto"/>
        <w:rPr>
          <w:rFonts w:ascii="Times New Roman" w:hAnsi="Times New Roman"/>
          <w:sz w:val="16"/>
          <w:rPrChange w:id="1325" w:author="LENOVO" w:date="2022-05-05T16:28:00Z">
            <w:rPr>
              <w:rFonts w:ascii="Consolas" w:eastAsia="Times New Roman" w:hAnsi="Consolas" w:cs="Times New Roman"/>
              <w:sz w:val="16"/>
              <w:szCs w:val="16"/>
              <w:lang w:eastAsia="tr-TR"/>
            </w:rPr>
          </w:rPrChange>
        </w:rPr>
        <w:pPrChange w:id="1326" w:author="LENOVO" w:date="2022-05-05T16:28:00Z">
          <w:pPr>
            <w:spacing w:after="0" w:line="240" w:lineRule="auto"/>
          </w:pPr>
        </w:pPrChange>
      </w:pPr>
      <w:r w:rsidRPr="00852540">
        <w:rPr>
          <w:rFonts w:ascii="Times New Roman" w:hAnsi="Times New Roman"/>
          <w:sz w:val="16"/>
          <w:rPrChange w:id="1327"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328" w:author="LENOVO" w:date="2022-05-05T16:28:00Z">
            <w:rPr>
              <w:rFonts w:ascii="Consolas" w:eastAsia="Times New Roman" w:hAnsi="Consolas" w:cs="Times New Roman"/>
              <w:color w:val="AA04F9"/>
              <w:sz w:val="16"/>
              <w:szCs w:val="16"/>
              <w:lang w:eastAsia="tr-TR"/>
            </w:rPr>
          </w:rPrChange>
        </w:rPr>
        <w:t>'Rocket vertical velocity'</w:t>
      </w:r>
      <w:r w:rsidRPr="00852540">
        <w:rPr>
          <w:rFonts w:ascii="Times New Roman" w:hAnsi="Times New Roman"/>
          <w:sz w:val="16"/>
          <w:rPrChange w:id="1329" w:author="LENOVO" w:date="2022-05-05T16:28:00Z">
            <w:rPr>
              <w:rFonts w:ascii="Consolas" w:eastAsia="Times New Roman" w:hAnsi="Consolas" w:cs="Times New Roman"/>
              <w:sz w:val="16"/>
              <w:szCs w:val="16"/>
              <w:lang w:eastAsia="tr-TR"/>
            </w:rPr>
          </w:rPrChange>
        </w:rPr>
        <w:t>)</w:t>
      </w:r>
    </w:p>
    <w:p w14:paraId="2C6EA2F5" w14:textId="77777777" w:rsidR="00055BAF" w:rsidRPr="00852540" w:rsidRDefault="00055BAF" w:rsidP="00916D08">
      <w:pPr>
        <w:spacing w:after="0" w:line="360" w:lineRule="auto"/>
        <w:rPr>
          <w:rFonts w:ascii="Times New Roman" w:hAnsi="Times New Roman"/>
          <w:sz w:val="16"/>
          <w:rPrChange w:id="1330" w:author="LENOVO" w:date="2022-05-05T16:28:00Z">
            <w:rPr>
              <w:rFonts w:ascii="Consolas" w:eastAsia="Times New Roman" w:hAnsi="Consolas" w:cs="Times New Roman"/>
              <w:sz w:val="16"/>
              <w:szCs w:val="16"/>
              <w:lang w:eastAsia="tr-TR"/>
            </w:rPr>
          </w:rPrChange>
        </w:rPr>
        <w:pPrChange w:id="1331" w:author="LENOVO" w:date="2022-05-05T16:28:00Z">
          <w:pPr>
            <w:spacing w:after="0" w:line="240" w:lineRule="auto"/>
          </w:pPr>
        </w:pPrChange>
      </w:pPr>
      <w:r w:rsidRPr="00852540">
        <w:rPr>
          <w:rFonts w:ascii="Times New Roman" w:hAnsi="Times New Roman"/>
          <w:color w:val="028009"/>
          <w:sz w:val="16"/>
          <w:rPrChange w:id="1332" w:author="LENOVO" w:date="2022-05-05T16:28:00Z">
            <w:rPr>
              <w:rFonts w:ascii="Consolas" w:eastAsia="Times New Roman" w:hAnsi="Consolas" w:cs="Times New Roman"/>
              <w:color w:val="028009"/>
              <w:sz w:val="16"/>
              <w:szCs w:val="16"/>
              <w:lang w:eastAsia="tr-TR"/>
            </w:rPr>
          </w:rPrChange>
        </w:rPr>
        <w:t>% ylim([1.5*min(Vy),1.5*max(Vy)])</w:t>
      </w:r>
    </w:p>
    <w:p w14:paraId="2B6E562A" w14:textId="77777777" w:rsidR="00055BAF" w:rsidRPr="00852540" w:rsidRDefault="00055BAF" w:rsidP="00916D08">
      <w:pPr>
        <w:spacing w:after="0" w:line="360" w:lineRule="auto"/>
        <w:rPr>
          <w:rFonts w:ascii="Times New Roman" w:hAnsi="Times New Roman"/>
          <w:sz w:val="16"/>
          <w:rPrChange w:id="1333" w:author="LENOVO" w:date="2022-05-05T16:28:00Z">
            <w:rPr>
              <w:rFonts w:ascii="Consolas" w:eastAsia="Times New Roman" w:hAnsi="Consolas" w:cs="Times New Roman"/>
              <w:sz w:val="16"/>
              <w:szCs w:val="16"/>
              <w:lang w:eastAsia="tr-TR"/>
            </w:rPr>
          </w:rPrChange>
        </w:rPr>
        <w:pPrChange w:id="1334" w:author="LENOVO" w:date="2022-05-05T16:28:00Z">
          <w:pPr>
            <w:spacing w:after="0" w:line="240" w:lineRule="auto"/>
          </w:pPr>
        </w:pPrChange>
      </w:pPr>
      <w:r w:rsidRPr="00852540">
        <w:rPr>
          <w:rFonts w:ascii="Times New Roman" w:hAnsi="Times New Roman"/>
          <w:sz w:val="16"/>
          <w:rPrChange w:id="1335"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336"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337" w:author="LENOVO" w:date="2022-05-05T16:28:00Z">
            <w:rPr>
              <w:rFonts w:ascii="Consolas" w:eastAsia="Times New Roman" w:hAnsi="Consolas" w:cs="Times New Roman"/>
              <w:sz w:val="16"/>
              <w:szCs w:val="16"/>
              <w:lang w:eastAsia="tr-TR"/>
            </w:rPr>
          </w:rPrChange>
        </w:rPr>
        <w:t>)</w:t>
      </w:r>
    </w:p>
    <w:p w14:paraId="42EC55D6" w14:textId="77777777" w:rsidR="00055BAF" w:rsidRPr="00852540" w:rsidRDefault="00055BAF" w:rsidP="00916D08">
      <w:pPr>
        <w:spacing w:after="0" w:line="360" w:lineRule="auto"/>
        <w:rPr>
          <w:rFonts w:ascii="Times New Roman" w:hAnsi="Times New Roman"/>
          <w:sz w:val="16"/>
          <w:rPrChange w:id="1338" w:author="LENOVO" w:date="2022-05-05T16:28:00Z">
            <w:rPr>
              <w:rFonts w:ascii="Consolas" w:eastAsia="Times New Roman" w:hAnsi="Consolas" w:cs="Times New Roman"/>
              <w:sz w:val="16"/>
              <w:szCs w:val="16"/>
              <w:lang w:eastAsia="tr-TR"/>
            </w:rPr>
          </w:rPrChange>
        </w:rPr>
        <w:pPrChange w:id="1339" w:author="LENOVO" w:date="2022-05-05T16:28:00Z">
          <w:pPr>
            <w:spacing w:after="0" w:line="240" w:lineRule="auto"/>
          </w:pPr>
        </w:pPrChange>
      </w:pPr>
      <w:r w:rsidRPr="00852540">
        <w:rPr>
          <w:rFonts w:ascii="Times New Roman" w:hAnsi="Times New Roman"/>
          <w:sz w:val="16"/>
          <w:rPrChange w:id="1340"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341" w:author="LENOVO" w:date="2022-05-05T16:28:00Z">
            <w:rPr>
              <w:rFonts w:ascii="Consolas" w:eastAsia="Times New Roman" w:hAnsi="Consolas" w:cs="Times New Roman"/>
              <w:color w:val="AA04F9"/>
              <w:sz w:val="16"/>
              <w:szCs w:val="16"/>
              <w:lang w:eastAsia="tr-TR"/>
            </w:rPr>
          </w:rPrChange>
        </w:rPr>
        <w:t>'velocity (m/s)'</w:t>
      </w:r>
      <w:r w:rsidRPr="00852540">
        <w:rPr>
          <w:rFonts w:ascii="Times New Roman" w:hAnsi="Times New Roman"/>
          <w:sz w:val="16"/>
          <w:rPrChange w:id="1342" w:author="LENOVO" w:date="2022-05-05T16:28:00Z">
            <w:rPr>
              <w:rFonts w:ascii="Consolas" w:eastAsia="Times New Roman" w:hAnsi="Consolas" w:cs="Times New Roman"/>
              <w:sz w:val="16"/>
              <w:szCs w:val="16"/>
              <w:lang w:eastAsia="tr-TR"/>
            </w:rPr>
          </w:rPrChange>
        </w:rPr>
        <w:t>)</w:t>
      </w:r>
    </w:p>
    <w:p w14:paraId="7FA5BEA4" w14:textId="77777777" w:rsidR="00055BAF" w:rsidRPr="00852540" w:rsidRDefault="00055BAF" w:rsidP="00916D08">
      <w:pPr>
        <w:spacing w:after="0" w:line="360" w:lineRule="auto"/>
        <w:rPr>
          <w:rFonts w:ascii="Times New Roman" w:hAnsi="Times New Roman"/>
          <w:sz w:val="16"/>
          <w:rPrChange w:id="1343" w:author="LENOVO" w:date="2022-05-05T16:28:00Z">
            <w:rPr>
              <w:rFonts w:ascii="Consolas" w:eastAsia="Times New Roman" w:hAnsi="Consolas" w:cs="Times New Roman"/>
              <w:sz w:val="16"/>
              <w:szCs w:val="16"/>
              <w:lang w:eastAsia="tr-TR"/>
            </w:rPr>
          </w:rPrChange>
        </w:rPr>
        <w:pPrChange w:id="1344" w:author="LENOVO" w:date="2022-05-05T16:28:00Z">
          <w:pPr>
            <w:spacing w:after="0" w:line="240" w:lineRule="auto"/>
          </w:pPr>
        </w:pPrChange>
      </w:pPr>
    </w:p>
    <w:p w14:paraId="148F99DC" w14:textId="77777777" w:rsidR="00055BAF" w:rsidRPr="00852540" w:rsidRDefault="00055BAF" w:rsidP="00916D08">
      <w:pPr>
        <w:spacing w:after="0" w:line="360" w:lineRule="auto"/>
        <w:rPr>
          <w:rFonts w:ascii="Times New Roman" w:hAnsi="Times New Roman"/>
          <w:sz w:val="16"/>
          <w:rPrChange w:id="1345" w:author="LENOVO" w:date="2022-05-05T16:28:00Z">
            <w:rPr>
              <w:rFonts w:ascii="Consolas" w:eastAsia="Times New Roman" w:hAnsi="Consolas" w:cs="Times New Roman"/>
              <w:sz w:val="16"/>
              <w:szCs w:val="16"/>
              <w:lang w:eastAsia="tr-TR"/>
            </w:rPr>
          </w:rPrChange>
        </w:rPr>
        <w:pPrChange w:id="1346" w:author="LENOVO" w:date="2022-05-05T16:28:00Z">
          <w:pPr>
            <w:spacing w:after="0" w:line="240" w:lineRule="auto"/>
          </w:pPr>
        </w:pPrChange>
      </w:pPr>
      <w:r w:rsidRPr="00852540">
        <w:rPr>
          <w:rFonts w:ascii="Times New Roman" w:hAnsi="Times New Roman"/>
          <w:color w:val="028009"/>
          <w:sz w:val="16"/>
          <w:rPrChange w:id="1347" w:author="LENOVO" w:date="2022-05-05T16:28:00Z">
            <w:rPr>
              <w:rFonts w:ascii="Consolas" w:eastAsia="Times New Roman" w:hAnsi="Consolas" w:cs="Times New Roman"/>
              <w:color w:val="028009"/>
              <w:sz w:val="16"/>
              <w:szCs w:val="16"/>
              <w:lang w:eastAsia="tr-TR"/>
            </w:rPr>
          </w:rPrChange>
        </w:rPr>
        <w:t>%% Vx</w:t>
      </w:r>
    </w:p>
    <w:p w14:paraId="640E3F32" w14:textId="77777777" w:rsidR="00055BAF" w:rsidRPr="00852540" w:rsidRDefault="00055BAF" w:rsidP="00916D08">
      <w:pPr>
        <w:spacing w:after="0" w:line="360" w:lineRule="auto"/>
        <w:rPr>
          <w:rFonts w:ascii="Times New Roman" w:hAnsi="Times New Roman"/>
          <w:sz w:val="16"/>
          <w:rPrChange w:id="1348" w:author="LENOVO" w:date="2022-05-05T16:28:00Z">
            <w:rPr>
              <w:rFonts w:ascii="Consolas" w:eastAsia="Times New Roman" w:hAnsi="Consolas" w:cs="Times New Roman"/>
              <w:sz w:val="16"/>
              <w:szCs w:val="16"/>
              <w:lang w:eastAsia="tr-TR"/>
            </w:rPr>
          </w:rPrChange>
        </w:rPr>
        <w:pPrChange w:id="1349" w:author="LENOVO" w:date="2022-05-05T16:28:00Z">
          <w:pPr>
            <w:spacing w:after="0" w:line="240" w:lineRule="auto"/>
          </w:pPr>
        </w:pPrChange>
      </w:pPr>
      <w:r w:rsidRPr="00852540">
        <w:rPr>
          <w:rFonts w:ascii="Times New Roman" w:hAnsi="Times New Roman"/>
          <w:sz w:val="16"/>
          <w:rPrChange w:id="1350" w:author="LENOVO" w:date="2022-05-05T16:28:00Z">
            <w:rPr>
              <w:rFonts w:ascii="Consolas" w:eastAsia="Times New Roman" w:hAnsi="Consolas" w:cs="Times New Roman"/>
              <w:sz w:val="16"/>
              <w:szCs w:val="16"/>
              <w:lang w:eastAsia="tr-TR"/>
            </w:rPr>
          </w:rPrChange>
        </w:rPr>
        <w:t>t_2=linspace(0,tmax,length(Vx));</w:t>
      </w:r>
    </w:p>
    <w:p w14:paraId="119B5CCD" w14:textId="77777777" w:rsidR="00055BAF" w:rsidRPr="00852540" w:rsidRDefault="00055BAF" w:rsidP="00916D08">
      <w:pPr>
        <w:spacing w:after="0" w:line="360" w:lineRule="auto"/>
        <w:rPr>
          <w:rFonts w:ascii="Times New Roman" w:hAnsi="Times New Roman"/>
          <w:sz w:val="16"/>
          <w:rPrChange w:id="1351" w:author="LENOVO" w:date="2022-05-05T16:28:00Z">
            <w:rPr>
              <w:rFonts w:ascii="Consolas" w:eastAsia="Times New Roman" w:hAnsi="Consolas" w:cs="Times New Roman"/>
              <w:sz w:val="16"/>
              <w:szCs w:val="16"/>
              <w:lang w:eastAsia="tr-TR"/>
            </w:rPr>
          </w:rPrChange>
        </w:rPr>
        <w:pPrChange w:id="1352" w:author="LENOVO" w:date="2022-05-05T16:28:00Z">
          <w:pPr>
            <w:spacing w:after="0" w:line="240" w:lineRule="auto"/>
          </w:pPr>
        </w:pPrChange>
      </w:pPr>
      <w:r w:rsidRPr="00852540">
        <w:rPr>
          <w:rFonts w:ascii="Times New Roman" w:hAnsi="Times New Roman"/>
          <w:sz w:val="16"/>
          <w:rPrChange w:id="1353" w:author="LENOVO" w:date="2022-05-05T16:28:00Z">
            <w:rPr>
              <w:rFonts w:ascii="Consolas" w:eastAsia="Times New Roman" w:hAnsi="Consolas" w:cs="Times New Roman"/>
              <w:sz w:val="16"/>
              <w:szCs w:val="16"/>
              <w:lang w:eastAsia="tr-TR"/>
            </w:rPr>
          </w:rPrChange>
        </w:rPr>
        <w:t>createfigure1(t_2,Vx)</w:t>
      </w:r>
    </w:p>
    <w:p w14:paraId="1043CCB6" w14:textId="77777777" w:rsidR="00055BAF" w:rsidRPr="00852540" w:rsidRDefault="00055BAF" w:rsidP="00916D08">
      <w:pPr>
        <w:spacing w:after="0" w:line="360" w:lineRule="auto"/>
        <w:rPr>
          <w:rFonts w:ascii="Times New Roman" w:hAnsi="Times New Roman"/>
          <w:sz w:val="16"/>
          <w:rPrChange w:id="1354" w:author="LENOVO" w:date="2022-05-05T16:28:00Z">
            <w:rPr>
              <w:rFonts w:ascii="Consolas" w:eastAsia="Times New Roman" w:hAnsi="Consolas" w:cs="Times New Roman"/>
              <w:sz w:val="16"/>
              <w:szCs w:val="16"/>
              <w:lang w:eastAsia="tr-TR"/>
            </w:rPr>
          </w:rPrChange>
        </w:rPr>
        <w:pPrChange w:id="1355" w:author="LENOVO" w:date="2022-05-05T16:28:00Z">
          <w:pPr>
            <w:spacing w:after="0" w:line="240" w:lineRule="auto"/>
          </w:pPr>
        </w:pPrChange>
      </w:pPr>
      <w:r w:rsidRPr="00852540">
        <w:rPr>
          <w:rFonts w:ascii="Times New Roman" w:hAnsi="Times New Roman"/>
          <w:sz w:val="16"/>
          <w:rPrChange w:id="1356"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357" w:author="LENOVO" w:date="2022-05-05T16:28:00Z">
            <w:rPr>
              <w:rFonts w:ascii="Consolas" w:eastAsia="Times New Roman" w:hAnsi="Consolas" w:cs="Times New Roman"/>
              <w:color w:val="AA04F9"/>
              <w:sz w:val="16"/>
              <w:szCs w:val="16"/>
              <w:lang w:eastAsia="tr-TR"/>
            </w:rPr>
          </w:rPrChange>
        </w:rPr>
        <w:t>'Rocket horizontal velocity'</w:t>
      </w:r>
      <w:r w:rsidRPr="00852540">
        <w:rPr>
          <w:rFonts w:ascii="Times New Roman" w:hAnsi="Times New Roman"/>
          <w:sz w:val="16"/>
          <w:rPrChange w:id="1358" w:author="LENOVO" w:date="2022-05-05T16:28:00Z">
            <w:rPr>
              <w:rFonts w:ascii="Consolas" w:eastAsia="Times New Roman" w:hAnsi="Consolas" w:cs="Times New Roman"/>
              <w:sz w:val="16"/>
              <w:szCs w:val="16"/>
              <w:lang w:eastAsia="tr-TR"/>
            </w:rPr>
          </w:rPrChange>
        </w:rPr>
        <w:t>)</w:t>
      </w:r>
    </w:p>
    <w:p w14:paraId="14112A5A" w14:textId="77777777" w:rsidR="00055BAF" w:rsidRPr="00852540" w:rsidRDefault="00055BAF" w:rsidP="00916D08">
      <w:pPr>
        <w:spacing w:after="0" w:line="360" w:lineRule="auto"/>
        <w:rPr>
          <w:rFonts w:ascii="Times New Roman" w:hAnsi="Times New Roman"/>
          <w:sz w:val="16"/>
          <w:rPrChange w:id="1359" w:author="LENOVO" w:date="2022-05-05T16:28:00Z">
            <w:rPr>
              <w:rFonts w:ascii="Consolas" w:eastAsia="Times New Roman" w:hAnsi="Consolas" w:cs="Times New Roman"/>
              <w:sz w:val="16"/>
              <w:szCs w:val="16"/>
              <w:lang w:eastAsia="tr-TR"/>
            </w:rPr>
          </w:rPrChange>
        </w:rPr>
        <w:pPrChange w:id="1360" w:author="LENOVO" w:date="2022-05-05T16:28:00Z">
          <w:pPr>
            <w:spacing w:after="0" w:line="240" w:lineRule="auto"/>
          </w:pPr>
        </w:pPrChange>
      </w:pPr>
      <w:r w:rsidRPr="00852540">
        <w:rPr>
          <w:rFonts w:ascii="Times New Roman" w:hAnsi="Times New Roman"/>
          <w:color w:val="028009"/>
          <w:sz w:val="16"/>
          <w:rPrChange w:id="1361" w:author="LENOVO" w:date="2022-05-05T16:28:00Z">
            <w:rPr>
              <w:rFonts w:ascii="Consolas" w:eastAsia="Times New Roman" w:hAnsi="Consolas" w:cs="Times New Roman"/>
              <w:color w:val="028009"/>
              <w:sz w:val="16"/>
              <w:szCs w:val="16"/>
              <w:lang w:eastAsia="tr-TR"/>
            </w:rPr>
          </w:rPrChange>
        </w:rPr>
        <w:t>% ylim([1.5*min(Vy),1.5*max(Vy)])</w:t>
      </w:r>
    </w:p>
    <w:p w14:paraId="71927611" w14:textId="77777777" w:rsidR="00055BAF" w:rsidRPr="00852540" w:rsidRDefault="00055BAF" w:rsidP="00916D08">
      <w:pPr>
        <w:spacing w:after="0" w:line="360" w:lineRule="auto"/>
        <w:rPr>
          <w:rFonts w:ascii="Times New Roman" w:hAnsi="Times New Roman"/>
          <w:sz w:val="16"/>
          <w:rPrChange w:id="1362" w:author="LENOVO" w:date="2022-05-05T16:28:00Z">
            <w:rPr>
              <w:rFonts w:ascii="Consolas" w:eastAsia="Times New Roman" w:hAnsi="Consolas" w:cs="Times New Roman"/>
              <w:sz w:val="16"/>
              <w:szCs w:val="16"/>
              <w:lang w:eastAsia="tr-TR"/>
            </w:rPr>
          </w:rPrChange>
        </w:rPr>
        <w:pPrChange w:id="1363" w:author="LENOVO" w:date="2022-05-05T16:28:00Z">
          <w:pPr>
            <w:spacing w:after="0" w:line="240" w:lineRule="auto"/>
          </w:pPr>
        </w:pPrChange>
      </w:pPr>
      <w:r w:rsidRPr="00852540">
        <w:rPr>
          <w:rFonts w:ascii="Times New Roman" w:hAnsi="Times New Roman"/>
          <w:sz w:val="16"/>
          <w:rPrChange w:id="1364"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365"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366" w:author="LENOVO" w:date="2022-05-05T16:28:00Z">
            <w:rPr>
              <w:rFonts w:ascii="Consolas" w:eastAsia="Times New Roman" w:hAnsi="Consolas" w:cs="Times New Roman"/>
              <w:sz w:val="16"/>
              <w:szCs w:val="16"/>
              <w:lang w:eastAsia="tr-TR"/>
            </w:rPr>
          </w:rPrChange>
        </w:rPr>
        <w:t>)</w:t>
      </w:r>
    </w:p>
    <w:p w14:paraId="1AC84CEF" w14:textId="77777777" w:rsidR="00055BAF" w:rsidRPr="00852540" w:rsidRDefault="00055BAF" w:rsidP="00916D08">
      <w:pPr>
        <w:spacing w:after="0" w:line="360" w:lineRule="auto"/>
        <w:rPr>
          <w:rFonts w:ascii="Times New Roman" w:hAnsi="Times New Roman"/>
          <w:sz w:val="16"/>
          <w:rPrChange w:id="1367" w:author="LENOVO" w:date="2022-05-05T16:28:00Z">
            <w:rPr>
              <w:rFonts w:ascii="Consolas" w:eastAsia="Times New Roman" w:hAnsi="Consolas" w:cs="Times New Roman"/>
              <w:sz w:val="16"/>
              <w:szCs w:val="16"/>
              <w:lang w:eastAsia="tr-TR"/>
            </w:rPr>
          </w:rPrChange>
        </w:rPr>
        <w:pPrChange w:id="1368" w:author="LENOVO" w:date="2022-05-05T16:28:00Z">
          <w:pPr>
            <w:spacing w:after="0" w:line="240" w:lineRule="auto"/>
          </w:pPr>
        </w:pPrChange>
      </w:pPr>
      <w:r w:rsidRPr="00852540">
        <w:rPr>
          <w:rFonts w:ascii="Times New Roman" w:hAnsi="Times New Roman"/>
          <w:sz w:val="16"/>
          <w:rPrChange w:id="1369"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370" w:author="LENOVO" w:date="2022-05-05T16:28:00Z">
            <w:rPr>
              <w:rFonts w:ascii="Consolas" w:eastAsia="Times New Roman" w:hAnsi="Consolas" w:cs="Times New Roman"/>
              <w:color w:val="AA04F9"/>
              <w:sz w:val="16"/>
              <w:szCs w:val="16"/>
              <w:lang w:eastAsia="tr-TR"/>
            </w:rPr>
          </w:rPrChange>
        </w:rPr>
        <w:t>'velocity (m/s)'</w:t>
      </w:r>
      <w:r w:rsidRPr="00852540">
        <w:rPr>
          <w:rFonts w:ascii="Times New Roman" w:hAnsi="Times New Roman"/>
          <w:sz w:val="16"/>
          <w:rPrChange w:id="1371" w:author="LENOVO" w:date="2022-05-05T16:28:00Z">
            <w:rPr>
              <w:rFonts w:ascii="Consolas" w:eastAsia="Times New Roman" w:hAnsi="Consolas" w:cs="Times New Roman"/>
              <w:sz w:val="16"/>
              <w:szCs w:val="16"/>
              <w:lang w:eastAsia="tr-TR"/>
            </w:rPr>
          </w:rPrChange>
        </w:rPr>
        <w:t>)</w:t>
      </w:r>
    </w:p>
    <w:p w14:paraId="113C2FE3" w14:textId="77777777" w:rsidR="00055BAF" w:rsidRPr="00852540" w:rsidRDefault="00055BAF" w:rsidP="00916D08">
      <w:pPr>
        <w:spacing w:after="0" w:line="360" w:lineRule="auto"/>
        <w:rPr>
          <w:rFonts w:ascii="Times New Roman" w:hAnsi="Times New Roman"/>
          <w:sz w:val="16"/>
          <w:rPrChange w:id="1372" w:author="LENOVO" w:date="2022-05-05T16:28:00Z">
            <w:rPr>
              <w:rFonts w:ascii="Consolas" w:eastAsia="Times New Roman" w:hAnsi="Consolas" w:cs="Times New Roman"/>
              <w:sz w:val="16"/>
              <w:szCs w:val="16"/>
              <w:lang w:eastAsia="tr-TR"/>
            </w:rPr>
          </w:rPrChange>
        </w:rPr>
        <w:pPrChange w:id="1373" w:author="LENOVO" w:date="2022-05-05T16:28:00Z">
          <w:pPr>
            <w:spacing w:after="0" w:line="240" w:lineRule="auto"/>
          </w:pPr>
        </w:pPrChange>
      </w:pPr>
    </w:p>
    <w:p w14:paraId="4D05E0BF" w14:textId="77777777" w:rsidR="00055BAF" w:rsidRPr="00852540" w:rsidRDefault="00055BAF" w:rsidP="00916D08">
      <w:pPr>
        <w:spacing w:after="0" w:line="360" w:lineRule="auto"/>
        <w:rPr>
          <w:rFonts w:ascii="Times New Roman" w:hAnsi="Times New Roman"/>
          <w:sz w:val="16"/>
          <w:rPrChange w:id="1374" w:author="LENOVO" w:date="2022-05-05T16:28:00Z">
            <w:rPr>
              <w:rFonts w:ascii="Consolas" w:eastAsia="Times New Roman" w:hAnsi="Consolas" w:cs="Times New Roman"/>
              <w:sz w:val="16"/>
              <w:szCs w:val="16"/>
              <w:lang w:eastAsia="tr-TR"/>
            </w:rPr>
          </w:rPrChange>
        </w:rPr>
        <w:pPrChange w:id="1375" w:author="LENOVO" w:date="2022-05-05T16:28:00Z">
          <w:pPr>
            <w:spacing w:after="0" w:line="240" w:lineRule="auto"/>
          </w:pPr>
        </w:pPrChange>
      </w:pPr>
      <w:r w:rsidRPr="00852540">
        <w:rPr>
          <w:rFonts w:ascii="Times New Roman" w:hAnsi="Times New Roman"/>
          <w:color w:val="028009"/>
          <w:sz w:val="16"/>
          <w:rPrChange w:id="1376" w:author="LENOVO" w:date="2022-05-05T16:28:00Z">
            <w:rPr>
              <w:rFonts w:ascii="Consolas" w:eastAsia="Times New Roman" w:hAnsi="Consolas" w:cs="Times New Roman"/>
              <w:color w:val="028009"/>
              <w:sz w:val="16"/>
              <w:szCs w:val="16"/>
              <w:lang w:eastAsia="tr-TR"/>
            </w:rPr>
          </w:rPrChange>
        </w:rPr>
        <w:t>%% AX</w:t>
      </w:r>
    </w:p>
    <w:p w14:paraId="758BCB96" w14:textId="77777777" w:rsidR="00055BAF" w:rsidRPr="00852540" w:rsidRDefault="00055BAF" w:rsidP="00916D08">
      <w:pPr>
        <w:spacing w:after="0" w:line="360" w:lineRule="auto"/>
        <w:rPr>
          <w:rFonts w:ascii="Times New Roman" w:hAnsi="Times New Roman"/>
          <w:sz w:val="16"/>
          <w:rPrChange w:id="1377" w:author="LENOVO" w:date="2022-05-05T16:28:00Z">
            <w:rPr>
              <w:rFonts w:ascii="Consolas" w:eastAsia="Times New Roman" w:hAnsi="Consolas" w:cs="Times New Roman"/>
              <w:sz w:val="16"/>
              <w:szCs w:val="16"/>
              <w:lang w:eastAsia="tr-TR"/>
            </w:rPr>
          </w:rPrChange>
        </w:rPr>
        <w:pPrChange w:id="1378" w:author="LENOVO" w:date="2022-05-05T16:28:00Z">
          <w:pPr>
            <w:spacing w:after="0" w:line="240" w:lineRule="auto"/>
          </w:pPr>
        </w:pPrChange>
      </w:pPr>
      <w:r w:rsidRPr="00852540">
        <w:rPr>
          <w:rFonts w:ascii="Times New Roman" w:hAnsi="Times New Roman"/>
          <w:sz w:val="16"/>
          <w:rPrChange w:id="1379" w:author="LENOVO" w:date="2022-05-05T16:28:00Z">
            <w:rPr>
              <w:rFonts w:ascii="Consolas" w:eastAsia="Times New Roman" w:hAnsi="Consolas" w:cs="Times New Roman"/>
              <w:sz w:val="16"/>
              <w:szCs w:val="16"/>
              <w:lang w:eastAsia="tr-TR"/>
            </w:rPr>
          </w:rPrChange>
        </w:rPr>
        <w:t>t_2=linspace(0,tmax,length(Ax));</w:t>
      </w:r>
    </w:p>
    <w:p w14:paraId="0F0E2F48" w14:textId="77777777" w:rsidR="00055BAF" w:rsidRPr="00852540" w:rsidRDefault="00055BAF" w:rsidP="00916D08">
      <w:pPr>
        <w:spacing w:after="0" w:line="360" w:lineRule="auto"/>
        <w:rPr>
          <w:rFonts w:ascii="Times New Roman" w:hAnsi="Times New Roman"/>
          <w:sz w:val="16"/>
          <w:rPrChange w:id="1380" w:author="LENOVO" w:date="2022-05-05T16:28:00Z">
            <w:rPr>
              <w:rFonts w:ascii="Consolas" w:eastAsia="Times New Roman" w:hAnsi="Consolas" w:cs="Times New Roman"/>
              <w:sz w:val="16"/>
              <w:szCs w:val="16"/>
              <w:lang w:eastAsia="tr-TR"/>
            </w:rPr>
          </w:rPrChange>
        </w:rPr>
        <w:pPrChange w:id="1381" w:author="LENOVO" w:date="2022-05-05T16:28:00Z">
          <w:pPr>
            <w:spacing w:after="0" w:line="240" w:lineRule="auto"/>
          </w:pPr>
        </w:pPrChange>
      </w:pPr>
      <w:r w:rsidRPr="00852540">
        <w:rPr>
          <w:rFonts w:ascii="Times New Roman" w:hAnsi="Times New Roman"/>
          <w:sz w:val="16"/>
          <w:rPrChange w:id="1382" w:author="LENOVO" w:date="2022-05-05T16:28:00Z">
            <w:rPr>
              <w:rFonts w:ascii="Consolas" w:eastAsia="Times New Roman" w:hAnsi="Consolas" w:cs="Times New Roman"/>
              <w:sz w:val="16"/>
              <w:szCs w:val="16"/>
              <w:lang w:eastAsia="tr-TR"/>
            </w:rPr>
          </w:rPrChange>
        </w:rPr>
        <w:t>createfigure1(t_2,Ax)</w:t>
      </w:r>
    </w:p>
    <w:p w14:paraId="2E38A550" w14:textId="77777777" w:rsidR="00055BAF" w:rsidRPr="00852540" w:rsidRDefault="00055BAF" w:rsidP="00916D08">
      <w:pPr>
        <w:spacing w:after="0" w:line="360" w:lineRule="auto"/>
        <w:rPr>
          <w:rFonts w:ascii="Times New Roman" w:hAnsi="Times New Roman"/>
          <w:sz w:val="16"/>
          <w:rPrChange w:id="1383" w:author="LENOVO" w:date="2022-05-05T16:28:00Z">
            <w:rPr>
              <w:rFonts w:ascii="Consolas" w:eastAsia="Times New Roman" w:hAnsi="Consolas" w:cs="Times New Roman"/>
              <w:sz w:val="16"/>
              <w:szCs w:val="16"/>
              <w:lang w:eastAsia="tr-TR"/>
            </w:rPr>
          </w:rPrChange>
        </w:rPr>
        <w:pPrChange w:id="1384" w:author="LENOVO" w:date="2022-05-05T16:28:00Z">
          <w:pPr>
            <w:spacing w:after="0" w:line="240" w:lineRule="auto"/>
          </w:pPr>
        </w:pPrChange>
      </w:pPr>
      <w:r w:rsidRPr="00852540">
        <w:rPr>
          <w:rFonts w:ascii="Times New Roman" w:hAnsi="Times New Roman"/>
          <w:sz w:val="16"/>
          <w:rPrChange w:id="1385" w:author="LENOVO" w:date="2022-05-05T16:28:00Z">
            <w:rPr>
              <w:rFonts w:ascii="Consolas" w:eastAsia="Times New Roman" w:hAnsi="Consolas" w:cs="Times New Roman"/>
              <w:sz w:val="16"/>
              <w:szCs w:val="16"/>
              <w:lang w:eastAsia="tr-TR"/>
            </w:rPr>
          </w:rPrChange>
        </w:rPr>
        <w:t xml:space="preserve">hold </w:t>
      </w:r>
      <w:r w:rsidRPr="00852540">
        <w:rPr>
          <w:rFonts w:ascii="Times New Roman" w:hAnsi="Times New Roman"/>
          <w:color w:val="AA04F9"/>
          <w:sz w:val="16"/>
          <w:rPrChange w:id="1386" w:author="LENOVO" w:date="2022-05-05T16:28:00Z">
            <w:rPr>
              <w:rFonts w:ascii="Consolas" w:eastAsia="Times New Roman" w:hAnsi="Consolas" w:cs="Times New Roman"/>
              <w:color w:val="AA04F9"/>
              <w:sz w:val="16"/>
              <w:szCs w:val="16"/>
              <w:lang w:eastAsia="tr-TR"/>
            </w:rPr>
          </w:rPrChange>
        </w:rPr>
        <w:t>on</w:t>
      </w:r>
      <w:r w:rsidRPr="00852540">
        <w:rPr>
          <w:rFonts w:ascii="Times New Roman" w:hAnsi="Times New Roman"/>
          <w:sz w:val="16"/>
          <w:rPrChange w:id="1387" w:author="LENOVO" w:date="2022-05-05T16:28:00Z">
            <w:rPr>
              <w:rFonts w:ascii="Consolas" w:eastAsia="Times New Roman" w:hAnsi="Consolas" w:cs="Times New Roman"/>
              <w:sz w:val="16"/>
              <w:szCs w:val="16"/>
              <w:lang w:eastAsia="tr-TR"/>
            </w:rPr>
          </w:rPrChange>
        </w:rPr>
        <w:t>;</w:t>
      </w:r>
    </w:p>
    <w:p w14:paraId="4E2AC4D4" w14:textId="77777777" w:rsidR="00055BAF" w:rsidRPr="00852540" w:rsidRDefault="00055BAF" w:rsidP="00916D08">
      <w:pPr>
        <w:spacing w:after="0" w:line="360" w:lineRule="auto"/>
        <w:rPr>
          <w:rFonts w:ascii="Times New Roman" w:hAnsi="Times New Roman"/>
          <w:sz w:val="16"/>
          <w:rPrChange w:id="1388" w:author="LENOVO" w:date="2022-05-05T16:28:00Z">
            <w:rPr>
              <w:rFonts w:ascii="Consolas" w:eastAsia="Times New Roman" w:hAnsi="Consolas" w:cs="Times New Roman"/>
              <w:sz w:val="16"/>
              <w:szCs w:val="16"/>
              <w:lang w:eastAsia="tr-TR"/>
            </w:rPr>
          </w:rPrChange>
        </w:rPr>
        <w:pPrChange w:id="1389" w:author="LENOVO" w:date="2022-05-05T16:28:00Z">
          <w:pPr>
            <w:spacing w:after="0" w:line="240" w:lineRule="auto"/>
          </w:pPr>
        </w:pPrChange>
      </w:pPr>
      <w:r w:rsidRPr="00852540">
        <w:rPr>
          <w:rFonts w:ascii="Times New Roman" w:hAnsi="Times New Roman"/>
          <w:sz w:val="16"/>
          <w:rPrChange w:id="1390" w:author="LENOVO" w:date="2022-05-05T16:28:00Z">
            <w:rPr>
              <w:rFonts w:ascii="Consolas" w:eastAsia="Times New Roman" w:hAnsi="Consolas" w:cs="Times New Roman"/>
              <w:sz w:val="16"/>
              <w:szCs w:val="16"/>
              <w:lang w:eastAsia="tr-TR"/>
            </w:rPr>
          </w:rPrChange>
        </w:rPr>
        <w:t>plot(t_2,0*Ay,</w:t>
      </w:r>
      <w:r w:rsidRPr="00852540">
        <w:rPr>
          <w:rFonts w:ascii="Times New Roman" w:hAnsi="Times New Roman"/>
          <w:color w:val="AA04F9"/>
          <w:sz w:val="16"/>
          <w:rPrChange w:id="1391" w:author="LENOVO" w:date="2022-05-05T16:28:00Z">
            <w:rPr>
              <w:rFonts w:ascii="Consolas" w:eastAsia="Times New Roman" w:hAnsi="Consolas" w:cs="Times New Roman"/>
              <w:color w:val="AA04F9"/>
              <w:sz w:val="16"/>
              <w:szCs w:val="16"/>
              <w:lang w:eastAsia="tr-TR"/>
            </w:rPr>
          </w:rPrChange>
        </w:rPr>
        <w:t>'--w'</w:t>
      </w:r>
      <w:r w:rsidRPr="00852540">
        <w:rPr>
          <w:rFonts w:ascii="Times New Roman" w:hAnsi="Times New Roman"/>
          <w:sz w:val="16"/>
          <w:rPrChange w:id="1392" w:author="LENOVO" w:date="2022-05-05T16:28:00Z">
            <w:rPr>
              <w:rFonts w:ascii="Consolas" w:eastAsia="Times New Roman" w:hAnsi="Consolas" w:cs="Times New Roman"/>
              <w:sz w:val="16"/>
              <w:szCs w:val="16"/>
              <w:lang w:eastAsia="tr-TR"/>
            </w:rPr>
          </w:rPrChange>
        </w:rPr>
        <w:t>)</w:t>
      </w:r>
    </w:p>
    <w:p w14:paraId="59CDDFE4" w14:textId="77777777" w:rsidR="00055BAF" w:rsidRPr="00852540" w:rsidRDefault="00055BAF" w:rsidP="00916D08">
      <w:pPr>
        <w:spacing w:after="0" w:line="360" w:lineRule="auto"/>
        <w:rPr>
          <w:rFonts w:ascii="Times New Roman" w:hAnsi="Times New Roman"/>
          <w:sz w:val="16"/>
          <w:rPrChange w:id="1393" w:author="LENOVO" w:date="2022-05-05T16:28:00Z">
            <w:rPr>
              <w:rFonts w:ascii="Consolas" w:eastAsia="Times New Roman" w:hAnsi="Consolas" w:cs="Times New Roman"/>
              <w:sz w:val="16"/>
              <w:szCs w:val="16"/>
              <w:lang w:eastAsia="tr-TR"/>
            </w:rPr>
          </w:rPrChange>
        </w:rPr>
        <w:pPrChange w:id="1394" w:author="LENOVO" w:date="2022-05-05T16:28:00Z">
          <w:pPr>
            <w:spacing w:after="0" w:line="240" w:lineRule="auto"/>
          </w:pPr>
        </w:pPrChange>
      </w:pPr>
      <w:r w:rsidRPr="00852540">
        <w:rPr>
          <w:rFonts w:ascii="Times New Roman" w:hAnsi="Times New Roman"/>
          <w:sz w:val="16"/>
          <w:rPrChange w:id="1395"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396" w:author="LENOVO" w:date="2022-05-05T16:28:00Z">
            <w:rPr>
              <w:rFonts w:ascii="Consolas" w:eastAsia="Times New Roman" w:hAnsi="Consolas" w:cs="Times New Roman"/>
              <w:color w:val="AA04F9"/>
              <w:sz w:val="16"/>
              <w:szCs w:val="16"/>
              <w:lang w:eastAsia="tr-TR"/>
            </w:rPr>
          </w:rPrChange>
        </w:rPr>
        <w:t>'Rocket horizontal acceleration'</w:t>
      </w:r>
      <w:r w:rsidRPr="00852540">
        <w:rPr>
          <w:rFonts w:ascii="Times New Roman" w:hAnsi="Times New Roman"/>
          <w:sz w:val="16"/>
          <w:rPrChange w:id="1397" w:author="LENOVO" w:date="2022-05-05T16:28:00Z">
            <w:rPr>
              <w:rFonts w:ascii="Consolas" w:eastAsia="Times New Roman" w:hAnsi="Consolas" w:cs="Times New Roman"/>
              <w:sz w:val="16"/>
              <w:szCs w:val="16"/>
              <w:lang w:eastAsia="tr-TR"/>
            </w:rPr>
          </w:rPrChange>
        </w:rPr>
        <w:t>)</w:t>
      </w:r>
    </w:p>
    <w:p w14:paraId="4A1316BA" w14:textId="77777777" w:rsidR="00055BAF" w:rsidRPr="00852540" w:rsidRDefault="00055BAF" w:rsidP="00916D08">
      <w:pPr>
        <w:spacing w:after="0" w:line="360" w:lineRule="auto"/>
        <w:rPr>
          <w:rFonts w:ascii="Times New Roman" w:hAnsi="Times New Roman"/>
          <w:sz w:val="16"/>
          <w:rPrChange w:id="1398" w:author="LENOVO" w:date="2022-05-05T16:28:00Z">
            <w:rPr>
              <w:rFonts w:ascii="Consolas" w:eastAsia="Times New Roman" w:hAnsi="Consolas" w:cs="Times New Roman"/>
              <w:sz w:val="16"/>
              <w:szCs w:val="16"/>
              <w:lang w:eastAsia="tr-TR"/>
            </w:rPr>
          </w:rPrChange>
        </w:rPr>
        <w:pPrChange w:id="1399" w:author="LENOVO" w:date="2022-05-05T16:28:00Z">
          <w:pPr>
            <w:spacing w:after="0" w:line="240" w:lineRule="auto"/>
          </w:pPr>
        </w:pPrChange>
      </w:pPr>
      <w:r w:rsidRPr="00852540">
        <w:rPr>
          <w:rFonts w:ascii="Times New Roman" w:hAnsi="Times New Roman"/>
          <w:color w:val="028009"/>
          <w:sz w:val="16"/>
          <w:rPrChange w:id="1400" w:author="LENOVO" w:date="2022-05-05T16:28:00Z">
            <w:rPr>
              <w:rFonts w:ascii="Consolas" w:eastAsia="Times New Roman" w:hAnsi="Consolas" w:cs="Times New Roman"/>
              <w:color w:val="028009"/>
              <w:sz w:val="16"/>
              <w:szCs w:val="16"/>
              <w:lang w:eastAsia="tr-TR"/>
            </w:rPr>
          </w:rPrChange>
        </w:rPr>
        <w:t>% ylim([1.5*min(Vy),1.5*max(Vy)])</w:t>
      </w:r>
    </w:p>
    <w:p w14:paraId="595BC2CC" w14:textId="77777777" w:rsidR="00055BAF" w:rsidRPr="00852540" w:rsidRDefault="00055BAF" w:rsidP="00916D08">
      <w:pPr>
        <w:spacing w:after="0" w:line="360" w:lineRule="auto"/>
        <w:rPr>
          <w:rFonts w:ascii="Times New Roman" w:hAnsi="Times New Roman"/>
          <w:sz w:val="16"/>
          <w:rPrChange w:id="1401" w:author="LENOVO" w:date="2022-05-05T16:28:00Z">
            <w:rPr>
              <w:rFonts w:ascii="Consolas" w:eastAsia="Times New Roman" w:hAnsi="Consolas" w:cs="Times New Roman"/>
              <w:sz w:val="16"/>
              <w:szCs w:val="16"/>
              <w:lang w:eastAsia="tr-TR"/>
            </w:rPr>
          </w:rPrChange>
        </w:rPr>
        <w:pPrChange w:id="1402" w:author="LENOVO" w:date="2022-05-05T16:28:00Z">
          <w:pPr>
            <w:spacing w:after="0" w:line="240" w:lineRule="auto"/>
          </w:pPr>
        </w:pPrChange>
      </w:pPr>
      <w:r w:rsidRPr="00852540">
        <w:rPr>
          <w:rFonts w:ascii="Times New Roman" w:hAnsi="Times New Roman"/>
          <w:sz w:val="16"/>
          <w:rPrChange w:id="1403"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404"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405" w:author="LENOVO" w:date="2022-05-05T16:28:00Z">
            <w:rPr>
              <w:rFonts w:ascii="Consolas" w:eastAsia="Times New Roman" w:hAnsi="Consolas" w:cs="Times New Roman"/>
              <w:sz w:val="16"/>
              <w:szCs w:val="16"/>
              <w:lang w:eastAsia="tr-TR"/>
            </w:rPr>
          </w:rPrChange>
        </w:rPr>
        <w:t>)</w:t>
      </w:r>
    </w:p>
    <w:p w14:paraId="304CF529" w14:textId="77777777" w:rsidR="00055BAF" w:rsidRPr="00852540" w:rsidRDefault="00055BAF" w:rsidP="00916D08">
      <w:pPr>
        <w:spacing w:after="0" w:line="360" w:lineRule="auto"/>
        <w:rPr>
          <w:rFonts w:ascii="Times New Roman" w:hAnsi="Times New Roman"/>
          <w:sz w:val="16"/>
          <w:rPrChange w:id="1406" w:author="LENOVO" w:date="2022-05-05T16:28:00Z">
            <w:rPr>
              <w:rFonts w:ascii="Consolas" w:eastAsia="Times New Roman" w:hAnsi="Consolas" w:cs="Times New Roman"/>
              <w:sz w:val="16"/>
              <w:szCs w:val="16"/>
              <w:lang w:eastAsia="tr-TR"/>
            </w:rPr>
          </w:rPrChange>
        </w:rPr>
        <w:pPrChange w:id="1407" w:author="LENOVO" w:date="2022-05-05T16:28:00Z">
          <w:pPr>
            <w:spacing w:after="0" w:line="240" w:lineRule="auto"/>
          </w:pPr>
        </w:pPrChange>
      </w:pPr>
      <w:r w:rsidRPr="00852540">
        <w:rPr>
          <w:rFonts w:ascii="Times New Roman" w:hAnsi="Times New Roman"/>
          <w:sz w:val="16"/>
          <w:rPrChange w:id="1408"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409" w:author="LENOVO" w:date="2022-05-05T16:28:00Z">
            <w:rPr>
              <w:rFonts w:ascii="Consolas" w:eastAsia="Times New Roman" w:hAnsi="Consolas" w:cs="Times New Roman"/>
              <w:color w:val="AA04F9"/>
              <w:sz w:val="16"/>
              <w:szCs w:val="16"/>
              <w:lang w:eastAsia="tr-TR"/>
            </w:rPr>
          </w:rPrChange>
        </w:rPr>
        <w:t>'acceleration (m/s^2)'</w:t>
      </w:r>
      <w:r w:rsidRPr="00852540">
        <w:rPr>
          <w:rFonts w:ascii="Times New Roman" w:hAnsi="Times New Roman"/>
          <w:sz w:val="16"/>
          <w:rPrChange w:id="1410" w:author="LENOVO" w:date="2022-05-05T16:28:00Z">
            <w:rPr>
              <w:rFonts w:ascii="Consolas" w:eastAsia="Times New Roman" w:hAnsi="Consolas" w:cs="Times New Roman"/>
              <w:sz w:val="16"/>
              <w:szCs w:val="16"/>
              <w:lang w:eastAsia="tr-TR"/>
            </w:rPr>
          </w:rPrChange>
        </w:rPr>
        <w:t>)</w:t>
      </w:r>
    </w:p>
    <w:p w14:paraId="1365F2B3" w14:textId="77777777" w:rsidR="00055BAF" w:rsidRPr="00852540" w:rsidRDefault="00055BAF" w:rsidP="00916D08">
      <w:pPr>
        <w:spacing w:after="0" w:line="360" w:lineRule="auto"/>
        <w:rPr>
          <w:rFonts w:ascii="Times New Roman" w:hAnsi="Times New Roman"/>
          <w:sz w:val="16"/>
          <w:rPrChange w:id="1411" w:author="LENOVO" w:date="2022-05-05T16:28:00Z">
            <w:rPr>
              <w:rFonts w:ascii="Consolas" w:eastAsia="Times New Roman" w:hAnsi="Consolas" w:cs="Times New Roman"/>
              <w:sz w:val="16"/>
              <w:szCs w:val="16"/>
              <w:lang w:eastAsia="tr-TR"/>
            </w:rPr>
          </w:rPrChange>
        </w:rPr>
        <w:pPrChange w:id="1412" w:author="LENOVO" w:date="2022-05-05T16:28:00Z">
          <w:pPr>
            <w:spacing w:after="0" w:line="240" w:lineRule="auto"/>
          </w:pPr>
        </w:pPrChange>
      </w:pPr>
      <w:r w:rsidRPr="00852540">
        <w:rPr>
          <w:rFonts w:ascii="Times New Roman" w:hAnsi="Times New Roman"/>
          <w:color w:val="028009"/>
          <w:sz w:val="16"/>
          <w:rPrChange w:id="1413" w:author="LENOVO" w:date="2022-05-05T16:28:00Z">
            <w:rPr>
              <w:rFonts w:ascii="Consolas" w:eastAsia="Times New Roman" w:hAnsi="Consolas" w:cs="Times New Roman"/>
              <w:color w:val="028009"/>
              <w:sz w:val="16"/>
              <w:szCs w:val="16"/>
              <w:lang w:eastAsia="tr-TR"/>
            </w:rPr>
          </w:rPrChange>
        </w:rPr>
        <w:t>%% Ay</w:t>
      </w:r>
    </w:p>
    <w:p w14:paraId="491C7779" w14:textId="77777777" w:rsidR="00055BAF" w:rsidRPr="00852540" w:rsidRDefault="00055BAF" w:rsidP="00916D08">
      <w:pPr>
        <w:spacing w:after="0" w:line="360" w:lineRule="auto"/>
        <w:rPr>
          <w:rFonts w:ascii="Times New Roman" w:hAnsi="Times New Roman"/>
          <w:sz w:val="16"/>
          <w:rPrChange w:id="1414" w:author="LENOVO" w:date="2022-05-05T16:28:00Z">
            <w:rPr>
              <w:rFonts w:ascii="Consolas" w:eastAsia="Times New Roman" w:hAnsi="Consolas" w:cs="Times New Roman"/>
              <w:sz w:val="16"/>
              <w:szCs w:val="16"/>
              <w:lang w:eastAsia="tr-TR"/>
            </w:rPr>
          </w:rPrChange>
        </w:rPr>
        <w:pPrChange w:id="1415" w:author="LENOVO" w:date="2022-05-05T16:28:00Z">
          <w:pPr>
            <w:spacing w:after="0" w:line="240" w:lineRule="auto"/>
          </w:pPr>
        </w:pPrChange>
      </w:pPr>
      <w:r w:rsidRPr="00852540">
        <w:rPr>
          <w:rFonts w:ascii="Times New Roman" w:hAnsi="Times New Roman"/>
          <w:sz w:val="16"/>
          <w:rPrChange w:id="1416" w:author="LENOVO" w:date="2022-05-05T16:28:00Z">
            <w:rPr>
              <w:rFonts w:ascii="Consolas" w:eastAsia="Times New Roman" w:hAnsi="Consolas" w:cs="Times New Roman"/>
              <w:sz w:val="16"/>
              <w:szCs w:val="16"/>
              <w:lang w:eastAsia="tr-TR"/>
            </w:rPr>
          </w:rPrChange>
        </w:rPr>
        <w:t>t_2=linspace(0,tmax,length(Ay));</w:t>
      </w:r>
    </w:p>
    <w:p w14:paraId="64202A82" w14:textId="77777777" w:rsidR="00055BAF" w:rsidRPr="00852540" w:rsidRDefault="00055BAF" w:rsidP="00916D08">
      <w:pPr>
        <w:spacing w:after="0" w:line="360" w:lineRule="auto"/>
        <w:rPr>
          <w:rFonts w:ascii="Times New Roman" w:hAnsi="Times New Roman"/>
          <w:sz w:val="16"/>
          <w:rPrChange w:id="1417" w:author="LENOVO" w:date="2022-05-05T16:28:00Z">
            <w:rPr>
              <w:rFonts w:ascii="Consolas" w:eastAsia="Times New Roman" w:hAnsi="Consolas" w:cs="Times New Roman"/>
              <w:sz w:val="16"/>
              <w:szCs w:val="16"/>
              <w:lang w:eastAsia="tr-TR"/>
            </w:rPr>
          </w:rPrChange>
        </w:rPr>
        <w:pPrChange w:id="1418" w:author="LENOVO" w:date="2022-05-05T16:28:00Z">
          <w:pPr>
            <w:spacing w:after="0" w:line="240" w:lineRule="auto"/>
          </w:pPr>
        </w:pPrChange>
      </w:pPr>
      <w:r w:rsidRPr="00852540">
        <w:rPr>
          <w:rFonts w:ascii="Times New Roman" w:hAnsi="Times New Roman"/>
          <w:sz w:val="16"/>
          <w:rPrChange w:id="1419" w:author="LENOVO" w:date="2022-05-05T16:28:00Z">
            <w:rPr>
              <w:rFonts w:ascii="Consolas" w:eastAsia="Times New Roman" w:hAnsi="Consolas" w:cs="Times New Roman"/>
              <w:sz w:val="16"/>
              <w:szCs w:val="16"/>
              <w:lang w:eastAsia="tr-TR"/>
            </w:rPr>
          </w:rPrChange>
        </w:rPr>
        <w:t>createfigure1(t_2,Ay)</w:t>
      </w:r>
    </w:p>
    <w:p w14:paraId="410B96FE" w14:textId="77777777" w:rsidR="00055BAF" w:rsidRPr="00852540" w:rsidRDefault="00055BAF" w:rsidP="00916D08">
      <w:pPr>
        <w:spacing w:after="0" w:line="360" w:lineRule="auto"/>
        <w:rPr>
          <w:rFonts w:ascii="Times New Roman" w:hAnsi="Times New Roman"/>
          <w:sz w:val="16"/>
          <w:rPrChange w:id="1420" w:author="LENOVO" w:date="2022-05-05T16:28:00Z">
            <w:rPr>
              <w:rFonts w:ascii="Consolas" w:eastAsia="Times New Roman" w:hAnsi="Consolas" w:cs="Times New Roman"/>
              <w:sz w:val="16"/>
              <w:szCs w:val="16"/>
              <w:lang w:eastAsia="tr-TR"/>
            </w:rPr>
          </w:rPrChange>
        </w:rPr>
        <w:pPrChange w:id="1421" w:author="LENOVO" w:date="2022-05-05T16:28:00Z">
          <w:pPr>
            <w:spacing w:after="0" w:line="240" w:lineRule="auto"/>
          </w:pPr>
        </w:pPrChange>
      </w:pPr>
      <w:r w:rsidRPr="00852540">
        <w:rPr>
          <w:rFonts w:ascii="Times New Roman" w:hAnsi="Times New Roman"/>
          <w:sz w:val="16"/>
          <w:rPrChange w:id="1422"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423" w:author="LENOVO" w:date="2022-05-05T16:28:00Z">
            <w:rPr>
              <w:rFonts w:ascii="Consolas" w:eastAsia="Times New Roman" w:hAnsi="Consolas" w:cs="Times New Roman"/>
              <w:color w:val="AA04F9"/>
              <w:sz w:val="16"/>
              <w:szCs w:val="16"/>
              <w:lang w:eastAsia="tr-TR"/>
            </w:rPr>
          </w:rPrChange>
        </w:rPr>
        <w:t>'Rocket vertical acceleration'</w:t>
      </w:r>
      <w:r w:rsidRPr="00852540">
        <w:rPr>
          <w:rFonts w:ascii="Times New Roman" w:hAnsi="Times New Roman"/>
          <w:sz w:val="16"/>
          <w:rPrChange w:id="1424" w:author="LENOVO" w:date="2022-05-05T16:28:00Z">
            <w:rPr>
              <w:rFonts w:ascii="Consolas" w:eastAsia="Times New Roman" w:hAnsi="Consolas" w:cs="Times New Roman"/>
              <w:sz w:val="16"/>
              <w:szCs w:val="16"/>
              <w:lang w:eastAsia="tr-TR"/>
            </w:rPr>
          </w:rPrChange>
        </w:rPr>
        <w:t>)</w:t>
      </w:r>
    </w:p>
    <w:p w14:paraId="74AC58F9" w14:textId="77777777" w:rsidR="00055BAF" w:rsidRPr="00852540" w:rsidRDefault="00055BAF" w:rsidP="00916D08">
      <w:pPr>
        <w:spacing w:after="0" w:line="360" w:lineRule="auto"/>
        <w:rPr>
          <w:rFonts w:ascii="Times New Roman" w:hAnsi="Times New Roman"/>
          <w:sz w:val="16"/>
          <w:rPrChange w:id="1425" w:author="LENOVO" w:date="2022-05-05T16:28:00Z">
            <w:rPr>
              <w:rFonts w:ascii="Consolas" w:eastAsia="Times New Roman" w:hAnsi="Consolas" w:cs="Times New Roman"/>
              <w:sz w:val="16"/>
              <w:szCs w:val="16"/>
              <w:lang w:eastAsia="tr-TR"/>
            </w:rPr>
          </w:rPrChange>
        </w:rPr>
        <w:pPrChange w:id="1426" w:author="LENOVO" w:date="2022-05-05T16:28:00Z">
          <w:pPr>
            <w:spacing w:after="0" w:line="240" w:lineRule="auto"/>
          </w:pPr>
        </w:pPrChange>
      </w:pPr>
      <w:r w:rsidRPr="00852540">
        <w:rPr>
          <w:rFonts w:ascii="Times New Roman" w:hAnsi="Times New Roman"/>
          <w:color w:val="028009"/>
          <w:sz w:val="16"/>
          <w:rPrChange w:id="1427" w:author="LENOVO" w:date="2022-05-05T16:28:00Z">
            <w:rPr>
              <w:rFonts w:ascii="Consolas" w:eastAsia="Times New Roman" w:hAnsi="Consolas" w:cs="Times New Roman"/>
              <w:color w:val="028009"/>
              <w:sz w:val="16"/>
              <w:szCs w:val="16"/>
              <w:lang w:eastAsia="tr-TR"/>
            </w:rPr>
          </w:rPrChange>
        </w:rPr>
        <w:t>% ylim([1.5*min(Vy),1.5*max(Vy)])</w:t>
      </w:r>
    </w:p>
    <w:p w14:paraId="12DE4C55" w14:textId="77777777" w:rsidR="00055BAF" w:rsidRPr="00852540" w:rsidRDefault="00055BAF" w:rsidP="00916D08">
      <w:pPr>
        <w:spacing w:after="0" w:line="360" w:lineRule="auto"/>
        <w:rPr>
          <w:rFonts w:ascii="Times New Roman" w:hAnsi="Times New Roman"/>
          <w:sz w:val="16"/>
          <w:rPrChange w:id="1428" w:author="LENOVO" w:date="2022-05-05T16:28:00Z">
            <w:rPr>
              <w:rFonts w:ascii="Consolas" w:eastAsia="Times New Roman" w:hAnsi="Consolas" w:cs="Times New Roman"/>
              <w:sz w:val="16"/>
              <w:szCs w:val="16"/>
              <w:lang w:eastAsia="tr-TR"/>
            </w:rPr>
          </w:rPrChange>
        </w:rPr>
        <w:pPrChange w:id="1429" w:author="LENOVO" w:date="2022-05-05T16:28:00Z">
          <w:pPr>
            <w:spacing w:after="0" w:line="240" w:lineRule="auto"/>
          </w:pPr>
        </w:pPrChange>
      </w:pPr>
      <w:r w:rsidRPr="00852540">
        <w:rPr>
          <w:rFonts w:ascii="Times New Roman" w:hAnsi="Times New Roman"/>
          <w:sz w:val="16"/>
          <w:rPrChange w:id="1430" w:author="LENOVO" w:date="2022-05-05T16:28:00Z">
            <w:rPr>
              <w:rFonts w:ascii="Consolas" w:eastAsia="Times New Roman" w:hAnsi="Consolas" w:cs="Times New Roman"/>
              <w:sz w:val="16"/>
              <w:szCs w:val="16"/>
              <w:lang w:eastAsia="tr-TR"/>
            </w:rPr>
          </w:rPrChange>
        </w:rPr>
        <w:t xml:space="preserve">hold </w:t>
      </w:r>
      <w:r w:rsidRPr="00852540">
        <w:rPr>
          <w:rFonts w:ascii="Times New Roman" w:hAnsi="Times New Roman"/>
          <w:color w:val="AA04F9"/>
          <w:sz w:val="16"/>
          <w:rPrChange w:id="1431" w:author="LENOVO" w:date="2022-05-05T16:28:00Z">
            <w:rPr>
              <w:rFonts w:ascii="Consolas" w:eastAsia="Times New Roman" w:hAnsi="Consolas" w:cs="Times New Roman"/>
              <w:color w:val="AA04F9"/>
              <w:sz w:val="16"/>
              <w:szCs w:val="16"/>
              <w:lang w:eastAsia="tr-TR"/>
            </w:rPr>
          </w:rPrChange>
        </w:rPr>
        <w:t>on</w:t>
      </w:r>
      <w:r w:rsidRPr="00852540">
        <w:rPr>
          <w:rFonts w:ascii="Times New Roman" w:hAnsi="Times New Roman"/>
          <w:sz w:val="16"/>
          <w:rPrChange w:id="1432" w:author="LENOVO" w:date="2022-05-05T16:28:00Z">
            <w:rPr>
              <w:rFonts w:ascii="Consolas" w:eastAsia="Times New Roman" w:hAnsi="Consolas" w:cs="Times New Roman"/>
              <w:sz w:val="16"/>
              <w:szCs w:val="16"/>
              <w:lang w:eastAsia="tr-TR"/>
            </w:rPr>
          </w:rPrChange>
        </w:rPr>
        <w:t>;</w:t>
      </w:r>
    </w:p>
    <w:p w14:paraId="752326BA" w14:textId="77777777" w:rsidR="00055BAF" w:rsidRPr="00852540" w:rsidRDefault="00055BAF" w:rsidP="00916D08">
      <w:pPr>
        <w:spacing w:after="0" w:line="360" w:lineRule="auto"/>
        <w:rPr>
          <w:rFonts w:ascii="Times New Roman" w:hAnsi="Times New Roman"/>
          <w:sz w:val="16"/>
          <w:rPrChange w:id="1433" w:author="LENOVO" w:date="2022-05-05T16:28:00Z">
            <w:rPr>
              <w:rFonts w:ascii="Consolas" w:eastAsia="Times New Roman" w:hAnsi="Consolas" w:cs="Times New Roman"/>
              <w:sz w:val="16"/>
              <w:szCs w:val="16"/>
              <w:lang w:eastAsia="tr-TR"/>
            </w:rPr>
          </w:rPrChange>
        </w:rPr>
        <w:pPrChange w:id="1434" w:author="LENOVO" w:date="2022-05-05T16:28:00Z">
          <w:pPr>
            <w:spacing w:after="0" w:line="240" w:lineRule="auto"/>
          </w:pPr>
        </w:pPrChange>
      </w:pPr>
      <w:r w:rsidRPr="00852540">
        <w:rPr>
          <w:rFonts w:ascii="Times New Roman" w:hAnsi="Times New Roman"/>
          <w:sz w:val="16"/>
          <w:rPrChange w:id="1435" w:author="LENOVO" w:date="2022-05-05T16:28:00Z">
            <w:rPr>
              <w:rFonts w:ascii="Consolas" w:eastAsia="Times New Roman" w:hAnsi="Consolas" w:cs="Times New Roman"/>
              <w:sz w:val="16"/>
              <w:szCs w:val="16"/>
              <w:lang w:eastAsia="tr-TR"/>
            </w:rPr>
          </w:rPrChange>
        </w:rPr>
        <w:t>plot(t_2,0*Ay,</w:t>
      </w:r>
      <w:r w:rsidRPr="00852540">
        <w:rPr>
          <w:rFonts w:ascii="Times New Roman" w:hAnsi="Times New Roman"/>
          <w:color w:val="AA04F9"/>
          <w:sz w:val="16"/>
          <w:rPrChange w:id="1436" w:author="LENOVO" w:date="2022-05-05T16:28:00Z">
            <w:rPr>
              <w:rFonts w:ascii="Consolas" w:eastAsia="Times New Roman" w:hAnsi="Consolas" w:cs="Times New Roman"/>
              <w:color w:val="AA04F9"/>
              <w:sz w:val="16"/>
              <w:szCs w:val="16"/>
              <w:lang w:eastAsia="tr-TR"/>
            </w:rPr>
          </w:rPrChange>
        </w:rPr>
        <w:t>'--w'</w:t>
      </w:r>
      <w:r w:rsidRPr="00852540">
        <w:rPr>
          <w:rFonts w:ascii="Times New Roman" w:hAnsi="Times New Roman"/>
          <w:sz w:val="16"/>
          <w:rPrChange w:id="1437" w:author="LENOVO" w:date="2022-05-05T16:28:00Z">
            <w:rPr>
              <w:rFonts w:ascii="Consolas" w:eastAsia="Times New Roman" w:hAnsi="Consolas" w:cs="Times New Roman"/>
              <w:sz w:val="16"/>
              <w:szCs w:val="16"/>
              <w:lang w:eastAsia="tr-TR"/>
            </w:rPr>
          </w:rPrChange>
        </w:rPr>
        <w:t>)</w:t>
      </w:r>
    </w:p>
    <w:p w14:paraId="6091A335" w14:textId="77777777" w:rsidR="00055BAF" w:rsidRPr="00852540" w:rsidRDefault="00055BAF" w:rsidP="00916D08">
      <w:pPr>
        <w:spacing w:after="0" w:line="360" w:lineRule="auto"/>
        <w:rPr>
          <w:rFonts w:ascii="Times New Roman" w:hAnsi="Times New Roman"/>
          <w:sz w:val="16"/>
          <w:rPrChange w:id="1438" w:author="LENOVO" w:date="2022-05-05T16:28:00Z">
            <w:rPr>
              <w:rFonts w:ascii="Consolas" w:eastAsia="Times New Roman" w:hAnsi="Consolas" w:cs="Times New Roman"/>
              <w:sz w:val="16"/>
              <w:szCs w:val="16"/>
              <w:lang w:eastAsia="tr-TR"/>
            </w:rPr>
          </w:rPrChange>
        </w:rPr>
        <w:pPrChange w:id="1439" w:author="LENOVO" w:date="2022-05-05T16:28:00Z">
          <w:pPr>
            <w:spacing w:after="0" w:line="240" w:lineRule="auto"/>
          </w:pPr>
        </w:pPrChange>
      </w:pPr>
      <w:r w:rsidRPr="00852540">
        <w:rPr>
          <w:rFonts w:ascii="Times New Roman" w:hAnsi="Times New Roman"/>
          <w:sz w:val="16"/>
          <w:rPrChange w:id="1440"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441"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442" w:author="LENOVO" w:date="2022-05-05T16:28:00Z">
            <w:rPr>
              <w:rFonts w:ascii="Consolas" w:eastAsia="Times New Roman" w:hAnsi="Consolas" w:cs="Times New Roman"/>
              <w:sz w:val="16"/>
              <w:szCs w:val="16"/>
              <w:lang w:eastAsia="tr-TR"/>
            </w:rPr>
          </w:rPrChange>
        </w:rPr>
        <w:t>)</w:t>
      </w:r>
    </w:p>
    <w:p w14:paraId="4E2F08FC" w14:textId="77777777" w:rsidR="00055BAF" w:rsidRPr="00852540" w:rsidRDefault="00055BAF" w:rsidP="00916D08">
      <w:pPr>
        <w:spacing w:after="0" w:line="360" w:lineRule="auto"/>
        <w:rPr>
          <w:rFonts w:ascii="Times New Roman" w:hAnsi="Times New Roman"/>
          <w:sz w:val="16"/>
          <w:rPrChange w:id="1443" w:author="LENOVO" w:date="2022-05-05T16:28:00Z">
            <w:rPr>
              <w:rFonts w:ascii="Consolas" w:eastAsia="Times New Roman" w:hAnsi="Consolas" w:cs="Times New Roman"/>
              <w:sz w:val="16"/>
              <w:szCs w:val="16"/>
              <w:lang w:eastAsia="tr-TR"/>
            </w:rPr>
          </w:rPrChange>
        </w:rPr>
        <w:pPrChange w:id="1444" w:author="LENOVO" w:date="2022-05-05T16:28:00Z">
          <w:pPr>
            <w:spacing w:after="0" w:line="240" w:lineRule="auto"/>
          </w:pPr>
        </w:pPrChange>
      </w:pPr>
      <w:r w:rsidRPr="00852540">
        <w:rPr>
          <w:rFonts w:ascii="Times New Roman" w:hAnsi="Times New Roman"/>
          <w:sz w:val="16"/>
          <w:rPrChange w:id="1445"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446" w:author="LENOVO" w:date="2022-05-05T16:28:00Z">
            <w:rPr>
              <w:rFonts w:ascii="Consolas" w:eastAsia="Times New Roman" w:hAnsi="Consolas" w:cs="Times New Roman"/>
              <w:color w:val="AA04F9"/>
              <w:sz w:val="16"/>
              <w:szCs w:val="16"/>
              <w:lang w:eastAsia="tr-TR"/>
            </w:rPr>
          </w:rPrChange>
        </w:rPr>
        <w:t>'acceleration (m/s^2)'</w:t>
      </w:r>
      <w:r w:rsidRPr="00852540">
        <w:rPr>
          <w:rFonts w:ascii="Times New Roman" w:hAnsi="Times New Roman"/>
          <w:sz w:val="16"/>
          <w:rPrChange w:id="1447" w:author="LENOVO" w:date="2022-05-05T16:28:00Z">
            <w:rPr>
              <w:rFonts w:ascii="Consolas" w:eastAsia="Times New Roman" w:hAnsi="Consolas" w:cs="Times New Roman"/>
              <w:sz w:val="16"/>
              <w:szCs w:val="16"/>
              <w:lang w:eastAsia="tr-TR"/>
            </w:rPr>
          </w:rPrChange>
        </w:rPr>
        <w:t>)</w:t>
      </w:r>
    </w:p>
    <w:p w14:paraId="7D78987D" w14:textId="77777777" w:rsidR="00055BAF" w:rsidRPr="00852540" w:rsidRDefault="00055BAF" w:rsidP="00916D08">
      <w:pPr>
        <w:spacing w:after="0" w:line="360" w:lineRule="auto"/>
        <w:rPr>
          <w:rFonts w:ascii="Times New Roman" w:hAnsi="Times New Roman"/>
          <w:sz w:val="16"/>
          <w:rPrChange w:id="1448" w:author="LENOVO" w:date="2022-05-05T16:28:00Z">
            <w:rPr>
              <w:rFonts w:ascii="Consolas" w:eastAsia="Times New Roman" w:hAnsi="Consolas" w:cs="Times New Roman"/>
              <w:sz w:val="16"/>
              <w:szCs w:val="16"/>
              <w:lang w:eastAsia="tr-TR"/>
            </w:rPr>
          </w:rPrChange>
        </w:rPr>
        <w:pPrChange w:id="1449" w:author="LENOVO" w:date="2022-05-05T16:28:00Z">
          <w:pPr>
            <w:spacing w:after="0" w:line="240" w:lineRule="auto"/>
          </w:pPr>
        </w:pPrChange>
      </w:pPr>
    </w:p>
    <w:p w14:paraId="167EF7A9" w14:textId="77777777" w:rsidR="00055BAF" w:rsidRPr="00852540" w:rsidRDefault="00055BAF" w:rsidP="00916D08">
      <w:pPr>
        <w:spacing w:after="0" w:line="360" w:lineRule="auto"/>
        <w:rPr>
          <w:rFonts w:ascii="Times New Roman" w:hAnsi="Times New Roman"/>
          <w:sz w:val="16"/>
          <w:rPrChange w:id="1450" w:author="LENOVO" w:date="2022-05-05T16:28:00Z">
            <w:rPr>
              <w:rFonts w:ascii="Consolas" w:eastAsia="Times New Roman" w:hAnsi="Consolas" w:cs="Times New Roman"/>
              <w:sz w:val="16"/>
              <w:szCs w:val="16"/>
              <w:lang w:eastAsia="tr-TR"/>
            </w:rPr>
          </w:rPrChange>
        </w:rPr>
        <w:pPrChange w:id="1451" w:author="LENOVO" w:date="2022-05-05T16:28:00Z">
          <w:pPr>
            <w:spacing w:after="0" w:line="240" w:lineRule="auto"/>
          </w:pPr>
        </w:pPrChange>
      </w:pPr>
      <w:r w:rsidRPr="00852540">
        <w:rPr>
          <w:rFonts w:ascii="Times New Roman" w:hAnsi="Times New Roman"/>
          <w:color w:val="028009"/>
          <w:sz w:val="16"/>
          <w:rPrChange w:id="1452" w:author="LENOVO" w:date="2022-05-05T16:28:00Z">
            <w:rPr>
              <w:rFonts w:ascii="Consolas" w:eastAsia="Times New Roman" w:hAnsi="Consolas" w:cs="Times New Roman"/>
              <w:color w:val="028009"/>
              <w:sz w:val="16"/>
              <w:szCs w:val="16"/>
              <w:lang w:eastAsia="tr-TR"/>
            </w:rPr>
          </w:rPrChange>
        </w:rPr>
        <w:t>%% Plot the forces</w:t>
      </w:r>
    </w:p>
    <w:p w14:paraId="1FEFD8CD" w14:textId="77777777" w:rsidR="00055BAF" w:rsidRPr="00852540" w:rsidRDefault="00055BAF" w:rsidP="00916D08">
      <w:pPr>
        <w:spacing w:after="0" w:line="360" w:lineRule="auto"/>
        <w:rPr>
          <w:rFonts w:ascii="Times New Roman" w:hAnsi="Times New Roman"/>
          <w:sz w:val="16"/>
          <w:rPrChange w:id="1453" w:author="LENOVO" w:date="2022-05-05T16:28:00Z">
            <w:rPr>
              <w:rFonts w:ascii="Consolas" w:eastAsia="Times New Roman" w:hAnsi="Consolas" w:cs="Times New Roman"/>
              <w:sz w:val="16"/>
              <w:szCs w:val="16"/>
              <w:lang w:eastAsia="tr-TR"/>
            </w:rPr>
          </w:rPrChange>
        </w:rPr>
        <w:pPrChange w:id="1454" w:author="LENOVO" w:date="2022-05-05T16:28:00Z">
          <w:pPr>
            <w:spacing w:after="0" w:line="240" w:lineRule="auto"/>
          </w:pPr>
        </w:pPrChange>
      </w:pPr>
      <w:r w:rsidRPr="00852540">
        <w:rPr>
          <w:rFonts w:ascii="Times New Roman" w:hAnsi="Times New Roman"/>
          <w:sz w:val="16"/>
          <w:rPrChange w:id="1455" w:author="LENOVO" w:date="2022-05-05T16:28:00Z">
            <w:rPr>
              <w:rFonts w:ascii="Consolas" w:eastAsia="Times New Roman" w:hAnsi="Consolas" w:cs="Times New Roman"/>
              <w:sz w:val="16"/>
              <w:szCs w:val="16"/>
              <w:lang w:eastAsia="tr-TR"/>
            </w:rPr>
          </w:rPrChange>
        </w:rPr>
        <w:t>createfigure1(t(1:length(new_thrust)),new_thrust.*(M(1:length(new_thrust))/1000));</w:t>
      </w:r>
    </w:p>
    <w:p w14:paraId="4F5CF21C" w14:textId="77777777" w:rsidR="00055BAF" w:rsidRPr="00852540" w:rsidRDefault="00055BAF" w:rsidP="00916D08">
      <w:pPr>
        <w:spacing w:after="0" w:line="360" w:lineRule="auto"/>
        <w:rPr>
          <w:rFonts w:ascii="Times New Roman" w:hAnsi="Times New Roman"/>
          <w:sz w:val="16"/>
          <w:rPrChange w:id="1456" w:author="LENOVO" w:date="2022-05-05T16:28:00Z">
            <w:rPr>
              <w:rFonts w:ascii="Consolas" w:eastAsia="Times New Roman" w:hAnsi="Consolas" w:cs="Times New Roman"/>
              <w:sz w:val="16"/>
              <w:szCs w:val="16"/>
              <w:lang w:eastAsia="tr-TR"/>
            </w:rPr>
          </w:rPrChange>
        </w:rPr>
        <w:pPrChange w:id="1457" w:author="LENOVO" w:date="2022-05-05T16:28:00Z">
          <w:pPr>
            <w:spacing w:after="0" w:line="240" w:lineRule="auto"/>
          </w:pPr>
        </w:pPrChange>
      </w:pPr>
      <w:r w:rsidRPr="00852540">
        <w:rPr>
          <w:rFonts w:ascii="Times New Roman" w:hAnsi="Times New Roman"/>
          <w:sz w:val="16"/>
          <w:rPrChange w:id="1458"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459" w:author="LENOVO" w:date="2022-05-05T16:28:00Z">
            <w:rPr>
              <w:rFonts w:ascii="Consolas" w:eastAsia="Times New Roman" w:hAnsi="Consolas" w:cs="Times New Roman"/>
              <w:color w:val="AA04F9"/>
              <w:sz w:val="16"/>
              <w:szCs w:val="16"/>
              <w:lang w:eastAsia="tr-TR"/>
            </w:rPr>
          </w:rPrChange>
        </w:rPr>
        <w:t>'Thrust force'</w:t>
      </w:r>
      <w:r w:rsidRPr="00852540">
        <w:rPr>
          <w:rFonts w:ascii="Times New Roman" w:hAnsi="Times New Roman"/>
          <w:sz w:val="16"/>
          <w:rPrChange w:id="1460" w:author="LENOVO" w:date="2022-05-05T16:28:00Z">
            <w:rPr>
              <w:rFonts w:ascii="Consolas" w:eastAsia="Times New Roman" w:hAnsi="Consolas" w:cs="Times New Roman"/>
              <w:sz w:val="16"/>
              <w:szCs w:val="16"/>
              <w:lang w:eastAsia="tr-TR"/>
            </w:rPr>
          </w:rPrChange>
        </w:rPr>
        <w:t>)</w:t>
      </w:r>
    </w:p>
    <w:p w14:paraId="3BC0FA82" w14:textId="77777777" w:rsidR="00055BAF" w:rsidRPr="00852540" w:rsidRDefault="00055BAF" w:rsidP="00916D08">
      <w:pPr>
        <w:spacing w:after="0" w:line="360" w:lineRule="auto"/>
        <w:rPr>
          <w:rFonts w:ascii="Times New Roman" w:hAnsi="Times New Roman"/>
          <w:sz w:val="16"/>
          <w:rPrChange w:id="1461" w:author="LENOVO" w:date="2022-05-05T16:28:00Z">
            <w:rPr>
              <w:rFonts w:ascii="Consolas" w:eastAsia="Times New Roman" w:hAnsi="Consolas" w:cs="Times New Roman"/>
              <w:sz w:val="16"/>
              <w:szCs w:val="16"/>
              <w:lang w:eastAsia="tr-TR"/>
            </w:rPr>
          </w:rPrChange>
        </w:rPr>
        <w:pPrChange w:id="1462" w:author="LENOVO" w:date="2022-05-05T16:28:00Z">
          <w:pPr>
            <w:spacing w:after="0" w:line="240" w:lineRule="auto"/>
          </w:pPr>
        </w:pPrChange>
      </w:pPr>
      <w:r w:rsidRPr="00852540">
        <w:rPr>
          <w:rFonts w:ascii="Times New Roman" w:hAnsi="Times New Roman"/>
          <w:sz w:val="16"/>
          <w:rPrChange w:id="1463"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464"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465" w:author="LENOVO" w:date="2022-05-05T16:28:00Z">
            <w:rPr>
              <w:rFonts w:ascii="Consolas" w:eastAsia="Times New Roman" w:hAnsi="Consolas" w:cs="Times New Roman"/>
              <w:sz w:val="16"/>
              <w:szCs w:val="16"/>
              <w:lang w:eastAsia="tr-TR"/>
            </w:rPr>
          </w:rPrChange>
        </w:rPr>
        <w:t>)</w:t>
      </w:r>
    </w:p>
    <w:p w14:paraId="75571B00" w14:textId="77777777" w:rsidR="00055BAF" w:rsidRPr="00852540" w:rsidRDefault="00055BAF" w:rsidP="00916D08">
      <w:pPr>
        <w:spacing w:after="0" w:line="360" w:lineRule="auto"/>
        <w:rPr>
          <w:rFonts w:ascii="Times New Roman" w:hAnsi="Times New Roman"/>
          <w:sz w:val="16"/>
          <w:rPrChange w:id="1466" w:author="LENOVO" w:date="2022-05-05T16:28:00Z">
            <w:rPr>
              <w:rFonts w:ascii="Consolas" w:eastAsia="Times New Roman" w:hAnsi="Consolas" w:cs="Times New Roman"/>
              <w:sz w:val="16"/>
              <w:szCs w:val="16"/>
              <w:lang w:eastAsia="tr-TR"/>
            </w:rPr>
          </w:rPrChange>
        </w:rPr>
        <w:pPrChange w:id="1467" w:author="LENOVO" w:date="2022-05-05T16:28:00Z">
          <w:pPr>
            <w:spacing w:after="0" w:line="240" w:lineRule="auto"/>
          </w:pPr>
        </w:pPrChange>
      </w:pPr>
      <w:r w:rsidRPr="00852540">
        <w:rPr>
          <w:rFonts w:ascii="Times New Roman" w:hAnsi="Times New Roman"/>
          <w:sz w:val="16"/>
          <w:rPrChange w:id="1468"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469" w:author="LENOVO" w:date="2022-05-05T16:28:00Z">
            <w:rPr>
              <w:rFonts w:ascii="Consolas" w:eastAsia="Times New Roman" w:hAnsi="Consolas" w:cs="Times New Roman"/>
              <w:color w:val="AA04F9"/>
              <w:sz w:val="16"/>
              <w:szCs w:val="16"/>
              <w:lang w:eastAsia="tr-TR"/>
            </w:rPr>
          </w:rPrChange>
        </w:rPr>
        <w:t>'force (kN)'</w:t>
      </w:r>
      <w:r w:rsidRPr="00852540">
        <w:rPr>
          <w:rFonts w:ascii="Times New Roman" w:hAnsi="Times New Roman"/>
          <w:sz w:val="16"/>
          <w:rPrChange w:id="1470" w:author="LENOVO" w:date="2022-05-05T16:28:00Z">
            <w:rPr>
              <w:rFonts w:ascii="Consolas" w:eastAsia="Times New Roman" w:hAnsi="Consolas" w:cs="Times New Roman"/>
              <w:sz w:val="16"/>
              <w:szCs w:val="16"/>
              <w:lang w:eastAsia="tr-TR"/>
            </w:rPr>
          </w:rPrChange>
        </w:rPr>
        <w:t>)</w:t>
      </w:r>
    </w:p>
    <w:p w14:paraId="29B3BDAC" w14:textId="77777777" w:rsidR="00055BAF" w:rsidRPr="00852540" w:rsidRDefault="00055BAF" w:rsidP="00916D08">
      <w:pPr>
        <w:spacing w:after="0" w:line="360" w:lineRule="auto"/>
        <w:rPr>
          <w:rFonts w:ascii="Times New Roman" w:hAnsi="Times New Roman"/>
          <w:sz w:val="16"/>
          <w:rPrChange w:id="1471" w:author="LENOVO" w:date="2022-05-05T16:28:00Z">
            <w:rPr>
              <w:rFonts w:ascii="Consolas" w:eastAsia="Times New Roman" w:hAnsi="Consolas" w:cs="Times New Roman"/>
              <w:sz w:val="16"/>
              <w:szCs w:val="16"/>
              <w:lang w:eastAsia="tr-TR"/>
            </w:rPr>
          </w:rPrChange>
        </w:rPr>
        <w:pPrChange w:id="1472" w:author="LENOVO" w:date="2022-05-05T16:28:00Z">
          <w:pPr>
            <w:spacing w:after="0" w:line="240" w:lineRule="auto"/>
          </w:pPr>
        </w:pPrChange>
      </w:pPr>
      <w:r w:rsidRPr="00852540">
        <w:rPr>
          <w:rFonts w:ascii="Times New Roman" w:hAnsi="Times New Roman"/>
          <w:color w:val="028009"/>
          <w:sz w:val="16"/>
          <w:rPrChange w:id="1473" w:author="LENOVO" w:date="2022-05-05T16:28:00Z">
            <w:rPr>
              <w:rFonts w:ascii="Consolas" w:eastAsia="Times New Roman" w:hAnsi="Consolas" w:cs="Times New Roman"/>
              <w:color w:val="028009"/>
              <w:sz w:val="16"/>
              <w:szCs w:val="16"/>
              <w:lang w:eastAsia="tr-TR"/>
            </w:rPr>
          </w:rPrChange>
        </w:rPr>
        <w:t>% ylim([-0.5*max(new_thrust.*M(1:length(new_thrust))/1000),1.5*max(new_thrust.*M(1:length(new_thrust))/1000)])</w:t>
      </w:r>
    </w:p>
    <w:p w14:paraId="6F802DE6" w14:textId="77777777" w:rsidR="00055BAF" w:rsidRPr="00852540" w:rsidRDefault="00055BAF" w:rsidP="00916D08">
      <w:pPr>
        <w:spacing w:after="0" w:line="360" w:lineRule="auto"/>
        <w:rPr>
          <w:rFonts w:ascii="Times New Roman" w:hAnsi="Times New Roman"/>
          <w:sz w:val="16"/>
          <w:rPrChange w:id="1474" w:author="LENOVO" w:date="2022-05-05T16:28:00Z">
            <w:rPr>
              <w:rFonts w:ascii="Consolas" w:eastAsia="Times New Roman" w:hAnsi="Consolas" w:cs="Times New Roman"/>
              <w:sz w:val="16"/>
              <w:szCs w:val="16"/>
              <w:lang w:eastAsia="tr-TR"/>
            </w:rPr>
          </w:rPrChange>
        </w:rPr>
        <w:pPrChange w:id="1475" w:author="LENOVO" w:date="2022-05-05T16:28:00Z">
          <w:pPr>
            <w:spacing w:after="0" w:line="240" w:lineRule="auto"/>
          </w:pPr>
        </w:pPrChange>
      </w:pPr>
      <w:r w:rsidRPr="00852540">
        <w:rPr>
          <w:rFonts w:ascii="Times New Roman" w:hAnsi="Times New Roman"/>
          <w:color w:val="028009"/>
          <w:sz w:val="16"/>
          <w:rPrChange w:id="1476" w:author="LENOVO" w:date="2022-05-05T16:28:00Z">
            <w:rPr>
              <w:rFonts w:ascii="Consolas" w:eastAsia="Times New Roman" w:hAnsi="Consolas" w:cs="Times New Roman"/>
              <w:color w:val="028009"/>
              <w:sz w:val="16"/>
              <w:szCs w:val="16"/>
              <w:lang w:eastAsia="tr-TR"/>
            </w:rPr>
          </w:rPrChange>
        </w:rPr>
        <w:t>% figure</w:t>
      </w:r>
    </w:p>
    <w:p w14:paraId="236DB629" w14:textId="77777777" w:rsidR="00055BAF" w:rsidRPr="00852540" w:rsidRDefault="00055BAF" w:rsidP="00916D08">
      <w:pPr>
        <w:spacing w:after="0" w:line="360" w:lineRule="auto"/>
        <w:rPr>
          <w:rFonts w:ascii="Times New Roman" w:hAnsi="Times New Roman"/>
          <w:sz w:val="16"/>
          <w:rPrChange w:id="1477" w:author="LENOVO" w:date="2022-05-05T16:28:00Z">
            <w:rPr>
              <w:rFonts w:ascii="Consolas" w:eastAsia="Times New Roman" w:hAnsi="Consolas" w:cs="Times New Roman"/>
              <w:sz w:val="16"/>
              <w:szCs w:val="16"/>
              <w:lang w:eastAsia="tr-TR"/>
            </w:rPr>
          </w:rPrChange>
        </w:rPr>
        <w:pPrChange w:id="1478" w:author="LENOVO" w:date="2022-05-05T16:28:00Z">
          <w:pPr>
            <w:spacing w:after="0" w:line="240" w:lineRule="auto"/>
          </w:pPr>
        </w:pPrChange>
      </w:pPr>
      <w:r w:rsidRPr="00852540">
        <w:rPr>
          <w:rFonts w:ascii="Times New Roman" w:hAnsi="Times New Roman"/>
          <w:color w:val="028009"/>
          <w:sz w:val="16"/>
          <w:rPrChange w:id="1479" w:author="LENOVO" w:date="2022-05-05T16:28:00Z">
            <w:rPr>
              <w:rFonts w:ascii="Consolas" w:eastAsia="Times New Roman" w:hAnsi="Consolas" w:cs="Times New Roman"/>
              <w:color w:val="028009"/>
              <w:sz w:val="16"/>
              <w:szCs w:val="16"/>
              <w:lang w:eastAsia="tr-TR"/>
            </w:rPr>
          </w:rPrChange>
        </w:rPr>
        <w:t>% plot(t,Drag.*M,t,line,'--k')</w:t>
      </w:r>
    </w:p>
    <w:p w14:paraId="42F2020F" w14:textId="77777777" w:rsidR="00055BAF" w:rsidRPr="00852540" w:rsidRDefault="00055BAF" w:rsidP="00916D08">
      <w:pPr>
        <w:spacing w:after="0" w:line="360" w:lineRule="auto"/>
        <w:rPr>
          <w:rFonts w:ascii="Times New Roman" w:hAnsi="Times New Roman"/>
          <w:sz w:val="16"/>
          <w:rPrChange w:id="1480" w:author="LENOVO" w:date="2022-05-05T16:28:00Z">
            <w:rPr>
              <w:rFonts w:ascii="Consolas" w:eastAsia="Times New Roman" w:hAnsi="Consolas" w:cs="Times New Roman"/>
              <w:sz w:val="16"/>
              <w:szCs w:val="16"/>
              <w:lang w:eastAsia="tr-TR"/>
            </w:rPr>
          </w:rPrChange>
        </w:rPr>
        <w:pPrChange w:id="1481" w:author="LENOVO" w:date="2022-05-05T16:28:00Z">
          <w:pPr>
            <w:spacing w:after="0" w:line="240" w:lineRule="auto"/>
          </w:pPr>
        </w:pPrChange>
      </w:pPr>
      <w:r w:rsidRPr="00852540">
        <w:rPr>
          <w:rFonts w:ascii="Times New Roman" w:hAnsi="Times New Roman"/>
          <w:color w:val="028009"/>
          <w:sz w:val="16"/>
          <w:rPrChange w:id="1482" w:author="LENOVO" w:date="2022-05-05T16:28:00Z">
            <w:rPr>
              <w:rFonts w:ascii="Consolas" w:eastAsia="Times New Roman" w:hAnsi="Consolas" w:cs="Times New Roman"/>
              <w:color w:val="028009"/>
              <w:sz w:val="16"/>
              <w:szCs w:val="16"/>
              <w:lang w:eastAsia="tr-TR"/>
            </w:rPr>
          </w:rPrChange>
        </w:rPr>
        <w:t>% title('Drag force')</w:t>
      </w:r>
    </w:p>
    <w:p w14:paraId="5945D802" w14:textId="77777777" w:rsidR="00055BAF" w:rsidRPr="00852540" w:rsidRDefault="00055BAF" w:rsidP="00916D08">
      <w:pPr>
        <w:spacing w:after="0" w:line="360" w:lineRule="auto"/>
        <w:rPr>
          <w:rFonts w:ascii="Times New Roman" w:hAnsi="Times New Roman"/>
          <w:sz w:val="16"/>
          <w:rPrChange w:id="1483" w:author="LENOVO" w:date="2022-05-05T16:28:00Z">
            <w:rPr>
              <w:rFonts w:ascii="Consolas" w:eastAsia="Times New Roman" w:hAnsi="Consolas" w:cs="Times New Roman"/>
              <w:sz w:val="16"/>
              <w:szCs w:val="16"/>
              <w:lang w:eastAsia="tr-TR"/>
            </w:rPr>
          </w:rPrChange>
        </w:rPr>
        <w:pPrChange w:id="1484" w:author="LENOVO" w:date="2022-05-05T16:28:00Z">
          <w:pPr>
            <w:spacing w:after="0" w:line="240" w:lineRule="auto"/>
          </w:pPr>
        </w:pPrChange>
      </w:pPr>
      <w:r w:rsidRPr="00852540">
        <w:rPr>
          <w:rFonts w:ascii="Times New Roman" w:hAnsi="Times New Roman"/>
          <w:color w:val="028009"/>
          <w:sz w:val="16"/>
          <w:rPrChange w:id="1485" w:author="LENOVO" w:date="2022-05-05T16:28:00Z">
            <w:rPr>
              <w:rFonts w:ascii="Consolas" w:eastAsia="Times New Roman" w:hAnsi="Consolas" w:cs="Times New Roman"/>
              <w:color w:val="028009"/>
              <w:sz w:val="16"/>
              <w:szCs w:val="16"/>
              <w:lang w:eastAsia="tr-TR"/>
            </w:rPr>
          </w:rPrChange>
        </w:rPr>
        <w:t>% xlabel('time (s)')</w:t>
      </w:r>
    </w:p>
    <w:p w14:paraId="677CA768" w14:textId="77777777" w:rsidR="00055BAF" w:rsidRPr="00852540" w:rsidRDefault="00055BAF" w:rsidP="00916D08">
      <w:pPr>
        <w:spacing w:after="0" w:line="360" w:lineRule="auto"/>
        <w:rPr>
          <w:rFonts w:ascii="Times New Roman" w:hAnsi="Times New Roman"/>
          <w:sz w:val="16"/>
          <w:rPrChange w:id="1486" w:author="LENOVO" w:date="2022-05-05T16:28:00Z">
            <w:rPr>
              <w:rFonts w:ascii="Consolas" w:eastAsia="Times New Roman" w:hAnsi="Consolas" w:cs="Times New Roman"/>
              <w:sz w:val="16"/>
              <w:szCs w:val="16"/>
              <w:lang w:eastAsia="tr-TR"/>
            </w:rPr>
          </w:rPrChange>
        </w:rPr>
        <w:pPrChange w:id="1487" w:author="LENOVO" w:date="2022-05-05T16:28:00Z">
          <w:pPr>
            <w:spacing w:after="0" w:line="240" w:lineRule="auto"/>
          </w:pPr>
        </w:pPrChange>
      </w:pPr>
      <w:r w:rsidRPr="00852540">
        <w:rPr>
          <w:rFonts w:ascii="Times New Roman" w:hAnsi="Times New Roman"/>
          <w:color w:val="028009"/>
          <w:sz w:val="16"/>
          <w:rPrChange w:id="1488" w:author="LENOVO" w:date="2022-05-05T16:28:00Z">
            <w:rPr>
              <w:rFonts w:ascii="Consolas" w:eastAsia="Times New Roman" w:hAnsi="Consolas" w:cs="Times New Roman"/>
              <w:color w:val="028009"/>
              <w:sz w:val="16"/>
              <w:szCs w:val="16"/>
              <w:lang w:eastAsia="tr-TR"/>
            </w:rPr>
          </w:rPrChange>
        </w:rPr>
        <w:t>% ylabel('force (N)')</w:t>
      </w:r>
    </w:p>
    <w:p w14:paraId="342F2317" w14:textId="77777777" w:rsidR="00055BAF" w:rsidRPr="00852540" w:rsidRDefault="00055BAF" w:rsidP="00916D08">
      <w:pPr>
        <w:spacing w:after="0" w:line="360" w:lineRule="auto"/>
        <w:rPr>
          <w:rFonts w:ascii="Times New Roman" w:hAnsi="Times New Roman"/>
          <w:sz w:val="16"/>
          <w:rPrChange w:id="1489" w:author="LENOVO" w:date="2022-05-05T16:28:00Z">
            <w:rPr>
              <w:rFonts w:ascii="Consolas" w:eastAsia="Times New Roman" w:hAnsi="Consolas" w:cs="Times New Roman"/>
              <w:sz w:val="16"/>
              <w:szCs w:val="16"/>
              <w:lang w:eastAsia="tr-TR"/>
            </w:rPr>
          </w:rPrChange>
        </w:rPr>
        <w:pPrChange w:id="1490" w:author="LENOVO" w:date="2022-05-05T16:28:00Z">
          <w:pPr>
            <w:spacing w:after="0" w:line="240" w:lineRule="auto"/>
          </w:pPr>
        </w:pPrChange>
      </w:pPr>
    </w:p>
    <w:p w14:paraId="0F61E8D3" w14:textId="77777777" w:rsidR="00055BAF" w:rsidRPr="00852540" w:rsidRDefault="00055BAF" w:rsidP="00916D08">
      <w:pPr>
        <w:spacing w:after="0" w:line="360" w:lineRule="auto"/>
        <w:rPr>
          <w:rFonts w:ascii="Times New Roman" w:hAnsi="Times New Roman"/>
          <w:sz w:val="16"/>
          <w:rPrChange w:id="1491" w:author="LENOVO" w:date="2022-05-05T16:28:00Z">
            <w:rPr>
              <w:rFonts w:ascii="Consolas" w:eastAsia="Times New Roman" w:hAnsi="Consolas" w:cs="Times New Roman"/>
              <w:sz w:val="16"/>
              <w:szCs w:val="16"/>
              <w:lang w:eastAsia="tr-TR"/>
            </w:rPr>
          </w:rPrChange>
        </w:rPr>
        <w:pPrChange w:id="1492" w:author="LENOVO" w:date="2022-05-05T16:28:00Z">
          <w:pPr>
            <w:spacing w:after="0" w:line="240" w:lineRule="auto"/>
          </w:pPr>
        </w:pPrChange>
      </w:pPr>
      <w:r w:rsidRPr="00852540">
        <w:rPr>
          <w:rFonts w:ascii="Times New Roman" w:hAnsi="Times New Roman"/>
          <w:color w:val="028009"/>
          <w:sz w:val="16"/>
          <w:rPrChange w:id="1493" w:author="LENOVO" w:date="2022-05-05T16:28:00Z">
            <w:rPr>
              <w:rFonts w:ascii="Consolas" w:eastAsia="Times New Roman" w:hAnsi="Consolas" w:cs="Times New Roman"/>
              <w:color w:val="028009"/>
              <w:sz w:val="16"/>
              <w:szCs w:val="16"/>
              <w:lang w:eastAsia="tr-TR"/>
            </w:rPr>
          </w:rPrChange>
        </w:rPr>
        <w:t>%% itki</w:t>
      </w:r>
    </w:p>
    <w:p w14:paraId="3A2D945C" w14:textId="77777777" w:rsidR="00055BAF" w:rsidRPr="00852540" w:rsidRDefault="00055BAF" w:rsidP="00916D08">
      <w:pPr>
        <w:spacing w:after="0" w:line="360" w:lineRule="auto"/>
        <w:rPr>
          <w:rFonts w:ascii="Times New Roman" w:hAnsi="Times New Roman"/>
          <w:sz w:val="16"/>
          <w:rPrChange w:id="1494" w:author="LENOVO" w:date="2022-05-05T16:28:00Z">
            <w:rPr>
              <w:rFonts w:ascii="Consolas" w:eastAsia="Times New Roman" w:hAnsi="Consolas" w:cs="Times New Roman"/>
              <w:sz w:val="16"/>
              <w:szCs w:val="16"/>
              <w:lang w:eastAsia="tr-TR"/>
            </w:rPr>
          </w:rPrChange>
        </w:rPr>
        <w:pPrChange w:id="1495" w:author="LENOVO" w:date="2022-05-05T16:28:00Z">
          <w:pPr>
            <w:spacing w:after="0" w:line="240" w:lineRule="auto"/>
          </w:pPr>
        </w:pPrChange>
      </w:pPr>
    </w:p>
    <w:p w14:paraId="01A15F9F" w14:textId="77777777" w:rsidR="00055BAF" w:rsidRPr="00852540" w:rsidRDefault="00055BAF" w:rsidP="00916D08">
      <w:pPr>
        <w:spacing w:after="0" w:line="360" w:lineRule="auto"/>
        <w:rPr>
          <w:rFonts w:ascii="Times New Roman" w:hAnsi="Times New Roman"/>
          <w:sz w:val="16"/>
          <w:rPrChange w:id="1496" w:author="LENOVO" w:date="2022-05-05T16:28:00Z">
            <w:rPr>
              <w:rFonts w:ascii="Consolas" w:eastAsia="Times New Roman" w:hAnsi="Consolas" w:cs="Times New Roman"/>
              <w:sz w:val="16"/>
              <w:szCs w:val="16"/>
              <w:lang w:eastAsia="tr-TR"/>
            </w:rPr>
          </w:rPrChange>
        </w:rPr>
        <w:pPrChange w:id="1497" w:author="LENOVO" w:date="2022-05-05T16:28:00Z">
          <w:pPr>
            <w:spacing w:after="0" w:line="240" w:lineRule="auto"/>
          </w:pPr>
        </w:pPrChange>
      </w:pPr>
      <w:r w:rsidRPr="00852540">
        <w:rPr>
          <w:rFonts w:ascii="Times New Roman" w:hAnsi="Times New Roman"/>
          <w:sz w:val="16"/>
          <w:rPrChange w:id="1498" w:author="LENOVO" w:date="2022-05-05T16:28:00Z">
            <w:rPr>
              <w:rFonts w:ascii="Consolas" w:eastAsia="Times New Roman" w:hAnsi="Consolas" w:cs="Times New Roman"/>
              <w:sz w:val="16"/>
              <w:szCs w:val="16"/>
              <w:lang w:eastAsia="tr-TR"/>
            </w:rPr>
          </w:rPrChange>
        </w:rPr>
        <w:t>createfigure1(itki(:,1),itki(:,2));</w:t>
      </w:r>
    </w:p>
    <w:p w14:paraId="26DE1434" w14:textId="77777777" w:rsidR="00055BAF" w:rsidRPr="00852540" w:rsidRDefault="00055BAF" w:rsidP="00916D08">
      <w:pPr>
        <w:spacing w:after="0" w:line="360" w:lineRule="auto"/>
        <w:rPr>
          <w:rFonts w:ascii="Times New Roman" w:hAnsi="Times New Roman"/>
          <w:sz w:val="16"/>
          <w:rPrChange w:id="1499" w:author="LENOVO" w:date="2022-05-05T16:28:00Z">
            <w:rPr>
              <w:rFonts w:ascii="Consolas" w:eastAsia="Times New Roman" w:hAnsi="Consolas" w:cs="Times New Roman"/>
              <w:sz w:val="16"/>
              <w:szCs w:val="16"/>
              <w:lang w:eastAsia="tr-TR"/>
            </w:rPr>
          </w:rPrChange>
        </w:rPr>
        <w:pPrChange w:id="1500" w:author="LENOVO" w:date="2022-05-05T16:28:00Z">
          <w:pPr>
            <w:spacing w:after="0" w:line="240" w:lineRule="auto"/>
          </w:pPr>
        </w:pPrChange>
      </w:pPr>
      <w:r w:rsidRPr="00852540">
        <w:rPr>
          <w:rFonts w:ascii="Times New Roman" w:hAnsi="Times New Roman"/>
          <w:sz w:val="16"/>
          <w:rPrChange w:id="1501"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502" w:author="LENOVO" w:date="2022-05-05T16:28:00Z">
            <w:rPr>
              <w:rFonts w:ascii="Consolas" w:eastAsia="Times New Roman" w:hAnsi="Consolas" w:cs="Times New Roman"/>
              <w:color w:val="AA04F9"/>
              <w:sz w:val="16"/>
              <w:szCs w:val="16"/>
              <w:lang w:eastAsia="tr-TR"/>
            </w:rPr>
          </w:rPrChange>
        </w:rPr>
        <w:t>'Thrust vs Time(s)'</w:t>
      </w:r>
      <w:r w:rsidRPr="00852540">
        <w:rPr>
          <w:rFonts w:ascii="Times New Roman" w:hAnsi="Times New Roman"/>
          <w:sz w:val="16"/>
          <w:rPrChange w:id="1503" w:author="LENOVO" w:date="2022-05-05T16:28:00Z">
            <w:rPr>
              <w:rFonts w:ascii="Consolas" w:eastAsia="Times New Roman" w:hAnsi="Consolas" w:cs="Times New Roman"/>
              <w:sz w:val="16"/>
              <w:szCs w:val="16"/>
              <w:lang w:eastAsia="tr-TR"/>
            </w:rPr>
          </w:rPrChange>
        </w:rPr>
        <w:t>)</w:t>
      </w:r>
    </w:p>
    <w:p w14:paraId="30B9E6A2" w14:textId="77777777" w:rsidR="00055BAF" w:rsidRPr="00852540" w:rsidRDefault="00055BAF" w:rsidP="00916D08">
      <w:pPr>
        <w:spacing w:after="0" w:line="360" w:lineRule="auto"/>
        <w:rPr>
          <w:rFonts w:ascii="Times New Roman" w:hAnsi="Times New Roman"/>
          <w:sz w:val="16"/>
          <w:rPrChange w:id="1504" w:author="LENOVO" w:date="2022-05-05T16:28:00Z">
            <w:rPr>
              <w:rFonts w:ascii="Consolas" w:eastAsia="Times New Roman" w:hAnsi="Consolas" w:cs="Times New Roman"/>
              <w:sz w:val="16"/>
              <w:szCs w:val="16"/>
              <w:lang w:eastAsia="tr-TR"/>
            </w:rPr>
          </w:rPrChange>
        </w:rPr>
        <w:pPrChange w:id="1505" w:author="LENOVO" w:date="2022-05-05T16:28:00Z">
          <w:pPr>
            <w:spacing w:after="0" w:line="240" w:lineRule="auto"/>
          </w:pPr>
        </w:pPrChange>
      </w:pPr>
      <w:r w:rsidRPr="00852540">
        <w:rPr>
          <w:rFonts w:ascii="Times New Roman" w:hAnsi="Times New Roman"/>
          <w:sz w:val="16"/>
          <w:rPrChange w:id="1506"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507"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508" w:author="LENOVO" w:date="2022-05-05T16:28:00Z">
            <w:rPr>
              <w:rFonts w:ascii="Consolas" w:eastAsia="Times New Roman" w:hAnsi="Consolas" w:cs="Times New Roman"/>
              <w:sz w:val="16"/>
              <w:szCs w:val="16"/>
              <w:lang w:eastAsia="tr-TR"/>
            </w:rPr>
          </w:rPrChange>
        </w:rPr>
        <w:t>)</w:t>
      </w:r>
    </w:p>
    <w:p w14:paraId="66D1AEBA" w14:textId="77777777" w:rsidR="00055BAF" w:rsidRPr="00852540" w:rsidRDefault="00055BAF" w:rsidP="00916D08">
      <w:pPr>
        <w:spacing w:after="0" w:line="360" w:lineRule="auto"/>
        <w:rPr>
          <w:rFonts w:ascii="Times New Roman" w:hAnsi="Times New Roman"/>
          <w:sz w:val="16"/>
          <w:rPrChange w:id="1509" w:author="LENOVO" w:date="2022-05-05T16:28:00Z">
            <w:rPr>
              <w:rFonts w:ascii="Consolas" w:eastAsia="Times New Roman" w:hAnsi="Consolas" w:cs="Times New Roman"/>
              <w:sz w:val="16"/>
              <w:szCs w:val="16"/>
              <w:lang w:eastAsia="tr-TR"/>
            </w:rPr>
          </w:rPrChange>
        </w:rPr>
        <w:pPrChange w:id="1510" w:author="LENOVO" w:date="2022-05-05T16:28:00Z">
          <w:pPr>
            <w:spacing w:after="0" w:line="240" w:lineRule="auto"/>
          </w:pPr>
        </w:pPrChange>
      </w:pPr>
      <w:r w:rsidRPr="00852540">
        <w:rPr>
          <w:rFonts w:ascii="Times New Roman" w:hAnsi="Times New Roman"/>
          <w:sz w:val="16"/>
          <w:rPrChange w:id="1511"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512" w:author="LENOVO" w:date="2022-05-05T16:28:00Z">
            <w:rPr>
              <w:rFonts w:ascii="Consolas" w:eastAsia="Times New Roman" w:hAnsi="Consolas" w:cs="Times New Roman"/>
              <w:color w:val="AA04F9"/>
              <w:sz w:val="16"/>
              <w:szCs w:val="16"/>
              <w:lang w:eastAsia="tr-TR"/>
            </w:rPr>
          </w:rPrChange>
        </w:rPr>
        <w:t>'Thrust'</w:t>
      </w:r>
      <w:r w:rsidRPr="00852540">
        <w:rPr>
          <w:rFonts w:ascii="Times New Roman" w:hAnsi="Times New Roman"/>
          <w:sz w:val="16"/>
          <w:rPrChange w:id="1513" w:author="LENOVO" w:date="2022-05-05T16:28:00Z">
            <w:rPr>
              <w:rFonts w:ascii="Consolas" w:eastAsia="Times New Roman" w:hAnsi="Consolas" w:cs="Times New Roman"/>
              <w:sz w:val="16"/>
              <w:szCs w:val="16"/>
              <w:lang w:eastAsia="tr-TR"/>
            </w:rPr>
          </w:rPrChange>
        </w:rPr>
        <w:t>)</w:t>
      </w:r>
    </w:p>
    <w:p w14:paraId="1528FDE9" w14:textId="77777777" w:rsidR="00055BAF" w:rsidRPr="00852540" w:rsidRDefault="00055BAF" w:rsidP="00916D08">
      <w:pPr>
        <w:spacing w:after="0" w:line="360" w:lineRule="auto"/>
        <w:rPr>
          <w:rFonts w:ascii="Times New Roman" w:hAnsi="Times New Roman"/>
          <w:sz w:val="16"/>
          <w:rPrChange w:id="1514" w:author="LENOVO" w:date="2022-05-05T16:28:00Z">
            <w:rPr>
              <w:rFonts w:ascii="Consolas" w:eastAsia="Times New Roman" w:hAnsi="Consolas" w:cs="Times New Roman"/>
              <w:sz w:val="16"/>
              <w:szCs w:val="16"/>
              <w:lang w:eastAsia="tr-TR"/>
            </w:rPr>
          </w:rPrChange>
        </w:rPr>
        <w:pPrChange w:id="1515" w:author="LENOVO" w:date="2022-05-05T16:28:00Z">
          <w:pPr>
            <w:spacing w:after="0" w:line="240" w:lineRule="auto"/>
          </w:pPr>
        </w:pPrChange>
      </w:pPr>
    </w:p>
    <w:p w14:paraId="60A197D4" w14:textId="77777777" w:rsidR="00055BAF" w:rsidRPr="00852540" w:rsidRDefault="00055BAF" w:rsidP="00916D08">
      <w:pPr>
        <w:spacing w:after="0" w:line="360" w:lineRule="auto"/>
        <w:rPr>
          <w:rFonts w:ascii="Times New Roman" w:hAnsi="Times New Roman"/>
          <w:sz w:val="16"/>
          <w:rPrChange w:id="1516" w:author="LENOVO" w:date="2022-05-05T16:28:00Z">
            <w:rPr>
              <w:rFonts w:ascii="Consolas" w:eastAsia="Times New Roman" w:hAnsi="Consolas" w:cs="Times New Roman"/>
              <w:sz w:val="16"/>
              <w:szCs w:val="16"/>
              <w:lang w:eastAsia="tr-TR"/>
            </w:rPr>
          </w:rPrChange>
        </w:rPr>
        <w:pPrChange w:id="1517" w:author="LENOVO" w:date="2022-05-05T16:28:00Z">
          <w:pPr>
            <w:spacing w:after="0" w:line="240" w:lineRule="auto"/>
          </w:pPr>
        </w:pPrChange>
      </w:pPr>
    </w:p>
    <w:p w14:paraId="324A8518" w14:textId="77777777" w:rsidR="00055BAF" w:rsidRPr="00852540" w:rsidRDefault="00055BAF" w:rsidP="00916D08">
      <w:pPr>
        <w:spacing w:after="0" w:line="360" w:lineRule="auto"/>
        <w:rPr>
          <w:rFonts w:ascii="Times New Roman" w:hAnsi="Times New Roman"/>
          <w:sz w:val="16"/>
          <w:rPrChange w:id="1518" w:author="LENOVO" w:date="2022-05-05T16:28:00Z">
            <w:rPr>
              <w:rFonts w:ascii="Consolas" w:eastAsia="Times New Roman" w:hAnsi="Consolas" w:cs="Times New Roman"/>
              <w:sz w:val="16"/>
              <w:szCs w:val="16"/>
              <w:lang w:eastAsia="tr-TR"/>
            </w:rPr>
          </w:rPrChange>
        </w:rPr>
        <w:pPrChange w:id="1519" w:author="LENOVO" w:date="2022-05-05T16:28:00Z">
          <w:pPr>
            <w:spacing w:after="0" w:line="240" w:lineRule="auto"/>
          </w:pPr>
        </w:pPrChange>
      </w:pPr>
      <w:r w:rsidRPr="00852540">
        <w:rPr>
          <w:rFonts w:ascii="Times New Roman" w:hAnsi="Times New Roman"/>
          <w:color w:val="028009"/>
          <w:sz w:val="16"/>
          <w:rPrChange w:id="1520" w:author="LENOVO" w:date="2022-05-05T16:28:00Z">
            <w:rPr>
              <w:rFonts w:ascii="Consolas" w:eastAsia="Times New Roman" w:hAnsi="Consolas" w:cs="Times New Roman"/>
              <w:color w:val="028009"/>
              <w:sz w:val="16"/>
              <w:szCs w:val="16"/>
              <w:lang w:eastAsia="tr-TR"/>
            </w:rPr>
          </w:rPrChange>
        </w:rPr>
        <w:t>%% drag</w:t>
      </w:r>
    </w:p>
    <w:p w14:paraId="6FE0C4D4" w14:textId="77777777" w:rsidR="00055BAF" w:rsidRPr="00852540" w:rsidRDefault="00055BAF" w:rsidP="00916D08">
      <w:pPr>
        <w:spacing w:after="0" w:line="360" w:lineRule="auto"/>
        <w:rPr>
          <w:rFonts w:ascii="Times New Roman" w:hAnsi="Times New Roman"/>
          <w:sz w:val="16"/>
          <w:rPrChange w:id="1521" w:author="LENOVO" w:date="2022-05-05T16:28:00Z">
            <w:rPr>
              <w:rFonts w:ascii="Consolas" w:eastAsia="Times New Roman" w:hAnsi="Consolas" w:cs="Times New Roman"/>
              <w:sz w:val="16"/>
              <w:szCs w:val="16"/>
              <w:lang w:eastAsia="tr-TR"/>
            </w:rPr>
          </w:rPrChange>
        </w:rPr>
        <w:pPrChange w:id="1522" w:author="LENOVO" w:date="2022-05-05T16:28:00Z">
          <w:pPr>
            <w:spacing w:after="0" w:line="240" w:lineRule="auto"/>
          </w:pPr>
        </w:pPrChange>
      </w:pPr>
    </w:p>
    <w:p w14:paraId="1CEBF46D" w14:textId="77777777" w:rsidR="00055BAF" w:rsidRPr="00852540" w:rsidRDefault="00055BAF" w:rsidP="00916D08">
      <w:pPr>
        <w:spacing w:after="0" w:line="360" w:lineRule="auto"/>
        <w:rPr>
          <w:rFonts w:ascii="Times New Roman" w:hAnsi="Times New Roman"/>
          <w:sz w:val="16"/>
          <w:rPrChange w:id="1523" w:author="LENOVO" w:date="2022-05-05T16:28:00Z">
            <w:rPr>
              <w:rFonts w:ascii="Consolas" w:eastAsia="Times New Roman" w:hAnsi="Consolas" w:cs="Times New Roman"/>
              <w:sz w:val="16"/>
              <w:szCs w:val="16"/>
              <w:lang w:eastAsia="tr-TR"/>
            </w:rPr>
          </w:rPrChange>
        </w:rPr>
        <w:pPrChange w:id="1524" w:author="LENOVO" w:date="2022-05-05T16:28:00Z">
          <w:pPr>
            <w:spacing w:after="0" w:line="240" w:lineRule="auto"/>
          </w:pPr>
        </w:pPrChange>
      </w:pPr>
      <w:r w:rsidRPr="00852540">
        <w:rPr>
          <w:rFonts w:ascii="Times New Roman" w:hAnsi="Times New Roman"/>
          <w:sz w:val="16"/>
          <w:rPrChange w:id="1525" w:author="LENOVO" w:date="2022-05-05T16:28:00Z">
            <w:rPr>
              <w:rFonts w:ascii="Consolas" w:eastAsia="Times New Roman" w:hAnsi="Consolas" w:cs="Times New Roman"/>
              <w:sz w:val="16"/>
              <w:szCs w:val="16"/>
              <w:lang w:eastAsia="tr-TR"/>
            </w:rPr>
          </w:rPrChange>
        </w:rPr>
        <w:t>createfigure1(t, Drag)</w:t>
      </w:r>
    </w:p>
    <w:p w14:paraId="230CB35F" w14:textId="77777777" w:rsidR="00055BAF" w:rsidRPr="00852540" w:rsidRDefault="00055BAF" w:rsidP="00916D08">
      <w:pPr>
        <w:spacing w:after="0" w:line="360" w:lineRule="auto"/>
        <w:rPr>
          <w:rFonts w:ascii="Times New Roman" w:hAnsi="Times New Roman"/>
          <w:sz w:val="16"/>
          <w:rPrChange w:id="1526" w:author="LENOVO" w:date="2022-05-05T16:28:00Z">
            <w:rPr>
              <w:rFonts w:ascii="Consolas" w:eastAsia="Times New Roman" w:hAnsi="Consolas" w:cs="Times New Roman"/>
              <w:sz w:val="16"/>
              <w:szCs w:val="16"/>
              <w:lang w:eastAsia="tr-TR"/>
            </w:rPr>
          </w:rPrChange>
        </w:rPr>
        <w:pPrChange w:id="1527" w:author="LENOVO" w:date="2022-05-05T16:28:00Z">
          <w:pPr>
            <w:spacing w:after="0" w:line="240" w:lineRule="auto"/>
          </w:pPr>
        </w:pPrChange>
      </w:pPr>
      <w:r w:rsidRPr="00852540">
        <w:rPr>
          <w:rFonts w:ascii="Times New Roman" w:hAnsi="Times New Roman"/>
          <w:sz w:val="16"/>
          <w:rPrChange w:id="1528"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529" w:author="LENOVO" w:date="2022-05-05T16:28:00Z">
            <w:rPr>
              <w:rFonts w:ascii="Consolas" w:eastAsia="Times New Roman" w:hAnsi="Consolas" w:cs="Times New Roman"/>
              <w:color w:val="AA04F9"/>
              <w:sz w:val="16"/>
              <w:szCs w:val="16"/>
              <w:lang w:eastAsia="tr-TR"/>
            </w:rPr>
          </w:rPrChange>
        </w:rPr>
        <w:t>'Drag vs Time(s)'</w:t>
      </w:r>
      <w:r w:rsidRPr="00852540">
        <w:rPr>
          <w:rFonts w:ascii="Times New Roman" w:hAnsi="Times New Roman"/>
          <w:sz w:val="16"/>
          <w:rPrChange w:id="1530" w:author="LENOVO" w:date="2022-05-05T16:28:00Z">
            <w:rPr>
              <w:rFonts w:ascii="Consolas" w:eastAsia="Times New Roman" w:hAnsi="Consolas" w:cs="Times New Roman"/>
              <w:sz w:val="16"/>
              <w:szCs w:val="16"/>
              <w:lang w:eastAsia="tr-TR"/>
            </w:rPr>
          </w:rPrChange>
        </w:rPr>
        <w:t>)</w:t>
      </w:r>
    </w:p>
    <w:p w14:paraId="3949F8B6" w14:textId="77777777" w:rsidR="00055BAF" w:rsidRPr="00852540" w:rsidRDefault="00055BAF" w:rsidP="00916D08">
      <w:pPr>
        <w:spacing w:after="0" w:line="360" w:lineRule="auto"/>
        <w:rPr>
          <w:rFonts w:ascii="Times New Roman" w:hAnsi="Times New Roman"/>
          <w:sz w:val="16"/>
          <w:rPrChange w:id="1531" w:author="LENOVO" w:date="2022-05-05T16:28:00Z">
            <w:rPr>
              <w:rFonts w:ascii="Consolas" w:eastAsia="Times New Roman" w:hAnsi="Consolas" w:cs="Times New Roman"/>
              <w:sz w:val="16"/>
              <w:szCs w:val="16"/>
              <w:lang w:eastAsia="tr-TR"/>
            </w:rPr>
          </w:rPrChange>
        </w:rPr>
        <w:pPrChange w:id="1532" w:author="LENOVO" w:date="2022-05-05T16:28:00Z">
          <w:pPr>
            <w:spacing w:after="0" w:line="240" w:lineRule="auto"/>
          </w:pPr>
        </w:pPrChange>
      </w:pPr>
      <w:r w:rsidRPr="00852540">
        <w:rPr>
          <w:rFonts w:ascii="Times New Roman" w:hAnsi="Times New Roman"/>
          <w:sz w:val="16"/>
          <w:rPrChange w:id="1533"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534"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535" w:author="LENOVO" w:date="2022-05-05T16:28:00Z">
            <w:rPr>
              <w:rFonts w:ascii="Consolas" w:eastAsia="Times New Roman" w:hAnsi="Consolas" w:cs="Times New Roman"/>
              <w:sz w:val="16"/>
              <w:szCs w:val="16"/>
              <w:lang w:eastAsia="tr-TR"/>
            </w:rPr>
          </w:rPrChange>
        </w:rPr>
        <w:t>)</w:t>
      </w:r>
    </w:p>
    <w:p w14:paraId="65D7369B" w14:textId="77777777" w:rsidR="00055BAF" w:rsidRPr="00852540" w:rsidRDefault="00055BAF" w:rsidP="00916D08">
      <w:pPr>
        <w:spacing w:after="0" w:line="360" w:lineRule="auto"/>
        <w:rPr>
          <w:rFonts w:ascii="Times New Roman" w:hAnsi="Times New Roman"/>
          <w:sz w:val="16"/>
          <w:rPrChange w:id="1536" w:author="LENOVO" w:date="2022-05-05T16:28:00Z">
            <w:rPr>
              <w:rFonts w:ascii="Consolas" w:eastAsia="Times New Roman" w:hAnsi="Consolas" w:cs="Times New Roman"/>
              <w:sz w:val="16"/>
              <w:szCs w:val="16"/>
              <w:lang w:eastAsia="tr-TR"/>
            </w:rPr>
          </w:rPrChange>
        </w:rPr>
        <w:pPrChange w:id="1537" w:author="LENOVO" w:date="2022-05-05T16:28:00Z">
          <w:pPr>
            <w:spacing w:after="0" w:line="240" w:lineRule="auto"/>
          </w:pPr>
        </w:pPrChange>
      </w:pPr>
      <w:r w:rsidRPr="00852540">
        <w:rPr>
          <w:rFonts w:ascii="Times New Roman" w:hAnsi="Times New Roman"/>
          <w:sz w:val="16"/>
          <w:rPrChange w:id="1538"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539" w:author="LENOVO" w:date="2022-05-05T16:28:00Z">
            <w:rPr>
              <w:rFonts w:ascii="Consolas" w:eastAsia="Times New Roman" w:hAnsi="Consolas" w:cs="Times New Roman"/>
              <w:color w:val="AA04F9"/>
              <w:sz w:val="16"/>
              <w:szCs w:val="16"/>
              <w:lang w:eastAsia="tr-TR"/>
            </w:rPr>
          </w:rPrChange>
        </w:rPr>
        <w:t>'Drag'</w:t>
      </w:r>
      <w:r w:rsidRPr="00852540">
        <w:rPr>
          <w:rFonts w:ascii="Times New Roman" w:hAnsi="Times New Roman"/>
          <w:sz w:val="16"/>
          <w:rPrChange w:id="1540" w:author="LENOVO" w:date="2022-05-05T16:28:00Z">
            <w:rPr>
              <w:rFonts w:ascii="Consolas" w:eastAsia="Times New Roman" w:hAnsi="Consolas" w:cs="Times New Roman"/>
              <w:sz w:val="16"/>
              <w:szCs w:val="16"/>
              <w:lang w:eastAsia="tr-TR"/>
            </w:rPr>
          </w:rPrChange>
        </w:rPr>
        <w:t>)</w:t>
      </w:r>
    </w:p>
    <w:p w14:paraId="0C56C602" w14:textId="77777777" w:rsidR="00055BAF" w:rsidRPr="00852540" w:rsidRDefault="00055BAF" w:rsidP="00916D08">
      <w:pPr>
        <w:spacing w:after="0" w:line="360" w:lineRule="auto"/>
        <w:rPr>
          <w:rFonts w:ascii="Times New Roman" w:hAnsi="Times New Roman"/>
          <w:sz w:val="16"/>
          <w:rPrChange w:id="1541" w:author="LENOVO" w:date="2022-05-05T16:28:00Z">
            <w:rPr>
              <w:rFonts w:ascii="Consolas" w:eastAsia="Times New Roman" w:hAnsi="Consolas" w:cs="Times New Roman"/>
              <w:sz w:val="16"/>
              <w:szCs w:val="16"/>
              <w:lang w:eastAsia="tr-TR"/>
            </w:rPr>
          </w:rPrChange>
        </w:rPr>
        <w:pPrChange w:id="1542" w:author="LENOVO" w:date="2022-05-05T16:28:00Z">
          <w:pPr>
            <w:spacing w:after="0" w:line="240" w:lineRule="auto"/>
          </w:pPr>
        </w:pPrChange>
      </w:pPr>
    </w:p>
    <w:p w14:paraId="77F6EB34" w14:textId="77777777" w:rsidR="00055BAF" w:rsidRPr="00852540" w:rsidRDefault="00055BAF" w:rsidP="00916D08">
      <w:pPr>
        <w:spacing w:after="0" w:line="360" w:lineRule="auto"/>
        <w:rPr>
          <w:rFonts w:ascii="Times New Roman" w:hAnsi="Times New Roman"/>
          <w:sz w:val="16"/>
          <w:rPrChange w:id="1543" w:author="LENOVO" w:date="2022-05-05T16:28:00Z">
            <w:rPr>
              <w:rFonts w:ascii="Consolas" w:eastAsia="Times New Roman" w:hAnsi="Consolas" w:cs="Times New Roman"/>
              <w:sz w:val="16"/>
              <w:szCs w:val="16"/>
              <w:lang w:eastAsia="tr-TR"/>
            </w:rPr>
          </w:rPrChange>
        </w:rPr>
        <w:pPrChange w:id="1544" w:author="LENOVO" w:date="2022-05-05T16:28:00Z">
          <w:pPr>
            <w:spacing w:after="0" w:line="240" w:lineRule="auto"/>
          </w:pPr>
        </w:pPrChange>
      </w:pPr>
    </w:p>
    <w:p w14:paraId="56AA17BC" w14:textId="77777777" w:rsidR="00055BAF" w:rsidRPr="00852540" w:rsidRDefault="00055BAF" w:rsidP="00916D08">
      <w:pPr>
        <w:spacing w:after="0" w:line="360" w:lineRule="auto"/>
        <w:rPr>
          <w:rFonts w:ascii="Times New Roman" w:hAnsi="Times New Roman"/>
          <w:sz w:val="16"/>
          <w:rPrChange w:id="1545" w:author="LENOVO" w:date="2022-05-05T16:28:00Z">
            <w:rPr>
              <w:rFonts w:ascii="Consolas" w:eastAsia="Times New Roman" w:hAnsi="Consolas" w:cs="Times New Roman"/>
              <w:sz w:val="16"/>
              <w:szCs w:val="16"/>
              <w:lang w:eastAsia="tr-TR"/>
            </w:rPr>
          </w:rPrChange>
        </w:rPr>
        <w:pPrChange w:id="1546" w:author="LENOVO" w:date="2022-05-05T16:28:00Z">
          <w:pPr>
            <w:spacing w:after="0" w:line="240" w:lineRule="auto"/>
          </w:pPr>
        </w:pPrChange>
      </w:pPr>
      <w:r w:rsidRPr="00852540">
        <w:rPr>
          <w:rFonts w:ascii="Times New Roman" w:hAnsi="Times New Roman"/>
          <w:color w:val="028009"/>
          <w:sz w:val="16"/>
          <w:rPrChange w:id="1547" w:author="LENOVO" w:date="2022-05-05T16:28:00Z">
            <w:rPr>
              <w:rFonts w:ascii="Consolas" w:eastAsia="Times New Roman" w:hAnsi="Consolas" w:cs="Times New Roman"/>
              <w:color w:val="028009"/>
              <w:sz w:val="16"/>
              <w:szCs w:val="16"/>
              <w:lang w:eastAsia="tr-TR"/>
            </w:rPr>
          </w:rPrChange>
        </w:rPr>
        <w:t>%% gravity</w:t>
      </w:r>
    </w:p>
    <w:p w14:paraId="565D6C39" w14:textId="77777777" w:rsidR="00055BAF" w:rsidRPr="00852540" w:rsidRDefault="00055BAF" w:rsidP="00916D08">
      <w:pPr>
        <w:spacing w:after="0" w:line="360" w:lineRule="auto"/>
        <w:rPr>
          <w:rFonts w:ascii="Times New Roman" w:hAnsi="Times New Roman"/>
          <w:sz w:val="16"/>
          <w:rPrChange w:id="1548" w:author="LENOVO" w:date="2022-05-05T16:28:00Z">
            <w:rPr>
              <w:rFonts w:ascii="Consolas" w:eastAsia="Times New Roman" w:hAnsi="Consolas" w:cs="Times New Roman"/>
              <w:sz w:val="16"/>
              <w:szCs w:val="16"/>
              <w:lang w:eastAsia="tr-TR"/>
            </w:rPr>
          </w:rPrChange>
        </w:rPr>
        <w:pPrChange w:id="1549" w:author="LENOVO" w:date="2022-05-05T16:28:00Z">
          <w:pPr>
            <w:spacing w:after="0" w:line="240" w:lineRule="auto"/>
          </w:pPr>
        </w:pPrChange>
      </w:pPr>
      <w:r w:rsidRPr="00852540">
        <w:rPr>
          <w:rFonts w:ascii="Times New Roman" w:hAnsi="Times New Roman"/>
          <w:sz w:val="16"/>
          <w:rPrChange w:id="1550" w:author="LENOVO" w:date="2022-05-05T16:28:00Z">
            <w:rPr>
              <w:rFonts w:ascii="Consolas" w:eastAsia="Times New Roman" w:hAnsi="Consolas" w:cs="Times New Roman"/>
              <w:sz w:val="16"/>
              <w:szCs w:val="16"/>
              <w:lang w:eastAsia="tr-TR"/>
            </w:rPr>
          </w:rPrChange>
        </w:rPr>
        <w:t>createfigure1(t, grav)</w:t>
      </w:r>
    </w:p>
    <w:p w14:paraId="590DBA3F" w14:textId="77777777" w:rsidR="00055BAF" w:rsidRPr="00852540" w:rsidRDefault="00055BAF" w:rsidP="00916D08">
      <w:pPr>
        <w:spacing w:after="0" w:line="360" w:lineRule="auto"/>
        <w:rPr>
          <w:rFonts w:ascii="Times New Roman" w:hAnsi="Times New Roman"/>
          <w:sz w:val="16"/>
          <w:rPrChange w:id="1551" w:author="LENOVO" w:date="2022-05-05T16:28:00Z">
            <w:rPr>
              <w:rFonts w:ascii="Consolas" w:eastAsia="Times New Roman" w:hAnsi="Consolas" w:cs="Times New Roman"/>
              <w:sz w:val="16"/>
              <w:szCs w:val="16"/>
              <w:lang w:eastAsia="tr-TR"/>
            </w:rPr>
          </w:rPrChange>
        </w:rPr>
        <w:pPrChange w:id="1552" w:author="LENOVO" w:date="2022-05-05T16:28:00Z">
          <w:pPr>
            <w:spacing w:after="0" w:line="240" w:lineRule="auto"/>
          </w:pPr>
        </w:pPrChange>
      </w:pPr>
      <w:r w:rsidRPr="00852540">
        <w:rPr>
          <w:rFonts w:ascii="Times New Roman" w:hAnsi="Times New Roman"/>
          <w:sz w:val="16"/>
          <w:rPrChange w:id="1553"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554" w:author="LENOVO" w:date="2022-05-05T16:28:00Z">
            <w:rPr>
              <w:rFonts w:ascii="Consolas" w:eastAsia="Times New Roman" w:hAnsi="Consolas" w:cs="Times New Roman"/>
              <w:color w:val="AA04F9"/>
              <w:sz w:val="16"/>
              <w:szCs w:val="16"/>
              <w:lang w:eastAsia="tr-TR"/>
            </w:rPr>
          </w:rPrChange>
        </w:rPr>
        <w:t>'Gravitational acceleration'</w:t>
      </w:r>
      <w:r w:rsidRPr="00852540">
        <w:rPr>
          <w:rFonts w:ascii="Times New Roman" w:hAnsi="Times New Roman"/>
          <w:sz w:val="16"/>
          <w:rPrChange w:id="1555" w:author="LENOVO" w:date="2022-05-05T16:28:00Z">
            <w:rPr>
              <w:rFonts w:ascii="Consolas" w:eastAsia="Times New Roman" w:hAnsi="Consolas" w:cs="Times New Roman"/>
              <w:sz w:val="16"/>
              <w:szCs w:val="16"/>
              <w:lang w:eastAsia="tr-TR"/>
            </w:rPr>
          </w:rPrChange>
        </w:rPr>
        <w:t>)</w:t>
      </w:r>
    </w:p>
    <w:p w14:paraId="7EAEE02B" w14:textId="77777777" w:rsidR="00055BAF" w:rsidRPr="00852540" w:rsidRDefault="00055BAF" w:rsidP="00916D08">
      <w:pPr>
        <w:spacing w:after="0" w:line="360" w:lineRule="auto"/>
        <w:rPr>
          <w:rFonts w:ascii="Times New Roman" w:hAnsi="Times New Roman"/>
          <w:sz w:val="16"/>
          <w:rPrChange w:id="1556" w:author="LENOVO" w:date="2022-05-05T16:28:00Z">
            <w:rPr>
              <w:rFonts w:ascii="Consolas" w:eastAsia="Times New Roman" w:hAnsi="Consolas" w:cs="Times New Roman"/>
              <w:sz w:val="16"/>
              <w:szCs w:val="16"/>
              <w:lang w:eastAsia="tr-TR"/>
            </w:rPr>
          </w:rPrChange>
        </w:rPr>
        <w:pPrChange w:id="1557" w:author="LENOVO" w:date="2022-05-05T16:28:00Z">
          <w:pPr>
            <w:spacing w:after="0" w:line="240" w:lineRule="auto"/>
          </w:pPr>
        </w:pPrChange>
      </w:pPr>
      <w:r w:rsidRPr="00852540">
        <w:rPr>
          <w:rFonts w:ascii="Times New Roman" w:hAnsi="Times New Roman"/>
          <w:sz w:val="16"/>
          <w:rPrChange w:id="1558"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559"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560" w:author="LENOVO" w:date="2022-05-05T16:28:00Z">
            <w:rPr>
              <w:rFonts w:ascii="Consolas" w:eastAsia="Times New Roman" w:hAnsi="Consolas" w:cs="Times New Roman"/>
              <w:sz w:val="16"/>
              <w:szCs w:val="16"/>
              <w:lang w:eastAsia="tr-TR"/>
            </w:rPr>
          </w:rPrChange>
        </w:rPr>
        <w:t>)</w:t>
      </w:r>
    </w:p>
    <w:p w14:paraId="15DAD74C" w14:textId="77777777" w:rsidR="00055BAF" w:rsidRPr="00852540" w:rsidRDefault="00055BAF" w:rsidP="00916D08">
      <w:pPr>
        <w:spacing w:after="0" w:line="360" w:lineRule="auto"/>
        <w:rPr>
          <w:rFonts w:ascii="Times New Roman" w:hAnsi="Times New Roman"/>
          <w:sz w:val="16"/>
          <w:rPrChange w:id="1561" w:author="LENOVO" w:date="2022-05-05T16:28:00Z">
            <w:rPr>
              <w:rFonts w:ascii="Consolas" w:eastAsia="Times New Roman" w:hAnsi="Consolas" w:cs="Times New Roman"/>
              <w:sz w:val="16"/>
              <w:szCs w:val="16"/>
              <w:lang w:eastAsia="tr-TR"/>
            </w:rPr>
          </w:rPrChange>
        </w:rPr>
        <w:pPrChange w:id="1562" w:author="LENOVO" w:date="2022-05-05T16:28:00Z">
          <w:pPr>
            <w:spacing w:after="0" w:line="240" w:lineRule="auto"/>
          </w:pPr>
        </w:pPrChange>
      </w:pPr>
      <w:r w:rsidRPr="00852540">
        <w:rPr>
          <w:rFonts w:ascii="Times New Roman" w:hAnsi="Times New Roman"/>
          <w:sz w:val="16"/>
          <w:rPrChange w:id="1563"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564" w:author="LENOVO" w:date="2022-05-05T16:28:00Z">
            <w:rPr>
              <w:rFonts w:ascii="Consolas" w:eastAsia="Times New Roman" w:hAnsi="Consolas" w:cs="Times New Roman"/>
              <w:color w:val="AA04F9"/>
              <w:sz w:val="16"/>
              <w:szCs w:val="16"/>
              <w:lang w:eastAsia="tr-TR"/>
            </w:rPr>
          </w:rPrChange>
        </w:rPr>
        <w:t>'g (m/s^2)'</w:t>
      </w:r>
      <w:r w:rsidRPr="00852540">
        <w:rPr>
          <w:rFonts w:ascii="Times New Roman" w:hAnsi="Times New Roman"/>
          <w:sz w:val="16"/>
          <w:rPrChange w:id="1565" w:author="LENOVO" w:date="2022-05-05T16:28:00Z">
            <w:rPr>
              <w:rFonts w:ascii="Consolas" w:eastAsia="Times New Roman" w:hAnsi="Consolas" w:cs="Times New Roman"/>
              <w:sz w:val="16"/>
              <w:szCs w:val="16"/>
              <w:lang w:eastAsia="tr-TR"/>
            </w:rPr>
          </w:rPrChange>
        </w:rPr>
        <w:t>)</w:t>
      </w:r>
    </w:p>
    <w:p w14:paraId="078233E3" w14:textId="77777777" w:rsidR="00055BAF" w:rsidRPr="00852540" w:rsidRDefault="00055BAF" w:rsidP="00916D08">
      <w:pPr>
        <w:spacing w:after="0" w:line="360" w:lineRule="auto"/>
        <w:rPr>
          <w:rFonts w:ascii="Times New Roman" w:hAnsi="Times New Roman"/>
          <w:sz w:val="16"/>
          <w:rPrChange w:id="1566" w:author="LENOVO" w:date="2022-05-05T16:28:00Z">
            <w:rPr>
              <w:rFonts w:ascii="Consolas" w:eastAsia="Times New Roman" w:hAnsi="Consolas" w:cs="Times New Roman"/>
              <w:sz w:val="16"/>
              <w:szCs w:val="16"/>
              <w:lang w:eastAsia="tr-TR"/>
            </w:rPr>
          </w:rPrChange>
        </w:rPr>
        <w:pPrChange w:id="1567" w:author="LENOVO" w:date="2022-05-05T16:28:00Z">
          <w:pPr>
            <w:spacing w:after="0" w:line="240" w:lineRule="auto"/>
          </w:pPr>
        </w:pPrChange>
      </w:pPr>
    </w:p>
    <w:p w14:paraId="290D4490" w14:textId="77777777" w:rsidR="00055BAF" w:rsidRPr="00852540" w:rsidRDefault="00055BAF" w:rsidP="00916D08">
      <w:pPr>
        <w:spacing w:after="0" w:line="360" w:lineRule="auto"/>
        <w:rPr>
          <w:rFonts w:ascii="Times New Roman" w:hAnsi="Times New Roman"/>
          <w:sz w:val="16"/>
          <w:rPrChange w:id="1568" w:author="LENOVO" w:date="2022-05-05T16:28:00Z">
            <w:rPr>
              <w:rFonts w:ascii="Consolas" w:eastAsia="Times New Roman" w:hAnsi="Consolas" w:cs="Times New Roman"/>
              <w:sz w:val="16"/>
              <w:szCs w:val="16"/>
              <w:lang w:eastAsia="tr-TR"/>
            </w:rPr>
          </w:rPrChange>
        </w:rPr>
        <w:pPrChange w:id="1569" w:author="LENOVO" w:date="2022-05-05T16:28:00Z">
          <w:pPr>
            <w:spacing w:after="0" w:line="240" w:lineRule="auto"/>
          </w:pPr>
        </w:pPrChange>
      </w:pPr>
    </w:p>
    <w:p w14:paraId="7D0C0B85" w14:textId="77777777" w:rsidR="00055BAF" w:rsidRPr="00852540" w:rsidRDefault="00055BAF" w:rsidP="00916D08">
      <w:pPr>
        <w:spacing w:after="0" w:line="360" w:lineRule="auto"/>
        <w:rPr>
          <w:rFonts w:ascii="Times New Roman" w:hAnsi="Times New Roman"/>
          <w:sz w:val="16"/>
          <w:rPrChange w:id="1570" w:author="LENOVO" w:date="2022-05-05T16:28:00Z">
            <w:rPr>
              <w:rFonts w:ascii="Consolas" w:eastAsia="Times New Roman" w:hAnsi="Consolas" w:cs="Times New Roman"/>
              <w:sz w:val="16"/>
              <w:szCs w:val="16"/>
              <w:lang w:eastAsia="tr-TR"/>
            </w:rPr>
          </w:rPrChange>
        </w:rPr>
        <w:pPrChange w:id="1571" w:author="LENOVO" w:date="2022-05-05T16:28:00Z">
          <w:pPr>
            <w:spacing w:after="0" w:line="240" w:lineRule="auto"/>
          </w:pPr>
        </w:pPrChange>
      </w:pPr>
      <w:r w:rsidRPr="00852540">
        <w:rPr>
          <w:rFonts w:ascii="Times New Roman" w:hAnsi="Times New Roman"/>
          <w:color w:val="028009"/>
          <w:sz w:val="16"/>
          <w:rPrChange w:id="1572" w:author="LENOVO" w:date="2022-05-05T16:28:00Z">
            <w:rPr>
              <w:rFonts w:ascii="Consolas" w:eastAsia="Times New Roman" w:hAnsi="Consolas" w:cs="Times New Roman"/>
              <w:color w:val="028009"/>
              <w:sz w:val="16"/>
              <w:szCs w:val="16"/>
              <w:lang w:eastAsia="tr-TR"/>
            </w:rPr>
          </w:rPrChange>
        </w:rPr>
        <w:t>%%  cd ve mach grafiği</w:t>
      </w:r>
    </w:p>
    <w:p w14:paraId="5222EAE5" w14:textId="77777777" w:rsidR="00055BAF" w:rsidRPr="00852540" w:rsidRDefault="00055BAF" w:rsidP="00916D08">
      <w:pPr>
        <w:spacing w:after="0" w:line="360" w:lineRule="auto"/>
        <w:rPr>
          <w:rFonts w:ascii="Times New Roman" w:hAnsi="Times New Roman"/>
          <w:sz w:val="16"/>
          <w:rPrChange w:id="1573" w:author="LENOVO" w:date="2022-05-05T16:28:00Z">
            <w:rPr>
              <w:rFonts w:ascii="Consolas" w:eastAsia="Times New Roman" w:hAnsi="Consolas" w:cs="Times New Roman"/>
              <w:sz w:val="16"/>
              <w:szCs w:val="16"/>
              <w:lang w:eastAsia="tr-TR"/>
            </w:rPr>
          </w:rPrChange>
        </w:rPr>
        <w:pPrChange w:id="1574" w:author="LENOVO" w:date="2022-05-05T16:28:00Z">
          <w:pPr>
            <w:spacing w:after="0" w:line="240" w:lineRule="auto"/>
          </w:pPr>
        </w:pPrChange>
      </w:pPr>
    </w:p>
    <w:p w14:paraId="209A3D84" w14:textId="77777777" w:rsidR="00055BAF" w:rsidRPr="00852540" w:rsidRDefault="00055BAF" w:rsidP="00916D08">
      <w:pPr>
        <w:spacing w:after="0" w:line="360" w:lineRule="auto"/>
        <w:rPr>
          <w:rFonts w:ascii="Times New Roman" w:hAnsi="Times New Roman"/>
          <w:sz w:val="16"/>
          <w:rPrChange w:id="1575" w:author="LENOVO" w:date="2022-05-05T16:28:00Z">
            <w:rPr>
              <w:rFonts w:ascii="Consolas" w:eastAsia="Times New Roman" w:hAnsi="Consolas" w:cs="Times New Roman"/>
              <w:sz w:val="16"/>
              <w:szCs w:val="16"/>
              <w:lang w:eastAsia="tr-TR"/>
            </w:rPr>
          </w:rPrChange>
        </w:rPr>
        <w:pPrChange w:id="1576" w:author="LENOVO" w:date="2022-05-05T16:28:00Z">
          <w:pPr>
            <w:spacing w:after="0" w:line="240" w:lineRule="auto"/>
          </w:pPr>
        </w:pPrChange>
      </w:pPr>
      <w:r w:rsidRPr="00852540">
        <w:rPr>
          <w:rFonts w:ascii="Times New Roman" w:hAnsi="Times New Roman"/>
          <w:sz w:val="16"/>
          <w:rPrChange w:id="1577" w:author="LENOVO" w:date="2022-05-05T16:28:00Z">
            <w:rPr>
              <w:rFonts w:ascii="Consolas" w:eastAsia="Times New Roman" w:hAnsi="Consolas" w:cs="Times New Roman"/>
              <w:sz w:val="16"/>
              <w:szCs w:val="16"/>
              <w:lang w:eastAsia="tr-TR"/>
            </w:rPr>
          </w:rPrChange>
        </w:rPr>
        <w:t>createfigure1(y,MACH(1:length(y)));</w:t>
      </w:r>
    </w:p>
    <w:p w14:paraId="5836C120" w14:textId="77777777" w:rsidR="00055BAF" w:rsidRPr="00852540" w:rsidRDefault="00055BAF" w:rsidP="00916D08">
      <w:pPr>
        <w:spacing w:after="0" w:line="360" w:lineRule="auto"/>
        <w:rPr>
          <w:rFonts w:ascii="Times New Roman" w:hAnsi="Times New Roman"/>
          <w:sz w:val="16"/>
          <w:rPrChange w:id="1578" w:author="LENOVO" w:date="2022-05-05T16:28:00Z">
            <w:rPr>
              <w:rFonts w:ascii="Consolas" w:eastAsia="Times New Roman" w:hAnsi="Consolas" w:cs="Times New Roman"/>
              <w:sz w:val="16"/>
              <w:szCs w:val="16"/>
              <w:lang w:eastAsia="tr-TR"/>
            </w:rPr>
          </w:rPrChange>
        </w:rPr>
        <w:pPrChange w:id="1579" w:author="LENOVO" w:date="2022-05-05T16:28:00Z">
          <w:pPr>
            <w:spacing w:after="0" w:line="240" w:lineRule="auto"/>
          </w:pPr>
        </w:pPrChange>
      </w:pPr>
      <w:r w:rsidRPr="00852540">
        <w:rPr>
          <w:rFonts w:ascii="Times New Roman" w:hAnsi="Times New Roman"/>
          <w:sz w:val="16"/>
          <w:rPrChange w:id="1580" w:author="LENOVO" w:date="2022-05-05T16:28:00Z">
            <w:rPr>
              <w:rFonts w:ascii="Consolas" w:eastAsia="Times New Roman" w:hAnsi="Consolas" w:cs="Times New Roman"/>
              <w:sz w:val="16"/>
              <w:szCs w:val="16"/>
              <w:lang w:eastAsia="tr-TR"/>
            </w:rPr>
          </w:rPrChange>
        </w:rPr>
        <w:t xml:space="preserve">hold </w:t>
      </w:r>
      <w:r w:rsidRPr="00852540">
        <w:rPr>
          <w:rFonts w:ascii="Times New Roman" w:hAnsi="Times New Roman"/>
          <w:color w:val="AA04F9"/>
          <w:sz w:val="16"/>
          <w:rPrChange w:id="1581" w:author="LENOVO" w:date="2022-05-05T16:28:00Z">
            <w:rPr>
              <w:rFonts w:ascii="Consolas" w:eastAsia="Times New Roman" w:hAnsi="Consolas" w:cs="Times New Roman"/>
              <w:color w:val="AA04F9"/>
              <w:sz w:val="16"/>
              <w:szCs w:val="16"/>
              <w:lang w:eastAsia="tr-TR"/>
            </w:rPr>
          </w:rPrChange>
        </w:rPr>
        <w:t>on</w:t>
      </w:r>
      <w:r w:rsidRPr="00852540">
        <w:rPr>
          <w:rFonts w:ascii="Times New Roman" w:hAnsi="Times New Roman"/>
          <w:sz w:val="16"/>
          <w:rPrChange w:id="1582" w:author="LENOVO" w:date="2022-05-05T16:28:00Z">
            <w:rPr>
              <w:rFonts w:ascii="Consolas" w:eastAsia="Times New Roman" w:hAnsi="Consolas" w:cs="Times New Roman"/>
              <w:sz w:val="16"/>
              <w:szCs w:val="16"/>
              <w:lang w:eastAsia="tr-TR"/>
            </w:rPr>
          </w:rPrChange>
        </w:rPr>
        <w:t>;</w:t>
      </w:r>
    </w:p>
    <w:p w14:paraId="479BD01A" w14:textId="77777777" w:rsidR="00055BAF" w:rsidRPr="00852540" w:rsidRDefault="00055BAF" w:rsidP="00916D08">
      <w:pPr>
        <w:spacing w:after="0" w:line="360" w:lineRule="auto"/>
        <w:rPr>
          <w:rFonts w:ascii="Times New Roman" w:hAnsi="Times New Roman"/>
          <w:sz w:val="16"/>
          <w:rPrChange w:id="1583" w:author="LENOVO" w:date="2022-05-05T16:28:00Z">
            <w:rPr>
              <w:rFonts w:ascii="Consolas" w:eastAsia="Times New Roman" w:hAnsi="Consolas" w:cs="Times New Roman"/>
              <w:sz w:val="16"/>
              <w:szCs w:val="16"/>
              <w:lang w:eastAsia="tr-TR"/>
            </w:rPr>
          </w:rPrChange>
        </w:rPr>
        <w:pPrChange w:id="1584" w:author="LENOVO" w:date="2022-05-05T16:28:00Z">
          <w:pPr>
            <w:spacing w:after="0" w:line="240" w:lineRule="auto"/>
          </w:pPr>
        </w:pPrChange>
      </w:pPr>
      <w:r w:rsidRPr="00852540">
        <w:rPr>
          <w:rFonts w:ascii="Times New Roman" w:hAnsi="Times New Roman"/>
          <w:sz w:val="16"/>
          <w:rPrChange w:id="1585" w:author="LENOVO" w:date="2022-05-05T16:28:00Z">
            <w:rPr>
              <w:rFonts w:ascii="Consolas" w:eastAsia="Times New Roman" w:hAnsi="Consolas" w:cs="Times New Roman"/>
              <w:sz w:val="16"/>
              <w:szCs w:val="16"/>
              <w:lang w:eastAsia="tr-TR"/>
            </w:rPr>
          </w:rPrChange>
        </w:rPr>
        <w:t>plot(y,CD(1:length(y)),</w:t>
      </w:r>
      <w:r w:rsidRPr="00852540">
        <w:rPr>
          <w:rFonts w:ascii="Times New Roman" w:hAnsi="Times New Roman"/>
          <w:color w:val="AA04F9"/>
          <w:sz w:val="16"/>
          <w:rPrChange w:id="1586" w:author="LENOVO" w:date="2022-05-05T16:28:00Z">
            <w:rPr>
              <w:rFonts w:ascii="Consolas" w:eastAsia="Times New Roman" w:hAnsi="Consolas" w:cs="Times New Roman"/>
              <w:color w:val="AA04F9"/>
              <w:sz w:val="16"/>
              <w:szCs w:val="16"/>
              <w:lang w:eastAsia="tr-TR"/>
            </w:rPr>
          </w:rPrChange>
        </w:rPr>
        <w:t>'LineWidth'</w:t>
      </w:r>
      <w:r w:rsidRPr="00852540">
        <w:rPr>
          <w:rFonts w:ascii="Times New Roman" w:hAnsi="Times New Roman"/>
          <w:sz w:val="16"/>
          <w:rPrChange w:id="1587" w:author="LENOVO" w:date="2022-05-05T16:28:00Z">
            <w:rPr>
              <w:rFonts w:ascii="Consolas" w:eastAsia="Times New Roman" w:hAnsi="Consolas" w:cs="Times New Roman"/>
              <w:sz w:val="16"/>
              <w:szCs w:val="16"/>
              <w:lang w:eastAsia="tr-TR"/>
            </w:rPr>
          </w:rPrChange>
        </w:rPr>
        <w:t>,2);</w:t>
      </w:r>
    </w:p>
    <w:p w14:paraId="3F8B495E" w14:textId="77777777" w:rsidR="00055BAF" w:rsidRPr="00852540" w:rsidRDefault="00055BAF" w:rsidP="00916D08">
      <w:pPr>
        <w:spacing w:after="0" w:line="360" w:lineRule="auto"/>
        <w:rPr>
          <w:rFonts w:ascii="Times New Roman" w:hAnsi="Times New Roman"/>
          <w:sz w:val="16"/>
          <w:rPrChange w:id="1588" w:author="LENOVO" w:date="2022-05-05T16:28:00Z">
            <w:rPr>
              <w:rFonts w:ascii="Consolas" w:eastAsia="Times New Roman" w:hAnsi="Consolas" w:cs="Times New Roman"/>
              <w:sz w:val="16"/>
              <w:szCs w:val="16"/>
              <w:lang w:eastAsia="tr-TR"/>
            </w:rPr>
          </w:rPrChange>
        </w:rPr>
        <w:pPrChange w:id="1589" w:author="LENOVO" w:date="2022-05-05T16:28:00Z">
          <w:pPr>
            <w:spacing w:after="0" w:line="240" w:lineRule="auto"/>
          </w:pPr>
        </w:pPrChange>
      </w:pPr>
      <w:r w:rsidRPr="00852540">
        <w:rPr>
          <w:rFonts w:ascii="Times New Roman" w:hAnsi="Times New Roman"/>
          <w:sz w:val="16"/>
          <w:rPrChange w:id="1590"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591" w:author="LENOVO" w:date="2022-05-05T16:28:00Z">
            <w:rPr>
              <w:rFonts w:ascii="Consolas" w:eastAsia="Times New Roman" w:hAnsi="Consolas" w:cs="Times New Roman"/>
              <w:color w:val="AA04F9"/>
              <w:sz w:val="16"/>
              <w:szCs w:val="16"/>
              <w:lang w:eastAsia="tr-TR"/>
            </w:rPr>
          </w:rPrChange>
        </w:rPr>
        <w:t>'Mach and Cd graph'</w:t>
      </w:r>
      <w:r w:rsidRPr="00852540">
        <w:rPr>
          <w:rFonts w:ascii="Times New Roman" w:hAnsi="Times New Roman"/>
          <w:sz w:val="16"/>
          <w:rPrChange w:id="1592" w:author="LENOVO" w:date="2022-05-05T16:28:00Z">
            <w:rPr>
              <w:rFonts w:ascii="Consolas" w:eastAsia="Times New Roman" w:hAnsi="Consolas" w:cs="Times New Roman"/>
              <w:sz w:val="16"/>
              <w:szCs w:val="16"/>
              <w:lang w:eastAsia="tr-TR"/>
            </w:rPr>
          </w:rPrChange>
        </w:rPr>
        <w:t>)</w:t>
      </w:r>
    </w:p>
    <w:p w14:paraId="5D8A5F68" w14:textId="77777777" w:rsidR="00055BAF" w:rsidRPr="00852540" w:rsidRDefault="00055BAF" w:rsidP="00916D08">
      <w:pPr>
        <w:spacing w:after="0" w:line="360" w:lineRule="auto"/>
        <w:rPr>
          <w:rFonts w:ascii="Times New Roman" w:hAnsi="Times New Roman"/>
          <w:sz w:val="16"/>
          <w:rPrChange w:id="1593" w:author="LENOVO" w:date="2022-05-05T16:28:00Z">
            <w:rPr>
              <w:rFonts w:ascii="Consolas" w:eastAsia="Times New Roman" w:hAnsi="Consolas" w:cs="Times New Roman"/>
              <w:sz w:val="16"/>
              <w:szCs w:val="16"/>
              <w:lang w:eastAsia="tr-TR"/>
            </w:rPr>
          </w:rPrChange>
        </w:rPr>
        <w:pPrChange w:id="1594" w:author="LENOVO" w:date="2022-05-05T16:28:00Z">
          <w:pPr>
            <w:spacing w:after="0" w:line="240" w:lineRule="auto"/>
          </w:pPr>
        </w:pPrChange>
      </w:pPr>
      <w:r w:rsidRPr="00852540">
        <w:rPr>
          <w:rFonts w:ascii="Times New Roman" w:hAnsi="Times New Roman"/>
          <w:sz w:val="16"/>
          <w:rPrChange w:id="1595"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596" w:author="LENOVO" w:date="2022-05-05T16:28:00Z">
            <w:rPr>
              <w:rFonts w:ascii="Consolas" w:eastAsia="Times New Roman" w:hAnsi="Consolas" w:cs="Times New Roman"/>
              <w:color w:val="AA04F9"/>
              <w:sz w:val="16"/>
              <w:szCs w:val="16"/>
              <w:lang w:eastAsia="tr-TR"/>
            </w:rPr>
          </w:rPrChange>
        </w:rPr>
        <w:t>'altitude (s)'</w:t>
      </w:r>
      <w:r w:rsidRPr="00852540">
        <w:rPr>
          <w:rFonts w:ascii="Times New Roman" w:hAnsi="Times New Roman"/>
          <w:sz w:val="16"/>
          <w:rPrChange w:id="1597" w:author="LENOVO" w:date="2022-05-05T16:28:00Z">
            <w:rPr>
              <w:rFonts w:ascii="Consolas" w:eastAsia="Times New Roman" w:hAnsi="Consolas" w:cs="Times New Roman"/>
              <w:sz w:val="16"/>
              <w:szCs w:val="16"/>
              <w:lang w:eastAsia="tr-TR"/>
            </w:rPr>
          </w:rPrChange>
        </w:rPr>
        <w:t>)</w:t>
      </w:r>
    </w:p>
    <w:p w14:paraId="207B04D5" w14:textId="77777777" w:rsidR="00055BAF" w:rsidRPr="00852540" w:rsidRDefault="00055BAF" w:rsidP="00916D08">
      <w:pPr>
        <w:spacing w:after="0" w:line="360" w:lineRule="auto"/>
        <w:rPr>
          <w:rFonts w:ascii="Times New Roman" w:hAnsi="Times New Roman"/>
          <w:sz w:val="16"/>
          <w:rPrChange w:id="1598" w:author="LENOVO" w:date="2022-05-05T16:28:00Z">
            <w:rPr>
              <w:rFonts w:ascii="Consolas" w:eastAsia="Times New Roman" w:hAnsi="Consolas" w:cs="Times New Roman"/>
              <w:sz w:val="16"/>
              <w:szCs w:val="16"/>
              <w:lang w:eastAsia="tr-TR"/>
            </w:rPr>
          </w:rPrChange>
        </w:rPr>
        <w:pPrChange w:id="1599" w:author="LENOVO" w:date="2022-05-05T16:28:00Z">
          <w:pPr>
            <w:spacing w:after="0" w:line="240" w:lineRule="auto"/>
          </w:pPr>
        </w:pPrChange>
      </w:pPr>
      <w:r w:rsidRPr="00852540">
        <w:rPr>
          <w:rFonts w:ascii="Times New Roman" w:hAnsi="Times New Roman"/>
          <w:sz w:val="16"/>
          <w:rPrChange w:id="1600"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601" w:author="LENOVO" w:date="2022-05-05T16:28:00Z">
            <w:rPr>
              <w:rFonts w:ascii="Consolas" w:eastAsia="Times New Roman" w:hAnsi="Consolas" w:cs="Times New Roman"/>
              <w:color w:val="AA04F9"/>
              <w:sz w:val="16"/>
              <w:szCs w:val="16"/>
              <w:lang w:eastAsia="tr-TR"/>
            </w:rPr>
          </w:rPrChange>
        </w:rPr>
        <w:t>'Mach and Cd'</w:t>
      </w:r>
      <w:r w:rsidRPr="00852540">
        <w:rPr>
          <w:rFonts w:ascii="Times New Roman" w:hAnsi="Times New Roman"/>
          <w:sz w:val="16"/>
          <w:rPrChange w:id="1602" w:author="LENOVO" w:date="2022-05-05T16:28:00Z">
            <w:rPr>
              <w:rFonts w:ascii="Consolas" w:eastAsia="Times New Roman" w:hAnsi="Consolas" w:cs="Times New Roman"/>
              <w:sz w:val="16"/>
              <w:szCs w:val="16"/>
              <w:lang w:eastAsia="tr-TR"/>
            </w:rPr>
          </w:rPrChange>
        </w:rPr>
        <w:t>);</w:t>
      </w:r>
    </w:p>
    <w:p w14:paraId="2A751002" w14:textId="77777777" w:rsidR="00055BAF" w:rsidRPr="00852540" w:rsidRDefault="00055BAF" w:rsidP="00916D08">
      <w:pPr>
        <w:spacing w:after="0" w:line="360" w:lineRule="auto"/>
        <w:rPr>
          <w:rFonts w:ascii="Times New Roman" w:hAnsi="Times New Roman"/>
          <w:sz w:val="16"/>
          <w:rPrChange w:id="1603" w:author="LENOVO" w:date="2022-05-05T16:28:00Z">
            <w:rPr>
              <w:rFonts w:ascii="Consolas" w:eastAsia="Times New Roman" w:hAnsi="Consolas" w:cs="Times New Roman"/>
              <w:sz w:val="16"/>
              <w:szCs w:val="16"/>
              <w:lang w:eastAsia="tr-TR"/>
            </w:rPr>
          </w:rPrChange>
        </w:rPr>
        <w:pPrChange w:id="1604" w:author="LENOVO" w:date="2022-05-05T16:28:00Z">
          <w:pPr>
            <w:spacing w:after="0" w:line="240" w:lineRule="auto"/>
          </w:pPr>
        </w:pPrChange>
      </w:pPr>
      <w:r w:rsidRPr="00852540">
        <w:rPr>
          <w:rFonts w:ascii="Times New Roman" w:hAnsi="Times New Roman"/>
          <w:sz w:val="16"/>
          <w:rPrChange w:id="1605" w:author="LENOVO" w:date="2022-05-05T16:28:00Z">
            <w:rPr>
              <w:rFonts w:ascii="Consolas" w:eastAsia="Times New Roman" w:hAnsi="Consolas" w:cs="Times New Roman"/>
              <w:sz w:val="16"/>
              <w:szCs w:val="16"/>
              <w:lang w:eastAsia="tr-TR"/>
            </w:rPr>
          </w:rPrChange>
        </w:rPr>
        <w:t>legend(</w:t>
      </w:r>
      <w:r w:rsidRPr="00852540">
        <w:rPr>
          <w:rFonts w:ascii="Times New Roman" w:hAnsi="Times New Roman"/>
          <w:color w:val="AA04F9"/>
          <w:sz w:val="16"/>
          <w:rPrChange w:id="1606" w:author="LENOVO" w:date="2022-05-05T16:28:00Z">
            <w:rPr>
              <w:rFonts w:ascii="Consolas" w:eastAsia="Times New Roman" w:hAnsi="Consolas" w:cs="Times New Roman"/>
              <w:color w:val="AA04F9"/>
              <w:sz w:val="16"/>
              <w:szCs w:val="16"/>
              <w:lang w:eastAsia="tr-TR"/>
            </w:rPr>
          </w:rPrChange>
        </w:rPr>
        <w:t>'Mach'</w:t>
      </w:r>
      <w:r w:rsidRPr="00852540">
        <w:rPr>
          <w:rFonts w:ascii="Times New Roman" w:hAnsi="Times New Roman"/>
          <w:sz w:val="16"/>
          <w:rPrChange w:id="1607" w:author="LENOVO" w:date="2022-05-05T16:28:00Z">
            <w:rPr>
              <w:rFonts w:ascii="Consolas" w:eastAsia="Times New Roman" w:hAnsi="Consolas" w:cs="Times New Roman"/>
              <w:sz w:val="16"/>
              <w:szCs w:val="16"/>
              <w:lang w:eastAsia="tr-TR"/>
            </w:rPr>
          </w:rPrChange>
        </w:rPr>
        <w:t>,</w:t>
      </w:r>
      <w:r w:rsidRPr="00852540">
        <w:rPr>
          <w:rFonts w:ascii="Times New Roman" w:hAnsi="Times New Roman"/>
          <w:color w:val="AA04F9"/>
          <w:sz w:val="16"/>
          <w:rPrChange w:id="1608" w:author="LENOVO" w:date="2022-05-05T16:28:00Z">
            <w:rPr>
              <w:rFonts w:ascii="Consolas" w:eastAsia="Times New Roman" w:hAnsi="Consolas" w:cs="Times New Roman"/>
              <w:color w:val="AA04F9"/>
              <w:sz w:val="16"/>
              <w:szCs w:val="16"/>
              <w:lang w:eastAsia="tr-TR"/>
            </w:rPr>
          </w:rPrChange>
        </w:rPr>
        <w:t>'Cd'</w:t>
      </w:r>
      <w:r w:rsidRPr="00852540">
        <w:rPr>
          <w:rFonts w:ascii="Times New Roman" w:hAnsi="Times New Roman"/>
          <w:sz w:val="16"/>
          <w:rPrChange w:id="1609" w:author="LENOVO" w:date="2022-05-05T16:28:00Z">
            <w:rPr>
              <w:rFonts w:ascii="Consolas" w:eastAsia="Times New Roman" w:hAnsi="Consolas" w:cs="Times New Roman"/>
              <w:sz w:val="16"/>
              <w:szCs w:val="16"/>
              <w:lang w:eastAsia="tr-TR"/>
            </w:rPr>
          </w:rPrChange>
        </w:rPr>
        <w:t>);</w:t>
      </w:r>
    </w:p>
    <w:p w14:paraId="67F3F225" w14:textId="77777777" w:rsidR="00055BAF" w:rsidRPr="00852540" w:rsidRDefault="00055BAF" w:rsidP="00916D08">
      <w:pPr>
        <w:spacing w:after="0" w:line="360" w:lineRule="auto"/>
        <w:rPr>
          <w:rFonts w:ascii="Times New Roman" w:hAnsi="Times New Roman"/>
          <w:sz w:val="16"/>
          <w:rPrChange w:id="1610" w:author="LENOVO" w:date="2022-05-05T16:28:00Z">
            <w:rPr>
              <w:rFonts w:ascii="Consolas" w:eastAsia="Times New Roman" w:hAnsi="Consolas" w:cs="Times New Roman"/>
              <w:sz w:val="16"/>
              <w:szCs w:val="16"/>
              <w:lang w:eastAsia="tr-TR"/>
            </w:rPr>
          </w:rPrChange>
        </w:rPr>
        <w:pPrChange w:id="1611" w:author="LENOVO" w:date="2022-05-05T16:28:00Z">
          <w:pPr>
            <w:spacing w:after="0" w:line="240" w:lineRule="auto"/>
          </w:pPr>
        </w:pPrChange>
      </w:pPr>
    </w:p>
    <w:p w14:paraId="149D51FB" w14:textId="77777777" w:rsidR="00055BAF" w:rsidRPr="00852540" w:rsidRDefault="00055BAF" w:rsidP="00916D08">
      <w:pPr>
        <w:spacing w:after="0" w:line="360" w:lineRule="auto"/>
        <w:rPr>
          <w:rFonts w:ascii="Times New Roman" w:hAnsi="Times New Roman"/>
          <w:sz w:val="16"/>
          <w:rPrChange w:id="1612" w:author="LENOVO" w:date="2022-05-05T16:28:00Z">
            <w:rPr>
              <w:rFonts w:ascii="Consolas" w:eastAsia="Times New Roman" w:hAnsi="Consolas" w:cs="Times New Roman"/>
              <w:sz w:val="16"/>
              <w:szCs w:val="16"/>
              <w:lang w:eastAsia="tr-TR"/>
            </w:rPr>
          </w:rPrChange>
        </w:rPr>
        <w:pPrChange w:id="1613" w:author="LENOVO" w:date="2022-05-05T16:28:00Z">
          <w:pPr>
            <w:spacing w:after="0" w:line="240" w:lineRule="auto"/>
          </w:pPr>
        </w:pPrChange>
      </w:pPr>
      <w:r w:rsidRPr="00852540">
        <w:rPr>
          <w:rFonts w:ascii="Times New Roman" w:hAnsi="Times New Roman"/>
          <w:color w:val="028009"/>
          <w:sz w:val="16"/>
          <w:rPrChange w:id="1614" w:author="LENOVO" w:date="2022-05-05T16:28:00Z">
            <w:rPr>
              <w:rFonts w:ascii="Consolas" w:eastAsia="Times New Roman" w:hAnsi="Consolas" w:cs="Times New Roman"/>
              <w:color w:val="028009"/>
              <w:sz w:val="16"/>
              <w:szCs w:val="16"/>
              <w:lang w:eastAsia="tr-TR"/>
            </w:rPr>
          </w:rPrChange>
        </w:rPr>
        <w:t>%%   mach zaman grafiği</w:t>
      </w:r>
    </w:p>
    <w:p w14:paraId="725ECA2B" w14:textId="77777777" w:rsidR="00055BAF" w:rsidRPr="00852540" w:rsidRDefault="00055BAF" w:rsidP="00916D08">
      <w:pPr>
        <w:spacing w:after="0" w:line="360" w:lineRule="auto"/>
        <w:rPr>
          <w:rFonts w:ascii="Times New Roman" w:hAnsi="Times New Roman"/>
          <w:sz w:val="16"/>
          <w:rPrChange w:id="1615" w:author="LENOVO" w:date="2022-05-05T16:28:00Z">
            <w:rPr>
              <w:rFonts w:ascii="Consolas" w:eastAsia="Times New Roman" w:hAnsi="Consolas" w:cs="Times New Roman"/>
              <w:sz w:val="16"/>
              <w:szCs w:val="16"/>
              <w:lang w:eastAsia="tr-TR"/>
            </w:rPr>
          </w:rPrChange>
        </w:rPr>
        <w:pPrChange w:id="1616" w:author="LENOVO" w:date="2022-05-05T16:28:00Z">
          <w:pPr>
            <w:spacing w:after="0" w:line="240" w:lineRule="auto"/>
          </w:pPr>
        </w:pPrChange>
      </w:pPr>
    </w:p>
    <w:p w14:paraId="397ED878" w14:textId="77777777" w:rsidR="00055BAF" w:rsidRPr="00852540" w:rsidRDefault="00055BAF" w:rsidP="00916D08">
      <w:pPr>
        <w:spacing w:after="0" w:line="360" w:lineRule="auto"/>
        <w:rPr>
          <w:rFonts w:ascii="Times New Roman" w:hAnsi="Times New Roman"/>
          <w:sz w:val="16"/>
          <w:rPrChange w:id="1617" w:author="LENOVO" w:date="2022-05-05T16:28:00Z">
            <w:rPr>
              <w:rFonts w:ascii="Consolas" w:eastAsia="Times New Roman" w:hAnsi="Consolas" w:cs="Times New Roman"/>
              <w:sz w:val="16"/>
              <w:szCs w:val="16"/>
              <w:lang w:eastAsia="tr-TR"/>
            </w:rPr>
          </w:rPrChange>
        </w:rPr>
        <w:pPrChange w:id="1618" w:author="LENOVO" w:date="2022-05-05T16:28:00Z">
          <w:pPr>
            <w:spacing w:after="0" w:line="240" w:lineRule="auto"/>
          </w:pPr>
        </w:pPrChange>
      </w:pPr>
      <w:r w:rsidRPr="00852540">
        <w:rPr>
          <w:rFonts w:ascii="Times New Roman" w:hAnsi="Times New Roman"/>
          <w:sz w:val="16"/>
          <w:rPrChange w:id="1619" w:author="LENOVO" w:date="2022-05-05T16:28:00Z">
            <w:rPr>
              <w:rFonts w:ascii="Consolas" w:eastAsia="Times New Roman" w:hAnsi="Consolas" w:cs="Times New Roman"/>
              <w:sz w:val="16"/>
              <w:szCs w:val="16"/>
              <w:lang w:eastAsia="tr-TR"/>
            </w:rPr>
          </w:rPrChange>
        </w:rPr>
        <w:t>createfigure1(t,MACH);</w:t>
      </w:r>
    </w:p>
    <w:p w14:paraId="52434F61" w14:textId="77777777" w:rsidR="00055BAF" w:rsidRPr="00852540" w:rsidRDefault="00055BAF" w:rsidP="00916D08">
      <w:pPr>
        <w:spacing w:after="0" w:line="360" w:lineRule="auto"/>
        <w:rPr>
          <w:rFonts w:ascii="Times New Roman" w:hAnsi="Times New Roman"/>
          <w:sz w:val="16"/>
          <w:rPrChange w:id="1620" w:author="LENOVO" w:date="2022-05-05T16:28:00Z">
            <w:rPr>
              <w:rFonts w:ascii="Consolas" w:eastAsia="Times New Roman" w:hAnsi="Consolas" w:cs="Times New Roman"/>
              <w:sz w:val="16"/>
              <w:szCs w:val="16"/>
              <w:lang w:eastAsia="tr-TR"/>
            </w:rPr>
          </w:rPrChange>
        </w:rPr>
        <w:pPrChange w:id="1621" w:author="LENOVO" w:date="2022-05-05T16:28:00Z">
          <w:pPr>
            <w:spacing w:after="0" w:line="240" w:lineRule="auto"/>
          </w:pPr>
        </w:pPrChange>
      </w:pPr>
      <w:r w:rsidRPr="00852540">
        <w:rPr>
          <w:rFonts w:ascii="Times New Roman" w:hAnsi="Times New Roman"/>
          <w:sz w:val="16"/>
          <w:rPrChange w:id="1622"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623" w:author="LENOVO" w:date="2022-05-05T16:28:00Z">
            <w:rPr>
              <w:rFonts w:ascii="Consolas" w:eastAsia="Times New Roman" w:hAnsi="Consolas" w:cs="Times New Roman"/>
              <w:color w:val="AA04F9"/>
              <w:sz w:val="16"/>
              <w:szCs w:val="16"/>
              <w:lang w:eastAsia="tr-TR"/>
            </w:rPr>
          </w:rPrChange>
        </w:rPr>
        <w:t>'Mach vs Time(s)'</w:t>
      </w:r>
      <w:r w:rsidRPr="00852540">
        <w:rPr>
          <w:rFonts w:ascii="Times New Roman" w:hAnsi="Times New Roman"/>
          <w:sz w:val="16"/>
          <w:rPrChange w:id="1624" w:author="LENOVO" w:date="2022-05-05T16:28:00Z">
            <w:rPr>
              <w:rFonts w:ascii="Consolas" w:eastAsia="Times New Roman" w:hAnsi="Consolas" w:cs="Times New Roman"/>
              <w:sz w:val="16"/>
              <w:szCs w:val="16"/>
              <w:lang w:eastAsia="tr-TR"/>
            </w:rPr>
          </w:rPrChange>
        </w:rPr>
        <w:t>)</w:t>
      </w:r>
    </w:p>
    <w:p w14:paraId="7B4929A1" w14:textId="77777777" w:rsidR="00055BAF" w:rsidRPr="00852540" w:rsidRDefault="00055BAF" w:rsidP="00916D08">
      <w:pPr>
        <w:spacing w:after="0" w:line="360" w:lineRule="auto"/>
        <w:rPr>
          <w:rFonts w:ascii="Times New Roman" w:hAnsi="Times New Roman"/>
          <w:sz w:val="16"/>
          <w:rPrChange w:id="1625" w:author="LENOVO" w:date="2022-05-05T16:28:00Z">
            <w:rPr>
              <w:rFonts w:ascii="Consolas" w:eastAsia="Times New Roman" w:hAnsi="Consolas" w:cs="Times New Roman"/>
              <w:sz w:val="16"/>
              <w:szCs w:val="16"/>
              <w:lang w:eastAsia="tr-TR"/>
            </w:rPr>
          </w:rPrChange>
        </w:rPr>
        <w:pPrChange w:id="1626" w:author="LENOVO" w:date="2022-05-05T16:28:00Z">
          <w:pPr>
            <w:spacing w:after="0" w:line="240" w:lineRule="auto"/>
          </w:pPr>
        </w:pPrChange>
      </w:pPr>
      <w:r w:rsidRPr="00852540">
        <w:rPr>
          <w:rFonts w:ascii="Times New Roman" w:hAnsi="Times New Roman"/>
          <w:sz w:val="16"/>
          <w:rPrChange w:id="1627"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628"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629" w:author="LENOVO" w:date="2022-05-05T16:28:00Z">
            <w:rPr>
              <w:rFonts w:ascii="Consolas" w:eastAsia="Times New Roman" w:hAnsi="Consolas" w:cs="Times New Roman"/>
              <w:sz w:val="16"/>
              <w:szCs w:val="16"/>
              <w:lang w:eastAsia="tr-TR"/>
            </w:rPr>
          </w:rPrChange>
        </w:rPr>
        <w:t>)</w:t>
      </w:r>
    </w:p>
    <w:p w14:paraId="40CF0D2F" w14:textId="77777777" w:rsidR="00055BAF" w:rsidRPr="00852540" w:rsidRDefault="00055BAF" w:rsidP="00916D08">
      <w:pPr>
        <w:spacing w:after="0" w:line="360" w:lineRule="auto"/>
        <w:rPr>
          <w:rFonts w:ascii="Times New Roman" w:hAnsi="Times New Roman"/>
          <w:sz w:val="16"/>
          <w:rPrChange w:id="1630" w:author="LENOVO" w:date="2022-05-05T16:28:00Z">
            <w:rPr>
              <w:rFonts w:ascii="Consolas" w:eastAsia="Times New Roman" w:hAnsi="Consolas" w:cs="Times New Roman"/>
              <w:sz w:val="16"/>
              <w:szCs w:val="16"/>
              <w:lang w:eastAsia="tr-TR"/>
            </w:rPr>
          </w:rPrChange>
        </w:rPr>
        <w:pPrChange w:id="1631" w:author="LENOVO" w:date="2022-05-05T16:28:00Z">
          <w:pPr>
            <w:spacing w:after="0" w:line="240" w:lineRule="auto"/>
          </w:pPr>
        </w:pPrChange>
      </w:pPr>
      <w:r w:rsidRPr="00852540">
        <w:rPr>
          <w:rFonts w:ascii="Times New Roman" w:hAnsi="Times New Roman"/>
          <w:sz w:val="16"/>
          <w:rPrChange w:id="1632"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633" w:author="LENOVO" w:date="2022-05-05T16:28:00Z">
            <w:rPr>
              <w:rFonts w:ascii="Consolas" w:eastAsia="Times New Roman" w:hAnsi="Consolas" w:cs="Times New Roman"/>
              <w:color w:val="AA04F9"/>
              <w:sz w:val="16"/>
              <w:szCs w:val="16"/>
              <w:lang w:eastAsia="tr-TR"/>
            </w:rPr>
          </w:rPrChange>
        </w:rPr>
        <w:t>'Mach'</w:t>
      </w:r>
      <w:r w:rsidRPr="00852540">
        <w:rPr>
          <w:rFonts w:ascii="Times New Roman" w:hAnsi="Times New Roman"/>
          <w:sz w:val="16"/>
          <w:rPrChange w:id="1634" w:author="LENOVO" w:date="2022-05-05T16:28:00Z">
            <w:rPr>
              <w:rFonts w:ascii="Consolas" w:eastAsia="Times New Roman" w:hAnsi="Consolas" w:cs="Times New Roman"/>
              <w:sz w:val="16"/>
              <w:szCs w:val="16"/>
              <w:lang w:eastAsia="tr-TR"/>
            </w:rPr>
          </w:rPrChange>
        </w:rPr>
        <w:t>);</w:t>
      </w:r>
    </w:p>
    <w:p w14:paraId="62399C1D" w14:textId="77777777" w:rsidR="00055BAF" w:rsidRPr="00852540" w:rsidRDefault="00055BAF" w:rsidP="00916D08">
      <w:pPr>
        <w:spacing w:after="0" w:line="360" w:lineRule="auto"/>
        <w:rPr>
          <w:rFonts w:ascii="Times New Roman" w:hAnsi="Times New Roman"/>
          <w:sz w:val="16"/>
          <w:rPrChange w:id="1635" w:author="LENOVO" w:date="2022-05-05T16:28:00Z">
            <w:rPr>
              <w:rFonts w:ascii="Consolas" w:eastAsia="Times New Roman" w:hAnsi="Consolas" w:cs="Times New Roman"/>
              <w:sz w:val="16"/>
              <w:szCs w:val="16"/>
              <w:lang w:eastAsia="tr-TR"/>
            </w:rPr>
          </w:rPrChange>
        </w:rPr>
        <w:pPrChange w:id="1636" w:author="LENOVO" w:date="2022-05-05T16:28:00Z">
          <w:pPr>
            <w:spacing w:after="0" w:line="240" w:lineRule="auto"/>
          </w:pPr>
        </w:pPrChange>
      </w:pPr>
    </w:p>
    <w:p w14:paraId="5726EEC8" w14:textId="77777777" w:rsidR="00055BAF" w:rsidRPr="00852540" w:rsidRDefault="00055BAF" w:rsidP="00916D08">
      <w:pPr>
        <w:spacing w:after="0" w:line="360" w:lineRule="auto"/>
        <w:rPr>
          <w:rFonts w:ascii="Times New Roman" w:hAnsi="Times New Roman"/>
          <w:sz w:val="16"/>
          <w:rPrChange w:id="1637" w:author="LENOVO" w:date="2022-05-05T16:28:00Z">
            <w:rPr>
              <w:rFonts w:ascii="Consolas" w:eastAsia="Times New Roman" w:hAnsi="Consolas" w:cs="Times New Roman"/>
              <w:sz w:val="16"/>
              <w:szCs w:val="16"/>
              <w:lang w:eastAsia="tr-TR"/>
            </w:rPr>
          </w:rPrChange>
        </w:rPr>
        <w:pPrChange w:id="1638" w:author="LENOVO" w:date="2022-05-05T16:28:00Z">
          <w:pPr>
            <w:spacing w:after="0" w:line="240" w:lineRule="auto"/>
          </w:pPr>
        </w:pPrChange>
      </w:pPr>
      <w:r w:rsidRPr="00852540">
        <w:rPr>
          <w:rFonts w:ascii="Times New Roman" w:hAnsi="Times New Roman"/>
          <w:color w:val="028009"/>
          <w:sz w:val="16"/>
          <w:rPrChange w:id="1639" w:author="LENOVO" w:date="2022-05-05T16:28:00Z">
            <w:rPr>
              <w:rFonts w:ascii="Consolas" w:eastAsia="Times New Roman" w:hAnsi="Consolas" w:cs="Times New Roman"/>
              <w:color w:val="028009"/>
              <w:sz w:val="16"/>
              <w:szCs w:val="16"/>
              <w:lang w:eastAsia="tr-TR"/>
            </w:rPr>
          </w:rPrChange>
        </w:rPr>
        <w:t>%%   mach zaman grafiği</w:t>
      </w:r>
    </w:p>
    <w:p w14:paraId="0BA35E3A" w14:textId="77777777" w:rsidR="00055BAF" w:rsidRPr="00852540" w:rsidRDefault="00055BAF" w:rsidP="00916D08">
      <w:pPr>
        <w:spacing w:after="0" w:line="360" w:lineRule="auto"/>
        <w:rPr>
          <w:rFonts w:ascii="Times New Roman" w:hAnsi="Times New Roman"/>
          <w:sz w:val="16"/>
          <w:rPrChange w:id="1640" w:author="LENOVO" w:date="2022-05-05T16:28:00Z">
            <w:rPr>
              <w:rFonts w:ascii="Consolas" w:eastAsia="Times New Roman" w:hAnsi="Consolas" w:cs="Times New Roman"/>
              <w:sz w:val="16"/>
              <w:szCs w:val="16"/>
              <w:lang w:eastAsia="tr-TR"/>
            </w:rPr>
          </w:rPrChange>
        </w:rPr>
        <w:pPrChange w:id="1641" w:author="LENOVO" w:date="2022-05-05T16:28:00Z">
          <w:pPr>
            <w:spacing w:after="0" w:line="240" w:lineRule="auto"/>
          </w:pPr>
        </w:pPrChange>
      </w:pPr>
    </w:p>
    <w:p w14:paraId="15629C4F" w14:textId="77777777" w:rsidR="00055BAF" w:rsidRPr="00852540" w:rsidRDefault="00055BAF" w:rsidP="00916D08">
      <w:pPr>
        <w:spacing w:after="0" w:line="360" w:lineRule="auto"/>
        <w:rPr>
          <w:rFonts w:ascii="Times New Roman" w:hAnsi="Times New Roman"/>
          <w:sz w:val="16"/>
          <w:rPrChange w:id="1642" w:author="LENOVO" w:date="2022-05-05T16:28:00Z">
            <w:rPr>
              <w:rFonts w:ascii="Consolas" w:eastAsia="Times New Roman" w:hAnsi="Consolas" w:cs="Times New Roman"/>
              <w:sz w:val="16"/>
              <w:szCs w:val="16"/>
              <w:lang w:eastAsia="tr-TR"/>
            </w:rPr>
          </w:rPrChange>
        </w:rPr>
        <w:pPrChange w:id="1643" w:author="LENOVO" w:date="2022-05-05T16:28:00Z">
          <w:pPr>
            <w:spacing w:after="0" w:line="240" w:lineRule="auto"/>
          </w:pPr>
        </w:pPrChange>
      </w:pPr>
      <w:r w:rsidRPr="00852540">
        <w:rPr>
          <w:rFonts w:ascii="Times New Roman" w:hAnsi="Times New Roman"/>
          <w:sz w:val="16"/>
          <w:rPrChange w:id="1644" w:author="LENOVO" w:date="2022-05-05T16:28:00Z">
            <w:rPr>
              <w:rFonts w:ascii="Consolas" w:eastAsia="Times New Roman" w:hAnsi="Consolas" w:cs="Times New Roman"/>
              <w:sz w:val="16"/>
              <w:szCs w:val="16"/>
              <w:lang w:eastAsia="tr-TR"/>
            </w:rPr>
          </w:rPrChange>
        </w:rPr>
        <w:t>createfigure1(t,CD);</w:t>
      </w:r>
    </w:p>
    <w:p w14:paraId="03132FE3" w14:textId="77777777" w:rsidR="00055BAF" w:rsidRPr="00852540" w:rsidRDefault="00055BAF" w:rsidP="00916D08">
      <w:pPr>
        <w:spacing w:after="0" w:line="360" w:lineRule="auto"/>
        <w:rPr>
          <w:rFonts w:ascii="Times New Roman" w:hAnsi="Times New Roman"/>
          <w:sz w:val="16"/>
          <w:rPrChange w:id="1645" w:author="LENOVO" w:date="2022-05-05T16:28:00Z">
            <w:rPr>
              <w:rFonts w:ascii="Consolas" w:eastAsia="Times New Roman" w:hAnsi="Consolas" w:cs="Times New Roman"/>
              <w:sz w:val="16"/>
              <w:szCs w:val="16"/>
              <w:lang w:eastAsia="tr-TR"/>
            </w:rPr>
          </w:rPrChange>
        </w:rPr>
        <w:pPrChange w:id="1646" w:author="LENOVO" w:date="2022-05-05T16:28:00Z">
          <w:pPr>
            <w:spacing w:after="0" w:line="240" w:lineRule="auto"/>
          </w:pPr>
        </w:pPrChange>
      </w:pPr>
      <w:r w:rsidRPr="00852540">
        <w:rPr>
          <w:rFonts w:ascii="Times New Roman" w:hAnsi="Times New Roman"/>
          <w:sz w:val="16"/>
          <w:rPrChange w:id="1647"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648" w:author="LENOVO" w:date="2022-05-05T16:28:00Z">
            <w:rPr>
              <w:rFonts w:ascii="Consolas" w:eastAsia="Times New Roman" w:hAnsi="Consolas" w:cs="Times New Roman"/>
              <w:color w:val="AA04F9"/>
              <w:sz w:val="16"/>
              <w:szCs w:val="16"/>
              <w:lang w:eastAsia="tr-TR"/>
            </w:rPr>
          </w:rPrChange>
        </w:rPr>
        <w:t>'Drag coefficent vs Time(s)'</w:t>
      </w:r>
      <w:r w:rsidRPr="00852540">
        <w:rPr>
          <w:rFonts w:ascii="Times New Roman" w:hAnsi="Times New Roman"/>
          <w:sz w:val="16"/>
          <w:rPrChange w:id="1649" w:author="LENOVO" w:date="2022-05-05T16:28:00Z">
            <w:rPr>
              <w:rFonts w:ascii="Consolas" w:eastAsia="Times New Roman" w:hAnsi="Consolas" w:cs="Times New Roman"/>
              <w:sz w:val="16"/>
              <w:szCs w:val="16"/>
              <w:lang w:eastAsia="tr-TR"/>
            </w:rPr>
          </w:rPrChange>
        </w:rPr>
        <w:t>)</w:t>
      </w:r>
    </w:p>
    <w:p w14:paraId="1220B8E3" w14:textId="77777777" w:rsidR="00055BAF" w:rsidRPr="00852540" w:rsidRDefault="00055BAF" w:rsidP="00916D08">
      <w:pPr>
        <w:spacing w:after="0" w:line="360" w:lineRule="auto"/>
        <w:rPr>
          <w:rFonts w:ascii="Times New Roman" w:hAnsi="Times New Roman"/>
          <w:sz w:val="16"/>
          <w:rPrChange w:id="1650" w:author="LENOVO" w:date="2022-05-05T16:28:00Z">
            <w:rPr>
              <w:rFonts w:ascii="Consolas" w:eastAsia="Times New Roman" w:hAnsi="Consolas" w:cs="Times New Roman"/>
              <w:sz w:val="16"/>
              <w:szCs w:val="16"/>
              <w:lang w:eastAsia="tr-TR"/>
            </w:rPr>
          </w:rPrChange>
        </w:rPr>
        <w:pPrChange w:id="1651" w:author="LENOVO" w:date="2022-05-05T16:28:00Z">
          <w:pPr>
            <w:spacing w:after="0" w:line="240" w:lineRule="auto"/>
          </w:pPr>
        </w:pPrChange>
      </w:pPr>
      <w:r w:rsidRPr="00852540">
        <w:rPr>
          <w:rFonts w:ascii="Times New Roman" w:hAnsi="Times New Roman"/>
          <w:sz w:val="16"/>
          <w:rPrChange w:id="1652"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653"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654" w:author="LENOVO" w:date="2022-05-05T16:28:00Z">
            <w:rPr>
              <w:rFonts w:ascii="Consolas" w:eastAsia="Times New Roman" w:hAnsi="Consolas" w:cs="Times New Roman"/>
              <w:sz w:val="16"/>
              <w:szCs w:val="16"/>
              <w:lang w:eastAsia="tr-TR"/>
            </w:rPr>
          </w:rPrChange>
        </w:rPr>
        <w:t>)</w:t>
      </w:r>
    </w:p>
    <w:p w14:paraId="0C619065" w14:textId="77777777" w:rsidR="00055BAF" w:rsidRPr="00852540" w:rsidRDefault="00055BAF" w:rsidP="00916D08">
      <w:pPr>
        <w:spacing w:after="0" w:line="360" w:lineRule="auto"/>
        <w:rPr>
          <w:rFonts w:ascii="Times New Roman" w:hAnsi="Times New Roman"/>
          <w:sz w:val="16"/>
          <w:rPrChange w:id="1655" w:author="LENOVO" w:date="2022-05-05T16:28:00Z">
            <w:rPr>
              <w:rFonts w:ascii="Consolas" w:eastAsia="Times New Roman" w:hAnsi="Consolas" w:cs="Times New Roman"/>
              <w:sz w:val="16"/>
              <w:szCs w:val="16"/>
              <w:lang w:eastAsia="tr-TR"/>
            </w:rPr>
          </w:rPrChange>
        </w:rPr>
        <w:pPrChange w:id="1656" w:author="LENOVO" w:date="2022-05-05T16:28:00Z">
          <w:pPr>
            <w:spacing w:after="0" w:line="240" w:lineRule="auto"/>
          </w:pPr>
        </w:pPrChange>
      </w:pPr>
      <w:r w:rsidRPr="00852540">
        <w:rPr>
          <w:rFonts w:ascii="Times New Roman" w:hAnsi="Times New Roman"/>
          <w:sz w:val="16"/>
          <w:rPrChange w:id="1657"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658" w:author="LENOVO" w:date="2022-05-05T16:28:00Z">
            <w:rPr>
              <w:rFonts w:ascii="Consolas" w:eastAsia="Times New Roman" w:hAnsi="Consolas" w:cs="Times New Roman"/>
              <w:color w:val="AA04F9"/>
              <w:sz w:val="16"/>
              <w:szCs w:val="16"/>
              <w:lang w:eastAsia="tr-TR"/>
            </w:rPr>
          </w:rPrChange>
        </w:rPr>
        <w:t>'Drag Coefficients'</w:t>
      </w:r>
      <w:r w:rsidRPr="00852540">
        <w:rPr>
          <w:rFonts w:ascii="Times New Roman" w:hAnsi="Times New Roman"/>
          <w:sz w:val="16"/>
          <w:rPrChange w:id="1659" w:author="LENOVO" w:date="2022-05-05T16:28:00Z">
            <w:rPr>
              <w:rFonts w:ascii="Consolas" w:eastAsia="Times New Roman" w:hAnsi="Consolas" w:cs="Times New Roman"/>
              <w:sz w:val="16"/>
              <w:szCs w:val="16"/>
              <w:lang w:eastAsia="tr-TR"/>
            </w:rPr>
          </w:rPrChange>
        </w:rPr>
        <w:t>);</w:t>
      </w:r>
    </w:p>
    <w:p w14:paraId="15ED3874" w14:textId="77777777" w:rsidR="00055BAF" w:rsidRPr="00852540" w:rsidRDefault="00055BAF" w:rsidP="00916D08">
      <w:pPr>
        <w:spacing w:after="0" w:line="360" w:lineRule="auto"/>
        <w:rPr>
          <w:rFonts w:ascii="Times New Roman" w:hAnsi="Times New Roman"/>
          <w:sz w:val="16"/>
          <w:rPrChange w:id="1660" w:author="LENOVO" w:date="2022-05-05T16:28:00Z">
            <w:rPr>
              <w:rFonts w:ascii="Consolas" w:eastAsia="Times New Roman" w:hAnsi="Consolas" w:cs="Times New Roman"/>
              <w:sz w:val="16"/>
              <w:szCs w:val="16"/>
              <w:lang w:eastAsia="tr-TR"/>
            </w:rPr>
          </w:rPrChange>
        </w:rPr>
        <w:pPrChange w:id="1661" w:author="LENOVO" w:date="2022-05-05T16:28:00Z">
          <w:pPr>
            <w:spacing w:after="0" w:line="240" w:lineRule="auto"/>
          </w:pPr>
        </w:pPrChange>
      </w:pPr>
    </w:p>
    <w:p w14:paraId="489B71BD" w14:textId="77777777" w:rsidR="00055BAF" w:rsidRPr="00852540" w:rsidRDefault="00055BAF" w:rsidP="00916D08">
      <w:pPr>
        <w:spacing w:after="0" w:line="360" w:lineRule="auto"/>
        <w:rPr>
          <w:rFonts w:ascii="Times New Roman" w:hAnsi="Times New Roman"/>
          <w:sz w:val="16"/>
          <w:rPrChange w:id="1662" w:author="LENOVO" w:date="2022-05-05T16:28:00Z">
            <w:rPr>
              <w:rFonts w:ascii="Consolas" w:eastAsia="Times New Roman" w:hAnsi="Consolas" w:cs="Times New Roman"/>
              <w:sz w:val="16"/>
              <w:szCs w:val="16"/>
              <w:lang w:eastAsia="tr-TR"/>
            </w:rPr>
          </w:rPrChange>
        </w:rPr>
        <w:pPrChange w:id="1663" w:author="LENOVO" w:date="2022-05-05T16:28:00Z">
          <w:pPr>
            <w:spacing w:after="0" w:line="240" w:lineRule="auto"/>
          </w:pPr>
        </w:pPrChange>
      </w:pPr>
    </w:p>
    <w:p w14:paraId="0E6730F6" w14:textId="77777777" w:rsidR="00055BAF" w:rsidRPr="00852540" w:rsidRDefault="00055BAF" w:rsidP="00916D08">
      <w:pPr>
        <w:spacing w:after="0" w:line="360" w:lineRule="auto"/>
        <w:rPr>
          <w:rFonts w:ascii="Times New Roman" w:hAnsi="Times New Roman"/>
          <w:sz w:val="16"/>
          <w:rPrChange w:id="1664" w:author="LENOVO" w:date="2022-05-05T16:28:00Z">
            <w:rPr>
              <w:rFonts w:ascii="Consolas" w:eastAsia="Times New Roman" w:hAnsi="Consolas" w:cs="Times New Roman"/>
              <w:sz w:val="16"/>
              <w:szCs w:val="16"/>
              <w:lang w:eastAsia="tr-TR"/>
            </w:rPr>
          </w:rPrChange>
        </w:rPr>
        <w:pPrChange w:id="1665" w:author="LENOVO" w:date="2022-05-05T16:28:00Z">
          <w:pPr>
            <w:spacing w:after="0" w:line="240" w:lineRule="auto"/>
          </w:pPr>
        </w:pPrChange>
      </w:pPr>
      <w:r w:rsidRPr="00852540">
        <w:rPr>
          <w:rFonts w:ascii="Times New Roman" w:hAnsi="Times New Roman"/>
          <w:color w:val="028009"/>
          <w:sz w:val="16"/>
          <w:rPrChange w:id="1666" w:author="LENOVO" w:date="2022-05-05T16:28:00Z">
            <w:rPr>
              <w:rFonts w:ascii="Consolas" w:eastAsia="Times New Roman" w:hAnsi="Consolas" w:cs="Times New Roman"/>
              <w:color w:val="028009"/>
              <w:sz w:val="16"/>
              <w:szCs w:val="16"/>
              <w:lang w:eastAsia="tr-TR"/>
            </w:rPr>
          </w:rPrChange>
        </w:rPr>
        <w:t>%%  cs yükseklik ve zaman grafiği</w:t>
      </w:r>
    </w:p>
    <w:p w14:paraId="27CE03EB" w14:textId="77777777" w:rsidR="00055BAF" w:rsidRPr="00852540" w:rsidRDefault="00055BAF" w:rsidP="00916D08">
      <w:pPr>
        <w:spacing w:after="0" w:line="360" w:lineRule="auto"/>
        <w:rPr>
          <w:rFonts w:ascii="Times New Roman" w:hAnsi="Times New Roman"/>
          <w:sz w:val="16"/>
          <w:rPrChange w:id="1667" w:author="LENOVO" w:date="2022-05-05T16:28:00Z">
            <w:rPr>
              <w:rFonts w:ascii="Consolas" w:eastAsia="Times New Roman" w:hAnsi="Consolas" w:cs="Times New Roman"/>
              <w:sz w:val="16"/>
              <w:szCs w:val="16"/>
              <w:lang w:eastAsia="tr-TR"/>
            </w:rPr>
          </w:rPrChange>
        </w:rPr>
        <w:pPrChange w:id="1668" w:author="LENOVO" w:date="2022-05-05T16:28:00Z">
          <w:pPr>
            <w:spacing w:after="0" w:line="240" w:lineRule="auto"/>
          </w:pPr>
        </w:pPrChange>
      </w:pPr>
    </w:p>
    <w:p w14:paraId="25790AD7" w14:textId="77777777" w:rsidR="00055BAF" w:rsidRPr="00852540" w:rsidRDefault="00055BAF" w:rsidP="00916D08">
      <w:pPr>
        <w:spacing w:after="0" w:line="360" w:lineRule="auto"/>
        <w:rPr>
          <w:rFonts w:ascii="Times New Roman" w:hAnsi="Times New Roman"/>
          <w:sz w:val="16"/>
          <w:rPrChange w:id="1669" w:author="LENOVO" w:date="2022-05-05T16:28:00Z">
            <w:rPr>
              <w:rFonts w:ascii="Consolas" w:eastAsia="Times New Roman" w:hAnsi="Consolas" w:cs="Times New Roman"/>
              <w:sz w:val="16"/>
              <w:szCs w:val="16"/>
              <w:lang w:eastAsia="tr-TR"/>
            </w:rPr>
          </w:rPrChange>
        </w:rPr>
        <w:pPrChange w:id="1670" w:author="LENOVO" w:date="2022-05-05T16:28:00Z">
          <w:pPr>
            <w:spacing w:after="0" w:line="240" w:lineRule="auto"/>
          </w:pPr>
        </w:pPrChange>
      </w:pPr>
      <w:r w:rsidRPr="00852540">
        <w:rPr>
          <w:rFonts w:ascii="Times New Roman" w:hAnsi="Times New Roman"/>
          <w:sz w:val="16"/>
          <w:rPrChange w:id="1671" w:author="LENOVO" w:date="2022-05-05T16:28:00Z">
            <w:rPr>
              <w:rFonts w:ascii="Consolas" w:eastAsia="Times New Roman" w:hAnsi="Consolas" w:cs="Times New Roman"/>
              <w:sz w:val="16"/>
              <w:szCs w:val="16"/>
              <w:lang w:eastAsia="tr-TR"/>
            </w:rPr>
          </w:rPrChange>
        </w:rPr>
        <w:t>createfigure1(CS(1:length(y)),y)</w:t>
      </w:r>
    </w:p>
    <w:p w14:paraId="2FA1A3FC" w14:textId="77777777" w:rsidR="00055BAF" w:rsidRPr="00852540" w:rsidRDefault="00055BAF" w:rsidP="00916D08">
      <w:pPr>
        <w:spacing w:after="0" w:line="360" w:lineRule="auto"/>
        <w:rPr>
          <w:rFonts w:ascii="Times New Roman" w:hAnsi="Times New Roman"/>
          <w:sz w:val="16"/>
          <w:rPrChange w:id="1672" w:author="LENOVO" w:date="2022-05-05T16:28:00Z">
            <w:rPr>
              <w:rFonts w:ascii="Consolas" w:eastAsia="Times New Roman" w:hAnsi="Consolas" w:cs="Times New Roman"/>
              <w:sz w:val="16"/>
              <w:szCs w:val="16"/>
              <w:lang w:eastAsia="tr-TR"/>
            </w:rPr>
          </w:rPrChange>
        </w:rPr>
        <w:pPrChange w:id="1673" w:author="LENOVO" w:date="2022-05-05T16:28:00Z">
          <w:pPr>
            <w:spacing w:after="0" w:line="240" w:lineRule="auto"/>
          </w:pPr>
        </w:pPrChange>
      </w:pPr>
      <w:r w:rsidRPr="00852540">
        <w:rPr>
          <w:rFonts w:ascii="Times New Roman" w:hAnsi="Times New Roman"/>
          <w:sz w:val="16"/>
          <w:rPrChange w:id="1674"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675" w:author="LENOVO" w:date="2022-05-05T16:28:00Z">
            <w:rPr>
              <w:rFonts w:ascii="Consolas" w:eastAsia="Times New Roman" w:hAnsi="Consolas" w:cs="Times New Roman"/>
              <w:color w:val="AA04F9"/>
              <w:sz w:val="16"/>
              <w:szCs w:val="16"/>
              <w:lang w:eastAsia="tr-TR"/>
            </w:rPr>
          </w:rPrChange>
        </w:rPr>
        <w:t>'Sound speed vs Altitude(at sea)'</w:t>
      </w:r>
      <w:r w:rsidRPr="00852540">
        <w:rPr>
          <w:rFonts w:ascii="Times New Roman" w:hAnsi="Times New Roman"/>
          <w:sz w:val="16"/>
          <w:rPrChange w:id="1676" w:author="LENOVO" w:date="2022-05-05T16:28:00Z">
            <w:rPr>
              <w:rFonts w:ascii="Consolas" w:eastAsia="Times New Roman" w:hAnsi="Consolas" w:cs="Times New Roman"/>
              <w:sz w:val="16"/>
              <w:szCs w:val="16"/>
              <w:lang w:eastAsia="tr-TR"/>
            </w:rPr>
          </w:rPrChange>
        </w:rPr>
        <w:t>)</w:t>
      </w:r>
    </w:p>
    <w:p w14:paraId="671CD821" w14:textId="77777777" w:rsidR="00055BAF" w:rsidRPr="00852540" w:rsidRDefault="00055BAF" w:rsidP="00916D08">
      <w:pPr>
        <w:spacing w:after="0" w:line="360" w:lineRule="auto"/>
        <w:rPr>
          <w:rFonts w:ascii="Times New Roman" w:hAnsi="Times New Roman"/>
          <w:sz w:val="16"/>
          <w:rPrChange w:id="1677" w:author="LENOVO" w:date="2022-05-05T16:28:00Z">
            <w:rPr>
              <w:rFonts w:ascii="Consolas" w:eastAsia="Times New Roman" w:hAnsi="Consolas" w:cs="Times New Roman"/>
              <w:sz w:val="16"/>
              <w:szCs w:val="16"/>
              <w:lang w:eastAsia="tr-TR"/>
            </w:rPr>
          </w:rPrChange>
        </w:rPr>
        <w:pPrChange w:id="1678" w:author="LENOVO" w:date="2022-05-05T16:28:00Z">
          <w:pPr>
            <w:spacing w:after="0" w:line="240" w:lineRule="auto"/>
          </w:pPr>
        </w:pPrChange>
      </w:pPr>
      <w:r w:rsidRPr="00852540">
        <w:rPr>
          <w:rFonts w:ascii="Times New Roman" w:hAnsi="Times New Roman"/>
          <w:sz w:val="16"/>
          <w:rPrChange w:id="1679"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680" w:author="LENOVO" w:date="2022-05-05T16:28:00Z">
            <w:rPr>
              <w:rFonts w:ascii="Consolas" w:eastAsia="Times New Roman" w:hAnsi="Consolas" w:cs="Times New Roman"/>
              <w:color w:val="AA04F9"/>
              <w:sz w:val="16"/>
              <w:szCs w:val="16"/>
              <w:lang w:eastAsia="tr-TR"/>
            </w:rPr>
          </w:rPrChange>
        </w:rPr>
        <w:t>'Altitude'</w:t>
      </w:r>
      <w:r w:rsidRPr="00852540">
        <w:rPr>
          <w:rFonts w:ascii="Times New Roman" w:hAnsi="Times New Roman"/>
          <w:sz w:val="16"/>
          <w:rPrChange w:id="1681" w:author="LENOVO" w:date="2022-05-05T16:28:00Z">
            <w:rPr>
              <w:rFonts w:ascii="Consolas" w:eastAsia="Times New Roman" w:hAnsi="Consolas" w:cs="Times New Roman"/>
              <w:sz w:val="16"/>
              <w:szCs w:val="16"/>
              <w:lang w:eastAsia="tr-TR"/>
            </w:rPr>
          </w:rPrChange>
        </w:rPr>
        <w:t>)</w:t>
      </w:r>
    </w:p>
    <w:p w14:paraId="589C652B" w14:textId="77777777" w:rsidR="00055BAF" w:rsidRPr="00852540" w:rsidRDefault="00055BAF" w:rsidP="00916D08">
      <w:pPr>
        <w:spacing w:after="0" w:line="360" w:lineRule="auto"/>
        <w:rPr>
          <w:rFonts w:ascii="Times New Roman" w:hAnsi="Times New Roman"/>
          <w:sz w:val="16"/>
          <w:rPrChange w:id="1682" w:author="LENOVO" w:date="2022-05-05T16:28:00Z">
            <w:rPr>
              <w:rFonts w:ascii="Consolas" w:eastAsia="Times New Roman" w:hAnsi="Consolas" w:cs="Times New Roman"/>
              <w:sz w:val="16"/>
              <w:szCs w:val="16"/>
              <w:lang w:eastAsia="tr-TR"/>
            </w:rPr>
          </w:rPrChange>
        </w:rPr>
        <w:pPrChange w:id="1683" w:author="LENOVO" w:date="2022-05-05T16:28:00Z">
          <w:pPr>
            <w:spacing w:after="0" w:line="240" w:lineRule="auto"/>
          </w:pPr>
        </w:pPrChange>
      </w:pPr>
      <w:r w:rsidRPr="00852540">
        <w:rPr>
          <w:rFonts w:ascii="Times New Roman" w:hAnsi="Times New Roman"/>
          <w:sz w:val="16"/>
          <w:rPrChange w:id="1684"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685" w:author="LENOVO" w:date="2022-05-05T16:28:00Z">
            <w:rPr>
              <w:rFonts w:ascii="Consolas" w:eastAsia="Times New Roman" w:hAnsi="Consolas" w:cs="Times New Roman"/>
              <w:color w:val="AA04F9"/>
              <w:sz w:val="16"/>
              <w:szCs w:val="16"/>
              <w:lang w:eastAsia="tr-TR"/>
            </w:rPr>
          </w:rPrChange>
        </w:rPr>
        <w:t>'Sound Speed'</w:t>
      </w:r>
      <w:r w:rsidRPr="00852540">
        <w:rPr>
          <w:rFonts w:ascii="Times New Roman" w:hAnsi="Times New Roman"/>
          <w:sz w:val="16"/>
          <w:rPrChange w:id="1686" w:author="LENOVO" w:date="2022-05-05T16:28:00Z">
            <w:rPr>
              <w:rFonts w:ascii="Consolas" w:eastAsia="Times New Roman" w:hAnsi="Consolas" w:cs="Times New Roman"/>
              <w:sz w:val="16"/>
              <w:szCs w:val="16"/>
              <w:lang w:eastAsia="tr-TR"/>
            </w:rPr>
          </w:rPrChange>
        </w:rPr>
        <w:t>);</w:t>
      </w:r>
    </w:p>
    <w:p w14:paraId="02E21424" w14:textId="77777777" w:rsidR="00055BAF" w:rsidRPr="00852540" w:rsidRDefault="00055BAF" w:rsidP="00916D08">
      <w:pPr>
        <w:spacing w:after="0" w:line="360" w:lineRule="auto"/>
        <w:rPr>
          <w:rFonts w:ascii="Times New Roman" w:hAnsi="Times New Roman"/>
          <w:sz w:val="16"/>
          <w:rPrChange w:id="1687" w:author="LENOVO" w:date="2022-05-05T16:28:00Z">
            <w:rPr>
              <w:rFonts w:ascii="Consolas" w:eastAsia="Times New Roman" w:hAnsi="Consolas" w:cs="Times New Roman"/>
              <w:sz w:val="16"/>
              <w:szCs w:val="16"/>
              <w:lang w:eastAsia="tr-TR"/>
            </w:rPr>
          </w:rPrChange>
        </w:rPr>
        <w:pPrChange w:id="1688" w:author="LENOVO" w:date="2022-05-05T16:28:00Z">
          <w:pPr>
            <w:spacing w:after="0" w:line="240" w:lineRule="auto"/>
          </w:pPr>
        </w:pPrChange>
      </w:pPr>
    </w:p>
    <w:p w14:paraId="362B63AC" w14:textId="77777777" w:rsidR="00055BAF" w:rsidRPr="00852540" w:rsidRDefault="00055BAF" w:rsidP="00916D08">
      <w:pPr>
        <w:spacing w:after="0" w:line="360" w:lineRule="auto"/>
        <w:rPr>
          <w:rFonts w:ascii="Times New Roman" w:hAnsi="Times New Roman"/>
          <w:sz w:val="16"/>
          <w:rPrChange w:id="1689" w:author="LENOVO" w:date="2022-05-05T16:28:00Z">
            <w:rPr>
              <w:rFonts w:ascii="Consolas" w:eastAsia="Times New Roman" w:hAnsi="Consolas" w:cs="Times New Roman"/>
              <w:sz w:val="16"/>
              <w:szCs w:val="16"/>
              <w:lang w:eastAsia="tr-TR"/>
            </w:rPr>
          </w:rPrChange>
        </w:rPr>
        <w:pPrChange w:id="1690" w:author="LENOVO" w:date="2022-05-05T16:28:00Z">
          <w:pPr>
            <w:spacing w:after="0" w:line="240" w:lineRule="auto"/>
          </w:pPr>
        </w:pPrChange>
      </w:pPr>
    </w:p>
    <w:p w14:paraId="399B98FA" w14:textId="77777777" w:rsidR="00055BAF" w:rsidRPr="00852540" w:rsidRDefault="00055BAF" w:rsidP="00916D08">
      <w:pPr>
        <w:spacing w:after="0" w:line="360" w:lineRule="auto"/>
        <w:rPr>
          <w:rFonts w:ascii="Times New Roman" w:hAnsi="Times New Roman"/>
          <w:sz w:val="16"/>
          <w:rPrChange w:id="1691" w:author="LENOVO" w:date="2022-05-05T16:28:00Z">
            <w:rPr>
              <w:rFonts w:ascii="Consolas" w:eastAsia="Times New Roman" w:hAnsi="Consolas" w:cs="Times New Roman"/>
              <w:sz w:val="16"/>
              <w:szCs w:val="16"/>
              <w:lang w:eastAsia="tr-TR"/>
            </w:rPr>
          </w:rPrChange>
        </w:rPr>
        <w:pPrChange w:id="1692" w:author="LENOVO" w:date="2022-05-05T16:28:00Z">
          <w:pPr>
            <w:spacing w:after="0" w:line="240" w:lineRule="auto"/>
          </w:pPr>
        </w:pPrChange>
      </w:pPr>
      <w:r w:rsidRPr="00852540">
        <w:rPr>
          <w:rFonts w:ascii="Times New Roman" w:hAnsi="Times New Roman"/>
          <w:sz w:val="16"/>
          <w:rPrChange w:id="1693" w:author="LENOVO" w:date="2022-05-05T16:28:00Z">
            <w:rPr>
              <w:rFonts w:ascii="Consolas" w:eastAsia="Times New Roman" w:hAnsi="Consolas" w:cs="Times New Roman"/>
              <w:sz w:val="16"/>
              <w:szCs w:val="16"/>
              <w:lang w:eastAsia="tr-TR"/>
            </w:rPr>
          </w:rPrChange>
        </w:rPr>
        <w:t>createfigure1(t,CS)</w:t>
      </w:r>
    </w:p>
    <w:p w14:paraId="214870FC" w14:textId="77777777" w:rsidR="00055BAF" w:rsidRPr="00852540" w:rsidRDefault="00055BAF" w:rsidP="00916D08">
      <w:pPr>
        <w:spacing w:after="0" w:line="360" w:lineRule="auto"/>
        <w:rPr>
          <w:rFonts w:ascii="Times New Roman" w:hAnsi="Times New Roman"/>
          <w:sz w:val="16"/>
          <w:rPrChange w:id="1694" w:author="LENOVO" w:date="2022-05-05T16:28:00Z">
            <w:rPr>
              <w:rFonts w:ascii="Consolas" w:eastAsia="Times New Roman" w:hAnsi="Consolas" w:cs="Times New Roman"/>
              <w:sz w:val="16"/>
              <w:szCs w:val="16"/>
              <w:lang w:eastAsia="tr-TR"/>
            </w:rPr>
          </w:rPrChange>
        </w:rPr>
        <w:pPrChange w:id="1695" w:author="LENOVO" w:date="2022-05-05T16:28:00Z">
          <w:pPr>
            <w:spacing w:after="0" w:line="240" w:lineRule="auto"/>
          </w:pPr>
        </w:pPrChange>
      </w:pPr>
      <w:r w:rsidRPr="00852540">
        <w:rPr>
          <w:rFonts w:ascii="Times New Roman" w:hAnsi="Times New Roman"/>
          <w:sz w:val="16"/>
          <w:rPrChange w:id="1696"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697" w:author="LENOVO" w:date="2022-05-05T16:28:00Z">
            <w:rPr>
              <w:rFonts w:ascii="Consolas" w:eastAsia="Times New Roman" w:hAnsi="Consolas" w:cs="Times New Roman"/>
              <w:color w:val="AA04F9"/>
              <w:sz w:val="16"/>
              <w:szCs w:val="16"/>
              <w:lang w:eastAsia="tr-TR"/>
            </w:rPr>
          </w:rPrChange>
        </w:rPr>
        <w:t>'Sound speed vs time'</w:t>
      </w:r>
      <w:r w:rsidRPr="00852540">
        <w:rPr>
          <w:rFonts w:ascii="Times New Roman" w:hAnsi="Times New Roman"/>
          <w:sz w:val="16"/>
          <w:rPrChange w:id="1698" w:author="LENOVO" w:date="2022-05-05T16:28:00Z">
            <w:rPr>
              <w:rFonts w:ascii="Consolas" w:eastAsia="Times New Roman" w:hAnsi="Consolas" w:cs="Times New Roman"/>
              <w:sz w:val="16"/>
              <w:szCs w:val="16"/>
              <w:lang w:eastAsia="tr-TR"/>
            </w:rPr>
          </w:rPrChange>
        </w:rPr>
        <w:t>)</w:t>
      </w:r>
    </w:p>
    <w:p w14:paraId="732335EE" w14:textId="77777777" w:rsidR="00055BAF" w:rsidRPr="00852540" w:rsidRDefault="00055BAF" w:rsidP="00916D08">
      <w:pPr>
        <w:spacing w:after="0" w:line="360" w:lineRule="auto"/>
        <w:rPr>
          <w:rFonts w:ascii="Times New Roman" w:hAnsi="Times New Roman"/>
          <w:sz w:val="16"/>
          <w:rPrChange w:id="1699" w:author="LENOVO" w:date="2022-05-05T16:28:00Z">
            <w:rPr>
              <w:rFonts w:ascii="Consolas" w:eastAsia="Times New Roman" w:hAnsi="Consolas" w:cs="Times New Roman"/>
              <w:sz w:val="16"/>
              <w:szCs w:val="16"/>
              <w:lang w:eastAsia="tr-TR"/>
            </w:rPr>
          </w:rPrChange>
        </w:rPr>
        <w:pPrChange w:id="1700" w:author="LENOVO" w:date="2022-05-05T16:28:00Z">
          <w:pPr>
            <w:spacing w:after="0" w:line="240" w:lineRule="auto"/>
          </w:pPr>
        </w:pPrChange>
      </w:pPr>
      <w:r w:rsidRPr="00852540">
        <w:rPr>
          <w:rFonts w:ascii="Times New Roman" w:hAnsi="Times New Roman"/>
          <w:sz w:val="16"/>
          <w:rPrChange w:id="1701"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702"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703" w:author="LENOVO" w:date="2022-05-05T16:28:00Z">
            <w:rPr>
              <w:rFonts w:ascii="Consolas" w:eastAsia="Times New Roman" w:hAnsi="Consolas" w:cs="Times New Roman"/>
              <w:sz w:val="16"/>
              <w:szCs w:val="16"/>
              <w:lang w:eastAsia="tr-TR"/>
            </w:rPr>
          </w:rPrChange>
        </w:rPr>
        <w:t>)</w:t>
      </w:r>
    </w:p>
    <w:p w14:paraId="28D8E91E" w14:textId="77777777" w:rsidR="00055BAF" w:rsidRPr="00852540" w:rsidRDefault="00055BAF" w:rsidP="00916D08">
      <w:pPr>
        <w:spacing w:after="0" w:line="360" w:lineRule="auto"/>
        <w:rPr>
          <w:rFonts w:ascii="Times New Roman" w:hAnsi="Times New Roman"/>
          <w:sz w:val="16"/>
          <w:rPrChange w:id="1704" w:author="LENOVO" w:date="2022-05-05T16:28:00Z">
            <w:rPr>
              <w:rFonts w:ascii="Consolas" w:eastAsia="Times New Roman" w:hAnsi="Consolas" w:cs="Times New Roman"/>
              <w:sz w:val="16"/>
              <w:szCs w:val="16"/>
              <w:lang w:eastAsia="tr-TR"/>
            </w:rPr>
          </w:rPrChange>
        </w:rPr>
        <w:pPrChange w:id="1705" w:author="LENOVO" w:date="2022-05-05T16:28:00Z">
          <w:pPr>
            <w:spacing w:after="0" w:line="240" w:lineRule="auto"/>
          </w:pPr>
        </w:pPrChange>
      </w:pPr>
      <w:r w:rsidRPr="00852540">
        <w:rPr>
          <w:rFonts w:ascii="Times New Roman" w:hAnsi="Times New Roman"/>
          <w:sz w:val="16"/>
          <w:rPrChange w:id="1706"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707" w:author="LENOVO" w:date="2022-05-05T16:28:00Z">
            <w:rPr>
              <w:rFonts w:ascii="Consolas" w:eastAsia="Times New Roman" w:hAnsi="Consolas" w:cs="Times New Roman"/>
              <w:color w:val="AA04F9"/>
              <w:sz w:val="16"/>
              <w:szCs w:val="16"/>
              <w:lang w:eastAsia="tr-TR"/>
            </w:rPr>
          </w:rPrChange>
        </w:rPr>
        <w:t>'Sound Speed'</w:t>
      </w:r>
      <w:r w:rsidRPr="00852540">
        <w:rPr>
          <w:rFonts w:ascii="Times New Roman" w:hAnsi="Times New Roman"/>
          <w:sz w:val="16"/>
          <w:rPrChange w:id="1708" w:author="LENOVO" w:date="2022-05-05T16:28:00Z">
            <w:rPr>
              <w:rFonts w:ascii="Consolas" w:eastAsia="Times New Roman" w:hAnsi="Consolas" w:cs="Times New Roman"/>
              <w:sz w:val="16"/>
              <w:szCs w:val="16"/>
              <w:lang w:eastAsia="tr-TR"/>
            </w:rPr>
          </w:rPrChange>
        </w:rPr>
        <w:t>);</w:t>
      </w:r>
    </w:p>
    <w:p w14:paraId="2473EEE7" w14:textId="77777777" w:rsidR="00055BAF" w:rsidRPr="00852540" w:rsidRDefault="00055BAF" w:rsidP="00916D08">
      <w:pPr>
        <w:spacing w:after="0" w:line="360" w:lineRule="auto"/>
        <w:rPr>
          <w:rFonts w:ascii="Times New Roman" w:hAnsi="Times New Roman"/>
          <w:sz w:val="16"/>
          <w:rPrChange w:id="1709" w:author="LENOVO" w:date="2022-05-05T16:28:00Z">
            <w:rPr>
              <w:rFonts w:ascii="Consolas" w:eastAsia="Times New Roman" w:hAnsi="Consolas" w:cs="Times New Roman"/>
              <w:sz w:val="16"/>
              <w:szCs w:val="16"/>
              <w:lang w:eastAsia="tr-TR"/>
            </w:rPr>
          </w:rPrChange>
        </w:rPr>
        <w:pPrChange w:id="1710" w:author="LENOVO" w:date="2022-05-05T16:28:00Z">
          <w:pPr>
            <w:spacing w:after="0" w:line="240" w:lineRule="auto"/>
          </w:pPr>
        </w:pPrChange>
      </w:pPr>
    </w:p>
    <w:p w14:paraId="0EA0E6F1" w14:textId="77777777" w:rsidR="00055BAF" w:rsidRPr="00852540" w:rsidRDefault="00055BAF" w:rsidP="00916D08">
      <w:pPr>
        <w:spacing w:after="0" w:line="360" w:lineRule="auto"/>
        <w:rPr>
          <w:rFonts w:ascii="Times New Roman" w:hAnsi="Times New Roman"/>
          <w:sz w:val="16"/>
          <w:rPrChange w:id="1711" w:author="LENOVO" w:date="2022-05-05T16:28:00Z">
            <w:rPr>
              <w:rFonts w:ascii="Consolas" w:eastAsia="Times New Roman" w:hAnsi="Consolas" w:cs="Times New Roman"/>
              <w:sz w:val="16"/>
              <w:szCs w:val="16"/>
              <w:lang w:eastAsia="tr-TR"/>
            </w:rPr>
          </w:rPrChange>
        </w:rPr>
        <w:pPrChange w:id="1712" w:author="LENOVO" w:date="2022-05-05T16:28:00Z">
          <w:pPr>
            <w:spacing w:after="0" w:line="240" w:lineRule="auto"/>
          </w:pPr>
        </w:pPrChange>
      </w:pPr>
      <w:r w:rsidRPr="00852540">
        <w:rPr>
          <w:rFonts w:ascii="Times New Roman" w:hAnsi="Times New Roman"/>
          <w:color w:val="028009"/>
          <w:sz w:val="16"/>
          <w:rPrChange w:id="1713" w:author="LENOVO" w:date="2022-05-05T16:28:00Z">
            <w:rPr>
              <w:rFonts w:ascii="Consolas" w:eastAsia="Times New Roman" w:hAnsi="Consolas" w:cs="Times New Roman"/>
              <w:color w:val="028009"/>
              <w:sz w:val="16"/>
              <w:szCs w:val="16"/>
              <w:lang w:eastAsia="tr-TR"/>
            </w:rPr>
          </w:rPrChange>
        </w:rPr>
        <w:t>%% sıcaklık ve basınç grafiği</w:t>
      </w:r>
    </w:p>
    <w:p w14:paraId="4DC868EB" w14:textId="77777777" w:rsidR="00055BAF" w:rsidRPr="00852540" w:rsidRDefault="00055BAF" w:rsidP="00916D08">
      <w:pPr>
        <w:spacing w:after="0" w:line="360" w:lineRule="auto"/>
        <w:rPr>
          <w:rFonts w:ascii="Times New Roman" w:hAnsi="Times New Roman"/>
          <w:sz w:val="16"/>
          <w:rPrChange w:id="1714" w:author="LENOVO" w:date="2022-05-05T16:28:00Z">
            <w:rPr>
              <w:rFonts w:ascii="Consolas" w:eastAsia="Times New Roman" w:hAnsi="Consolas" w:cs="Times New Roman"/>
              <w:sz w:val="16"/>
              <w:szCs w:val="16"/>
              <w:lang w:eastAsia="tr-TR"/>
            </w:rPr>
          </w:rPrChange>
        </w:rPr>
        <w:pPrChange w:id="1715" w:author="LENOVO" w:date="2022-05-05T16:28:00Z">
          <w:pPr>
            <w:spacing w:after="0" w:line="240" w:lineRule="auto"/>
          </w:pPr>
        </w:pPrChange>
      </w:pPr>
    </w:p>
    <w:p w14:paraId="1C6DD025" w14:textId="77777777" w:rsidR="00055BAF" w:rsidRPr="00852540" w:rsidRDefault="00055BAF" w:rsidP="00916D08">
      <w:pPr>
        <w:spacing w:after="0" w:line="360" w:lineRule="auto"/>
        <w:rPr>
          <w:rFonts w:ascii="Times New Roman" w:hAnsi="Times New Roman"/>
          <w:sz w:val="16"/>
          <w:rPrChange w:id="1716" w:author="LENOVO" w:date="2022-05-05T16:28:00Z">
            <w:rPr>
              <w:rFonts w:ascii="Consolas" w:eastAsia="Times New Roman" w:hAnsi="Consolas" w:cs="Times New Roman"/>
              <w:sz w:val="16"/>
              <w:szCs w:val="16"/>
              <w:lang w:eastAsia="tr-TR"/>
            </w:rPr>
          </w:rPrChange>
        </w:rPr>
        <w:pPrChange w:id="1717" w:author="LENOVO" w:date="2022-05-05T16:28:00Z">
          <w:pPr>
            <w:spacing w:after="0" w:line="240" w:lineRule="auto"/>
          </w:pPr>
        </w:pPrChange>
      </w:pPr>
      <w:r w:rsidRPr="00852540">
        <w:rPr>
          <w:rFonts w:ascii="Times New Roman" w:hAnsi="Times New Roman"/>
          <w:sz w:val="16"/>
          <w:rPrChange w:id="1718" w:author="LENOVO" w:date="2022-05-05T16:28:00Z">
            <w:rPr>
              <w:rFonts w:ascii="Consolas" w:eastAsia="Times New Roman" w:hAnsi="Consolas" w:cs="Times New Roman"/>
              <w:sz w:val="16"/>
              <w:szCs w:val="16"/>
              <w:lang w:eastAsia="tr-TR"/>
            </w:rPr>
          </w:rPrChange>
        </w:rPr>
        <w:t>t_2=linspace(0,tmax,length(TT));</w:t>
      </w:r>
    </w:p>
    <w:p w14:paraId="3BD6EDF0" w14:textId="77777777" w:rsidR="00055BAF" w:rsidRPr="00852540" w:rsidRDefault="00055BAF" w:rsidP="00916D08">
      <w:pPr>
        <w:spacing w:after="0" w:line="360" w:lineRule="auto"/>
        <w:rPr>
          <w:rFonts w:ascii="Times New Roman" w:hAnsi="Times New Roman"/>
          <w:sz w:val="16"/>
          <w:rPrChange w:id="1719" w:author="LENOVO" w:date="2022-05-05T16:28:00Z">
            <w:rPr>
              <w:rFonts w:ascii="Consolas" w:eastAsia="Times New Roman" w:hAnsi="Consolas" w:cs="Times New Roman"/>
              <w:sz w:val="16"/>
              <w:szCs w:val="16"/>
              <w:lang w:eastAsia="tr-TR"/>
            </w:rPr>
          </w:rPrChange>
        </w:rPr>
        <w:pPrChange w:id="1720" w:author="LENOVO" w:date="2022-05-05T16:28:00Z">
          <w:pPr>
            <w:spacing w:after="0" w:line="240" w:lineRule="auto"/>
          </w:pPr>
        </w:pPrChange>
      </w:pPr>
      <w:r w:rsidRPr="00852540">
        <w:rPr>
          <w:rFonts w:ascii="Times New Roman" w:hAnsi="Times New Roman"/>
          <w:color w:val="028009"/>
          <w:sz w:val="16"/>
          <w:rPrChange w:id="1721" w:author="LENOVO" w:date="2022-05-05T16:28:00Z">
            <w:rPr>
              <w:rFonts w:ascii="Consolas" w:eastAsia="Times New Roman" w:hAnsi="Consolas" w:cs="Times New Roman"/>
              <w:color w:val="028009"/>
              <w:sz w:val="16"/>
              <w:szCs w:val="16"/>
              <w:lang w:eastAsia="tr-TR"/>
            </w:rPr>
          </w:rPrChange>
        </w:rPr>
        <w:t>%sıcaklık</w:t>
      </w:r>
    </w:p>
    <w:p w14:paraId="3F72E981" w14:textId="77777777" w:rsidR="00055BAF" w:rsidRPr="00852540" w:rsidRDefault="00055BAF" w:rsidP="00916D08">
      <w:pPr>
        <w:spacing w:after="0" w:line="360" w:lineRule="auto"/>
        <w:rPr>
          <w:rFonts w:ascii="Times New Roman" w:hAnsi="Times New Roman"/>
          <w:sz w:val="16"/>
          <w:rPrChange w:id="1722" w:author="LENOVO" w:date="2022-05-05T16:28:00Z">
            <w:rPr>
              <w:rFonts w:ascii="Consolas" w:eastAsia="Times New Roman" w:hAnsi="Consolas" w:cs="Times New Roman"/>
              <w:sz w:val="16"/>
              <w:szCs w:val="16"/>
              <w:lang w:eastAsia="tr-TR"/>
            </w:rPr>
          </w:rPrChange>
        </w:rPr>
        <w:pPrChange w:id="1723" w:author="LENOVO" w:date="2022-05-05T16:28:00Z">
          <w:pPr>
            <w:spacing w:after="0" w:line="240" w:lineRule="auto"/>
          </w:pPr>
        </w:pPrChange>
      </w:pPr>
      <w:r w:rsidRPr="00852540">
        <w:rPr>
          <w:rFonts w:ascii="Times New Roman" w:hAnsi="Times New Roman"/>
          <w:sz w:val="16"/>
          <w:rPrChange w:id="1724" w:author="LENOVO" w:date="2022-05-05T16:28:00Z">
            <w:rPr>
              <w:rFonts w:ascii="Consolas" w:eastAsia="Times New Roman" w:hAnsi="Consolas" w:cs="Times New Roman"/>
              <w:sz w:val="16"/>
              <w:szCs w:val="16"/>
              <w:lang w:eastAsia="tr-TR"/>
            </w:rPr>
          </w:rPrChange>
        </w:rPr>
        <w:t>createfigure1(t_2,TT)</w:t>
      </w:r>
    </w:p>
    <w:p w14:paraId="3674C11F" w14:textId="77777777" w:rsidR="00055BAF" w:rsidRPr="00852540" w:rsidRDefault="00055BAF" w:rsidP="00916D08">
      <w:pPr>
        <w:spacing w:after="0" w:line="360" w:lineRule="auto"/>
        <w:rPr>
          <w:rFonts w:ascii="Times New Roman" w:hAnsi="Times New Roman"/>
          <w:sz w:val="16"/>
          <w:rPrChange w:id="1725" w:author="LENOVO" w:date="2022-05-05T16:28:00Z">
            <w:rPr>
              <w:rFonts w:ascii="Consolas" w:eastAsia="Times New Roman" w:hAnsi="Consolas" w:cs="Times New Roman"/>
              <w:sz w:val="16"/>
              <w:szCs w:val="16"/>
              <w:lang w:eastAsia="tr-TR"/>
            </w:rPr>
          </w:rPrChange>
        </w:rPr>
        <w:pPrChange w:id="1726" w:author="LENOVO" w:date="2022-05-05T16:28:00Z">
          <w:pPr>
            <w:spacing w:after="0" w:line="240" w:lineRule="auto"/>
          </w:pPr>
        </w:pPrChange>
      </w:pPr>
      <w:r w:rsidRPr="00852540">
        <w:rPr>
          <w:rFonts w:ascii="Times New Roman" w:hAnsi="Times New Roman"/>
          <w:sz w:val="16"/>
          <w:rPrChange w:id="1727"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728" w:author="LENOVO" w:date="2022-05-05T16:28:00Z">
            <w:rPr>
              <w:rFonts w:ascii="Consolas" w:eastAsia="Times New Roman" w:hAnsi="Consolas" w:cs="Times New Roman"/>
              <w:color w:val="AA04F9"/>
              <w:sz w:val="16"/>
              <w:szCs w:val="16"/>
              <w:lang w:eastAsia="tr-TR"/>
            </w:rPr>
          </w:rPrChange>
        </w:rPr>
        <w:t>'Tempereture vs Time'</w:t>
      </w:r>
      <w:r w:rsidRPr="00852540">
        <w:rPr>
          <w:rFonts w:ascii="Times New Roman" w:hAnsi="Times New Roman"/>
          <w:sz w:val="16"/>
          <w:rPrChange w:id="1729" w:author="LENOVO" w:date="2022-05-05T16:28:00Z">
            <w:rPr>
              <w:rFonts w:ascii="Consolas" w:eastAsia="Times New Roman" w:hAnsi="Consolas" w:cs="Times New Roman"/>
              <w:sz w:val="16"/>
              <w:szCs w:val="16"/>
              <w:lang w:eastAsia="tr-TR"/>
            </w:rPr>
          </w:rPrChange>
        </w:rPr>
        <w:t>)</w:t>
      </w:r>
    </w:p>
    <w:p w14:paraId="38219223" w14:textId="77777777" w:rsidR="00055BAF" w:rsidRPr="00852540" w:rsidRDefault="00055BAF" w:rsidP="00916D08">
      <w:pPr>
        <w:spacing w:after="0" w:line="360" w:lineRule="auto"/>
        <w:rPr>
          <w:rFonts w:ascii="Times New Roman" w:hAnsi="Times New Roman"/>
          <w:sz w:val="16"/>
          <w:rPrChange w:id="1730" w:author="LENOVO" w:date="2022-05-05T16:28:00Z">
            <w:rPr>
              <w:rFonts w:ascii="Consolas" w:eastAsia="Times New Roman" w:hAnsi="Consolas" w:cs="Times New Roman"/>
              <w:sz w:val="16"/>
              <w:szCs w:val="16"/>
              <w:lang w:eastAsia="tr-TR"/>
            </w:rPr>
          </w:rPrChange>
        </w:rPr>
        <w:pPrChange w:id="1731" w:author="LENOVO" w:date="2022-05-05T16:28:00Z">
          <w:pPr>
            <w:spacing w:after="0" w:line="240" w:lineRule="auto"/>
          </w:pPr>
        </w:pPrChange>
      </w:pPr>
      <w:r w:rsidRPr="00852540">
        <w:rPr>
          <w:rFonts w:ascii="Times New Roman" w:hAnsi="Times New Roman"/>
          <w:sz w:val="16"/>
          <w:rPrChange w:id="1732"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733"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734" w:author="LENOVO" w:date="2022-05-05T16:28:00Z">
            <w:rPr>
              <w:rFonts w:ascii="Consolas" w:eastAsia="Times New Roman" w:hAnsi="Consolas" w:cs="Times New Roman"/>
              <w:sz w:val="16"/>
              <w:szCs w:val="16"/>
              <w:lang w:eastAsia="tr-TR"/>
            </w:rPr>
          </w:rPrChange>
        </w:rPr>
        <w:t>)</w:t>
      </w:r>
    </w:p>
    <w:p w14:paraId="7AF01450" w14:textId="77777777" w:rsidR="00055BAF" w:rsidRPr="00852540" w:rsidRDefault="00055BAF" w:rsidP="00916D08">
      <w:pPr>
        <w:spacing w:after="0" w:line="360" w:lineRule="auto"/>
        <w:rPr>
          <w:rFonts w:ascii="Times New Roman" w:hAnsi="Times New Roman"/>
          <w:sz w:val="16"/>
          <w:rPrChange w:id="1735" w:author="LENOVO" w:date="2022-05-05T16:28:00Z">
            <w:rPr>
              <w:rFonts w:ascii="Consolas" w:eastAsia="Times New Roman" w:hAnsi="Consolas" w:cs="Times New Roman"/>
              <w:sz w:val="16"/>
              <w:szCs w:val="16"/>
              <w:lang w:eastAsia="tr-TR"/>
            </w:rPr>
          </w:rPrChange>
        </w:rPr>
        <w:pPrChange w:id="1736" w:author="LENOVO" w:date="2022-05-05T16:28:00Z">
          <w:pPr>
            <w:spacing w:after="0" w:line="240" w:lineRule="auto"/>
          </w:pPr>
        </w:pPrChange>
      </w:pPr>
      <w:r w:rsidRPr="00852540">
        <w:rPr>
          <w:rFonts w:ascii="Times New Roman" w:hAnsi="Times New Roman"/>
          <w:sz w:val="16"/>
          <w:rPrChange w:id="1737"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738" w:author="LENOVO" w:date="2022-05-05T16:28:00Z">
            <w:rPr>
              <w:rFonts w:ascii="Consolas" w:eastAsia="Times New Roman" w:hAnsi="Consolas" w:cs="Times New Roman"/>
              <w:color w:val="AA04F9"/>
              <w:sz w:val="16"/>
              <w:szCs w:val="16"/>
              <w:lang w:eastAsia="tr-TR"/>
            </w:rPr>
          </w:rPrChange>
        </w:rPr>
        <w:t>'Temperature(K)'</w:t>
      </w:r>
      <w:r w:rsidRPr="00852540">
        <w:rPr>
          <w:rFonts w:ascii="Times New Roman" w:hAnsi="Times New Roman"/>
          <w:sz w:val="16"/>
          <w:rPrChange w:id="1739" w:author="LENOVO" w:date="2022-05-05T16:28:00Z">
            <w:rPr>
              <w:rFonts w:ascii="Consolas" w:eastAsia="Times New Roman" w:hAnsi="Consolas" w:cs="Times New Roman"/>
              <w:sz w:val="16"/>
              <w:szCs w:val="16"/>
              <w:lang w:eastAsia="tr-TR"/>
            </w:rPr>
          </w:rPrChange>
        </w:rPr>
        <w:t>);</w:t>
      </w:r>
    </w:p>
    <w:p w14:paraId="67484BD4" w14:textId="77777777" w:rsidR="00055BAF" w:rsidRPr="00852540" w:rsidRDefault="00055BAF" w:rsidP="00916D08">
      <w:pPr>
        <w:spacing w:after="0" w:line="360" w:lineRule="auto"/>
        <w:rPr>
          <w:rFonts w:ascii="Times New Roman" w:hAnsi="Times New Roman"/>
          <w:sz w:val="16"/>
          <w:rPrChange w:id="1740" w:author="LENOVO" w:date="2022-05-05T16:28:00Z">
            <w:rPr>
              <w:rFonts w:ascii="Consolas" w:eastAsia="Times New Roman" w:hAnsi="Consolas" w:cs="Times New Roman"/>
              <w:sz w:val="16"/>
              <w:szCs w:val="16"/>
              <w:lang w:eastAsia="tr-TR"/>
            </w:rPr>
          </w:rPrChange>
        </w:rPr>
        <w:pPrChange w:id="1741" w:author="LENOVO" w:date="2022-05-05T16:28:00Z">
          <w:pPr>
            <w:spacing w:after="0" w:line="240" w:lineRule="auto"/>
          </w:pPr>
        </w:pPrChange>
      </w:pPr>
    </w:p>
    <w:p w14:paraId="5B91ED23" w14:textId="77777777" w:rsidR="00055BAF" w:rsidRPr="00852540" w:rsidRDefault="00055BAF" w:rsidP="00916D08">
      <w:pPr>
        <w:spacing w:after="0" w:line="360" w:lineRule="auto"/>
        <w:rPr>
          <w:rFonts w:ascii="Times New Roman" w:hAnsi="Times New Roman"/>
          <w:sz w:val="16"/>
          <w:rPrChange w:id="1742" w:author="LENOVO" w:date="2022-05-05T16:28:00Z">
            <w:rPr>
              <w:rFonts w:ascii="Consolas" w:eastAsia="Times New Roman" w:hAnsi="Consolas" w:cs="Times New Roman"/>
              <w:sz w:val="16"/>
              <w:szCs w:val="16"/>
              <w:lang w:eastAsia="tr-TR"/>
            </w:rPr>
          </w:rPrChange>
        </w:rPr>
        <w:pPrChange w:id="1743" w:author="LENOVO" w:date="2022-05-05T16:28:00Z">
          <w:pPr>
            <w:spacing w:after="0" w:line="240" w:lineRule="auto"/>
          </w:pPr>
        </w:pPrChange>
      </w:pPr>
      <w:r w:rsidRPr="00852540">
        <w:rPr>
          <w:rFonts w:ascii="Times New Roman" w:hAnsi="Times New Roman"/>
          <w:color w:val="028009"/>
          <w:sz w:val="16"/>
          <w:rPrChange w:id="1744" w:author="LENOVO" w:date="2022-05-05T16:28:00Z">
            <w:rPr>
              <w:rFonts w:ascii="Consolas" w:eastAsia="Times New Roman" w:hAnsi="Consolas" w:cs="Times New Roman"/>
              <w:color w:val="028009"/>
              <w:sz w:val="16"/>
              <w:szCs w:val="16"/>
              <w:lang w:eastAsia="tr-TR"/>
            </w:rPr>
          </w:rPrChange>
        </w:rPr>
        <w:t>%BASINÇ</w:t>
      </w:r>
    </w:p>
    <w:p w14:paraId="084351DA" w14:textId="77777777" w:rsidR="00055BAF" w:rsidRPr="00852540" w:rsidRDefault="00055BAF" w:rsidP="00916D08">
      <w:pPr>
        <w:spacing w:after="0" w:line="360" w:lineRule="auto"/>
        <w:rPr>
          <w:rFonts w:ascii="Times New Roman" w:hAnsi="Times New Roman"/>
          <w:sz w:val="16"/>
          <w:rPrChange w:id="1745" w:author="LENOVO" w:date="2022-05-05T16:28:00Z">
            <w:rPr>
              <w:rFonts w:ascii="Consolas" w:eastAsia="Times New Roman" w:hAnsi="Consolas" w:cs="Times New Roman"/>
              <w:sz w:val="16"/>
              <w:szCs w:val="16"/>
              <w:lang w:eastAsia="tr-TR"/>
            </w:rPr>
          </w:rPrChange>
        </w:rPr>
        <w:pPrChange w:id="1746" w:author="LENOVO" w:date="2022-05-05T16:28:00Z">
          <w:pPr>
            <w:spacing w:after="0" w:line="240" w:lineRule="auto"/>
          </w:pPr>
        </w:pPrChange>
      </w:pPr>
    </w:p>
    <w:p w14:paraId="19A7CE85" w14:textId="77777777" w:rsidR="00055BAF" w:rsidRPr="00852540" w:rsidRDefault="00055BAF" w:rsidP="00916D08">
      <w:pPr>
        <w:spacing w:after="0" w:line="360" w:lineRule="auto"/>
        <w:rPr>
          <w:rFonts w:ascii="Times New Roman" w:hAnsi="Times New Roman"/>
          <w:sz w:val="16"/>
          <w:rPrChange w:id="1747" w:author="LENOVO" w:date="2022-05-05T16:28:00Z">
            <w:rPr>
              <w:rFonts w:ascii="Consolas" w:eastAsia="Times New Roman" w:hAnsi="Consolas" w:cs="Times New Roman"/>
              <w:sz w:val="16"/>
              <w:szCs w:val="16"/>
              <w:lang w:eastAsia="tr-TR"/>
            </w:rPr>
          </w:rPrChange>
        </w:rPr>
        <w:pPrChange w:id="1748" w:author="LENOVO" w:date="2022-05-05T16:28:00Z">
          <w:pPr>
            <w:spacing w:after="0" w:line="240" w:lineRule="auto"/>
          </w:pPr>
        </w:pPrChange>
      </w:pPr>
      <w:r w:rsidRPr="00852540">
        <w:rPr>
          <w:rFonts w:ascii="Times New Roman" w:hAnsi="Times New Roman"/>
          <w:sz w:val="16"/>
          <w:rPrChange w:id="1749" w:author="LENOVO" w:date="2022-05-05T16:28:00Z">
            <w:rPr>
              <w:rFonts w:ascii="Consolas" w:eastAsia="Times New Roman" w:hAnsi="Consolas" w:cs="Times New Roman"/>
              <w:sz w:val="16"/>
              <w:szCs w:val="16"/>
              <w:lang w:eastAsia="tr-TR"/>
            </w:rPr>
          </w:rPrChange>
        </w:rPr>
        <w:t>createfigure1(t_2, PP)</w:t>
      </w:r>
    </w:p>
    <w:p w14:paraId="55AA923E" w14:textId="77777777" w:rsidR="00055BAF" w:rsidRPr="00852540" w:rsidRDefault="00055BAF" w:rsidP="00916D08">
      <w:pPr>
        <w:spacing w:after="0" w:line="360" w:lineRule="auto"/>
        <w:rPr>
          <w:rFonts w:ascii="Times New Roman" w:hAnsi="Times New Roman"/>
          <w:sz w:val="16"/>
          <w:rPrChange w:id="1750" w:author="LENOVO" w:date="2022-05-05T16:28:00Z">
            <w:rPr>
              <w:rFonts w:ascii="Consolas" w:eastAsia="Times New Roman" w:hAnsi="Consolas" w:cs="Times New Roman"/>
              <w:sz w:val="16"/>
              <w:szCs w:val="16"/>
              <w:lang w:eastAsia="tr-TR"/>
            </w:rPr>
          </w:rPrChange>
        </w:rPr>
        <w:pPrChange w:id="1751" w:author="LENOVO" w:date="2022-05-05T16:28:00Z">
          <w:pPr>
            <w:spacing w:after="0" w:line="240" w:lineRule="auto"/>
          </w:pPr>
        </w:pPrChange>
      </w:pPr>
      <w:r w:rsidRPr="00852540">
        <w:rPr>
          <w:rFonts w:ascii="Times New Roman" w:hAnsi="Times New Roman"/>
          <w:sz w:val="16"/>
          <w:rPrChange w:id="1752"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753" w:author="LENOVO" w:date="2022-05-05T16:28:00Z">
            <w:rPr>
              <w:rFonts w:ascii="Consolas" w:eastAsia="Times New Roman" w:hAnsi="Consolas" w:cs="Times New Roman"/>
              <w:color w:val="AA04F9"/>
              <w:sz w:val="16"/>
              <w:szCs w:val="16"/>
              <w:lang w:eastAsia="tr-TR"/>
            </w:rPr>
          </w:rPrChange>
        </w:rPr>
        <w:t>'Pressure vs Time'</w:t>
      </w:r>
      <w:r w:rsidRPr="00852540">
        <w:rPr>
          <w:rFonts w:ascii="Times New Roman" w:hAnsi="Times New Roman"/>
          <w:sz w:val="16"/>
          <w:rPrChange w:id="1754" w:author="LENOVO" w:date="2022-05-05T16:28:00Z">
            <w:rPr>
              <w:rFonts w:ascii="Consolas" w:eastAsia="Times New Roman" w:hAnsi="Consolas" w:cs="Times New Roman"/>
              <w:sz w:val="16"/>
              <w:szCs w:val="16"/>
              <w:lang w:eastAsia="tr-TR"/>
            </w:rPr>
          </w:rPrChange>
        </w:rPr>
        <w:t>)</w:t>
      </w:r>
    </w:p>
    <w:p w14:paraId="0BB92AC5" w14:textId="77777777" w:rsidR="00055BAF" w:rsidRPr="00852540" w:rsidRDefault="00055BAF" w:rsidP="00916D08">
      <w:pPr>
        <w:spacing w:after="0" w:line="360" w:lineRule="auto"/>
        <w:rPr>
          <w:rFonts w:ascii="Times New Roman" w:hAnsi="Times New Roman"/>
          <w:sz w:val="16"/>
          <w:rPrChange w:id="1755" w:author="LENOVO" w:date="2022-05-05T16:28:00Z">
            <w:rPr>
              <w:rFonts w:ascii="Consolas" w:eastAsia="Times New Roman" w:hAnsi="Consolas" w:cs="Times New Roman"/>
              <w:sz w:val="16"/>
              <w:szCs w:val="16"/>
              <w:lang w:eastAsia="tr-TR"/>
            </w:rPr>
          </w:rPrChange>
        </w:rPr>
        <w:pPrChange w:id="1756" w:author="LENOVO" w:date="2022-05-05T16:28:00Z">
          <w:pPr>
            <w:spacing w:after="0" w:line="240" w:lineRule="auto"/>
          </w:pPr>
        </w:pPrChange>
      </w:pPr>
      <w:r w:rsidRPr="00852540">
        <w:rPr>
          <w:rFonts w:ascii="Times New Roman" w:hAnsi="Times New Roman"/>
          <w:sz w:val="16"/>
          <w:rPrChange w:id="1757"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758" w:author="LENOVO" w:date="2022-05-05T16:28:00Z">
            <w:rPr>
              <w:rFonts w:ascii="Consolas" w:eastAsia="Times New Roman" w:hAnsi="Consolas" w:cs="Times New Roman"/>
              <w:color w:val="AA04F9"/>
              <w:sz w:val="16"/>
              <w:szCs w:val="16"/>
              <w:lang w:eastAsia="tr-TR"/>
            </w:rPr>
          </w:rPrChange>
        </w:rPr>
        <w:t>'time (s)'</w:t>
      </w:r>
      <w:r w:rsidRPr="00852540">
        <w:rPr>
          <w:rFonts w:ascii="Times New Roman" w:hAnsi="Times New Roman"/>
          <w:sz w:val="16"/>
          <w:rPrChange w:id="1759" w:author="LENOVO" w:date="2022-05-05T16:28:00Z">
            <w:rPr>
              <w:rFonts w:ascii="Consolas" w:eastAsia="Times New Roman" w:hAnsi="Consolas" w:cs="Times New Roman"/>
              <w:sz w:val="16"/>
              <w:szCs w:val="16"/>
              <w:lang w:eastAsia="tr-TR"/>
            </w:rPr>
          </w:rPrChange>
        </w:rPr>
        <w:t>)</w:t>
      </w:r>
    </w:p>
    <w:p w14:paraId="59AA7DAA" w14:textId="77777777" w:rsidR="00055BAF" w:rsidRPr="00852540" w:rsidRDefault="00055BAF" w:rsidP="00916D08">
      <w:pPr>
        <w:spacing w:after="0" w:line="360" w:lineRule="auto"/>
        <w:rPr>
          <w:rFonts w:ascii="Times New Roman" w:hAnsi="Times New Roman"/>
          <w:sz w:val="16"/>
          <w:rPrChange w:id="1760" w:author="LENOVO" w:date="2022-05-05T16:28:00Z">
            <w:rPr>
              <w:rFonts w:ascii="Consolas" w:eastAsia="Times New Roman" w:hAnsi="Consolas" w:cs="Times New Roman"/>
              <w:sz w:val="16"/>
              <w:szCs w:val="16"/>
              <w:lang w:eastAsia="tr-TR"/>
            </w:rPr>
          </w:rPrChange>
        </w:rPr>
        <w:pPrChange w:id="1761" w:author="LENOVO" w:date="2022-05-05T16:28:00Z">
          <w:pPr>
            <w:spacing w:after="0" w:line="240" w:lineRule="auto"/>
          </w:pPr>
        </w:pPrChange>
      </w:pPr>
      <w:r w:rsidRPr="00852540">
        <w:rPr>
          <w:rFonts w:ascii="Times New Roman" w:hAnsi="Times New Roman"/>
          <w:sz w:val="16"/>
          <w:rPrChange w:id="1762"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763" w:author="LENOVO" w:date="2022-05-05T16:28:00Z">
            <w:rPr>
              <w:rFonts w:ascii="Consolas" w:eastAsia="Times New Roman" w:hAnsi="Consolas" w:cs="Times New Roman"/>
              <w:color w:val="AA04F9"/>
              <w:sz w:val="16"/>
              <w:szCs w:val="16"/>
              <w:lang w:eastAsia="tr-TR"/>
            </w:rPr>
          </w:rPrChange>
        </w:rPr>
        <w:t>'Pressure'</w:t>
      </w:r>
      <w:r w:rsidRPr="00852540">
        <w:rPr>
          <w:rFonts w:ascii="Times New Roman" w:hAnsi="Times New Roman"/>
          <w:sz w:val="16"/>
          <w:rPrChange w:id="1764" w:author="LENOVO" w:date="2022-05-05T16:28:00Z">
            <w:rPr>
              <w:rFonts w:ascii="Consolas" w:eastAsia="Times New Roman" w:hAnsi="Consolas" w:cs="Times New Roman"/>
              <w:sz w:val="16"/>
              <w:szCs w:val="16"/>
              <w:lang w:eastAsia="tr-TR"/>
            </w:rPr>
          </w:rPrChange>
        </w:rPr>
        <w:t>);</w:t>
      </w:r>
    </w:p>
    <w:p w14:paraId="7CA3C223" w14:textId="77777777" w:rsidR="00055BAF" w:rsidRPr="00852540" w:rsidRDefault="00055BAF" w:rsidP="00916D08">
      <w:pPr>
        <w:spacing w:after="0" w:line="360" w:lineRule="auto"/>
        <w:rPr>
          <w:rFonts w:ascii="Times New Roman" w:hAnsi="Times New Roman"/>
          <w:sz w:val="16"/>
          <w:rPrChange w:id="1765" w:author="LENOVO" w:date="2022-05-05T16:28:00Z">
            <w:rPr>
              <w:rFonts w:ascii="Consolas" w:eastAsia="Times New Roman" w:hAnsi="Consolas" w:cs="Times New Roman"/>
              <w:sz w:val="16"/>
              <w:szCs w:val="16"/>
              <w:lang w:eastAsia="tr-TR"/>
            </w:rPr>
          </w:rPrChange>
        </w:rPr>
        <w:pPrChange w:id="1766" w:author="LENOVO" w:date="2022-05-05T16:28:00Z">
          <w:pPr>
            <w:spacing w:after="0" w:line="240" w:lineRule="auto"/>
          </w:pPr>
        </w:pPrChange>
      </w:pPr>
    </w:p>
    <w:p w14:paraId="315BC1AF" w14:textId="77777777" w:rsidR="00055BAF" w:rsidRPr="00852540" w:rsidRDefault="00055BAF" w:rsidP="00916D08">
      <w:pPr>
        <w:spacing w:after="0" w:line="360" w:lineRule="auto"/>
        <w:rPr>
          <w:rFonts w:ascii="Times New Roman" w:hAnsi="Times New Roman"/>
          <w:sz w:val="16"/>
          <w:rPrChange w:id="1767" w:author="LENOVO" w:date="2022-05-05T16:28:00Z">
            <w:rPr>
              <w:rFonts w:ascii="Consolas" w:eastAsia="Times New Roman" w:hAnsi="Consolas" w:cs="Times New Roman"/>
              <w:sz w:val="16"/>
              <w:szCs w:val="16"/>
              <w:lang w:eastAsia="tr-TR"/>
            </w:rPr>
          </w:rPrChange>
        </w:rPr>
        <w:pPrChange w:id="1768" w:author="LENOVO" w:date="2022-05-05T16:28:00Z">
          <w:pPr>
            <w:spacing w:after="0" w:line="240" w:lineRule="auto"/>
          </w:pPr>
        </w:pPrChange>
      </w:pPr>
    </w:p>
    <w:p w14:paraId="282231EA" w14:textId="77777777" w:rsidR="00055BAF" w:rsidRPr="00852540" w:rsidRDefault="00055BAF" w:rsidP="00916D08">
      <w:pPr>
        <w:spacing w:after="0" w:line="360" w:lineRule="auto"/>
        <w:rPr>
          <w:rFonts w:ascii="Times New Roman" w:hAnsi="Times New Roman"/>
          <w:sz w:val="16"/>
          <w:rPrChange w:id="1769" w:author="LENOVO" w:date="2022-05-05T16:28:00Z">
            <w:rPr>
              <w:rFonts w:ascii="Consolas" w:eastAsia="Times New Roman" w:hAnsi="Consolas" w:cs="Times New Roman"/>
              <w:sz w:val="16"/>
              <w:szCs w:val="16"/>
              <w:lang w:eastAsia="tr-TR"/>
            </w:rPr>
          </w:rPrChange>
        </w:rPr>
        <w:pPrChange w:id="1770" w:author="LENOVO" w:date="2022-05-05T16:28:00Z">
          <w:pPr>
            <w:spacing w:after="0" w:line="240" w:lineRule="auto"/>
          </w:pPr>
        </w:pPrChange>
      </w:pPr>
      <w:r w:rsidRPr="00852540">
        <w:rPr>
          <w:rFonts w:ascii="Times New Roman" w:hAnsi="Times New Roman"/>
          <w:color w:val="028009"/>
          <w:sz w:val="16"/>
          <w:rPrChange w:id="1771" w:author="LENOVO" w:date="2022-05-05T16:28:00Z">
            <w:rPr>
              <w:rFonts w:ascii="Consolas" w:eastAsia="Times New Roman" w:hAnsi="Consolas" w:cs="Times New Roman"/>
              <w:color w:val="028009"/>
              <w:sz w:val="16"/>
              <w:szCs w:val="16"/>
              <w:lang w:eastAsia="tr-TR"/>
            </w:rPr>
          </w:rPrChange>
        </w:rPr>
        <w:t>%%</w:t>
      </w:r>
    </w:p>
    <w:p w14:paraId="42E1A198" w14:textId="77777777" w:rsidR="00055BAF" w:rsidRPr="00852540" w:rsidRDefault="00055BAF" w:rsidP="00916D08">
      <w:pPr>
        <w:spacing w:after="0" w:line="360" w:lineRule="auto"/>
        <w:rPr>
          <w:rFonts w:ascii="Times New Roman" w:hAnsi="Times New Roman"/>
          <w:sz w:val="16"/>
          <w:rPrChange w:id="1772" w:author="LENOVO" w:date="2022-05-05T16:28:00Z">
            <w:rPr>
              <w:rFonts w:ascii="Consolas" w:eastAsia="Times New Roman" w:hAnsi="Consolas" w:cs="Times New Roman"/>
              <w:sz w:val="16"/>
              <w:szCs w:val="16"/>
              <w:lang w:eastAsia="tr-TR"/>
            </w:rPr>
          </w:rPrChange>
        </w:rPr>
        <w:pPrChange w:id="1773" w:author="LENOVO" w:date="2022-05-05T16:28:00Z">
          <w:pPr>
            <w:spacing w:after="0" w:line="240" w:lineRule="auto"/>
          </w:pPr>
        </w:pPrChange>
      </w:pPr>
      <w:r w:rsidRPr="00852540">
        <w:rPr>
          <w:rFonts w:ascii="Times New Roman" w:hAnsi="Times New Roman"/>
          <w:color w:val="028009"/>
          <w:sz w:val="16"/>
          <w:rPrChange w:id="1774" w:author="LENOVO" w:date="2022-05-05T16:28:00Z">
            <w:rPr>
              <w:rFonts w:ascii="Consolas" w:eastAsia="Times New Roman" w:hAnsi="Consolas" w:cs="Times New Roman"/>
              <w:color w:val="028009"/>
              <w:sz w:val="16"/>
              <w:szCs w:val="16"/>
              <w:lang w:eastAsia="tr-TR"/>
            </w:rPr>
          </w:rPrChange>
        </w:rPr>
        <w:t>% KÜTLE GRAFİĞİ</w:t>
      </w:r>
    </w:p>
    <w:p w14:paraId="650117E9" w14:textId="77777777" w:rsidR="00055BAF" w:rsidRPr="00852540" w:rsidRDefault="00055BAF" w:rsidP="00916D08">
      <w:pPr>
        <w:spacing w:after="0" w:line="360" w:lineRule="auto"/>
        <w:rPr>
          <w:rFonts w:ascii="Times New Roman" w:hAnsi="Times New Roman"/>
          <w:sz w:val="16"/>
          <w:rPrChange w:id="1775" w:author="LENOVO" w:date="2022-05-05T16:28:00Z">
            <w:rPr>
              <w:rFonts w:ascii="Consolas" w:eastAsia="Times New Roman" w:hAnsi="Consolas" w:cs="Times New Roman"/>
              <w:sz w:val="16"/>
              <w:szCs w:val="16"/>
              <w:lang w:eastAsia="tr-TR"/>
            </w:rPr>
          </w:rPrChange>
        </w:rPr>
        <w:pPrChange w:id="1776" w:author="LENOVO" w:date="2022-05-05T16:28:00Z">
          <w:pPr>
            <w:spacing w:after="0" w:line="240" w:lineRule="auto"/>
          </w:pPr>
        </w:pPrChange>
      </w:pPr>
      <w:r w:rsidRPr="00852540">
        <w:rPr>
          <w:rFonts w:ascii="Times New Roman" w:hAnsi="Times New Roman"/>
          <w:sz w:val="16"/>
          <w:rPrChange w:id="1777" w:author="LENOVO" w:date="2022-05-05T16:28:00Z">
            <w:rPr>
              <w:rFonts w:ascii="Consolas" w:eastAsia="Times New Roman" w:hAnsi="Consolas" w:cs="Times New Roman"/>
              <w:sz w:val="16"/>
              <w:szCs w:val="16"/>
              <w:lang w:eastAsia="tr-TR"/>
            </w:rPr>
          </w:rPrChange>
        </w:rPr>
        <w:t>atilan_kutle(1)=0;</w:t>
      </w:r>
    </w:p>
    <w:p w14:paraId="75FF41B9" w14:textId="77777777" w:rsidR="00055BAF" w:rsidRPr="00852540" w:rsidRDefault="00055BAF" w:rsidP="00916D08">
      <w:pPr>
        <w:spacing w:after="0" w:line="360" w:lineRule="auto"/>
        <w:rPr>
          <w:rFonts w:ascii="Times New Roman" w:hAnsi="Times New Roman"/>
          <w:sz w:val="16"/>
          <w:rPrChange w:id="1778" w:author="LENOVO" w:date="2022-05-05T16:28:00Z">
            <w:rPr>
              <w:rFonts w:ascii="Consolas" w:eastAsia="Times New Roman" w:hAnsi="Consolas" w:cs="Times New Roman"/>
              <w:sz w:val="16"/>
              <w:szCs w:val="16"/>
              <w:lang w:eastAsia="tr-TR"/>
            </w:rPr>
          </w:rPrChange>
        </w:rPr>
        <w:pPrChange w:id="1779" w:author="LENOVO" w:date="2022-05-05T16:28:00Z">
          <w:pPr>
            <w:spacing w:after="0" w:line="240" w:lineRule="auto"/>
          </w:pPr>
        </w:pPrChange>
      </w:pPr>
      <w:r w:rsidRPr="00852540">
        <w:rPr>
          <w:rFonts w:ascii="Times New Roman" w:hAnsi="Times New Roman"/>
          <w:color w:val="0E00FF"/>
          <w:sz w:val="16"/>
          <w:rPrChange w:id="1780" w:author="LENOVO" w:date="2022-05-05T16:28:00Z">
            <w:rPr>
              <w:rFonts w:ascii="Consolas" w:eastAsia="Times New Roman" w:hAnsi="Consolas" w:cs="Times New Roman"/>
              <w:color w:val="0E00FF"/>
              <w:sz w:val="16"/>
              <w:szCs w:val="16"/>
              <w:lang w:eastAsia="tr-TR"/>
            </w:rPr>
          </w:rPrChange>
        </w:rPr>
        <w:t xml:space="preserve">for </w:t>
      </w:r>
      <w:r w:rsidRPr="00852540">
        <w:rPr>
          <w:rFonts w:ascii="Times New Roman" w:hAnsi="Times New Roman"/>
          <w:sz w:val="16"/>
          <w:rPrChange w:id="1781" w:author="LENOVO" w:date="2022-05-05T16:28:00Z">
            <w:rPr>
              <w:rFonts w:ascii="Consolas" w:eastAsia="Times New Roman" w:hAnsi="Consolas" w:cs="Times New Roman"/>
              <w:sz w:val="16"/>
              <w:szCs w:val="16"/>
              <w:lang w:eastAsia="tr-TR"/>
            </w:rPr>
          </w:rPrChange>
        </w:rPr>
        <w:t>j=2:length(M);</w:t>
      </w:r>
    </w:p>
    <w:p w14:paraId="5C894E9E" w14:textId="77777777" w:rsidR="00055BAF" w:rsidRPr="00852540" w:rsidRDefault="00055BAF" w:rsidP="00916D08">
      <w:pPr>
        <w:spacing w:after="0" w:line="360" w:lineRule="auto"/>
        <w:rPr>
          <w:rFonts w:ascii="Times New Roman" w:hAnsi="Times New Roman"/>
          <w:sz w:val="16"/>
          <w:rPrChange w:id="1782" w:author="LENOVO" w:date="2022-05-05T16:28:00Z">
            <w:rPr>
              <w:rFonts w:ascii="Consolas" w:eastAsia="Times New Roman" w:hAnsi="Consolas" w:cs="Times New Roman"/>
              <w:sz w:val="16"/>
              <w:szCs w:val="16"/>
              <w:lang w:eastAsia="tr-TR"/>
            </w:rPr>
          </w:rPrChange>
        </w:rPr>
        <w:pPrChange w:id="1783" w:author="LENOVO" w:date="2022-05-05T16:28:00Z">
          <w:pPr>
            <w:spacing w:after="0" w:line="240" w:lineRule="auto"/>
          </w:pPr>
        </w:pPrChange>
      </w:pPr>
      <w:r w:rsidRPr="00852540">
        <w:rPr>
          <w:rFonts w:ascii="Times New Roman" w:hAnsi="Times New Roman"/>
          <w:sz w:val="16"/>
          <w:rPrChange w:id="1784" w:author="LENOVO" w:date="2022-05-05T16:28:00Z">
            <w:rPr>
              <w:rFonts w:ascii="Consolas" w:eastAsia="Times New Roman" w:hAnsi="Consolas" w:cs="Times New Roman"/>
              <w:sz w:val="16"/>
              <w:szCs w:val="16"/>
              <w:lang w:eastAsia="tr-TR"/>
            </w:rPr>
          </w:rPrChange>
        </w:rPr>
        <w:t>atilan_kutle(j)=M(j-1)-M(j);</w:t>
      </w:r>
    </w:p>
    <w:p w14:paraId="1A99D958" w14:textId="77777777" w:rsidR="00055BAF" w:rsidRPr="00852540" w:rsidRDefault="00055BAF" w:rsidP="00916D08">
      <w:pPr>
        <w:spacing w:after="0" w:line="360" w:lineRule="auto"/>
        <w:rPr>
          <w:rFonts w:ascii="Times New Roman" w:hAnsi="Times New Roman"/>
          <w:sz w:val="16"/>
          <w:rPrChange w:id="1785" w:author="LENOVO" w:date="2022-05-05T16:28:00Z">
            <w:rPr>
              <w:rFonts w:ascii="Consolas" w:eastAsia="Times New Roman" w:hAnsi="Consolas" w:cs="Times New Roman"/>
              <w:sz w:val="16"/>
              <w:szCs w:val="16"/>
              <w:lang w:eastAsia="tr-TR"/>
            </w:rPr>
          </w:rPrChange>
        </w:rPr>
        <w:pPrChange w:id="1786" w:author="LENOVO" w:date="2022-05-05T16:28:00Z">
          <w:pPr>
            <w:spacing w:after="0" w:line="240" w:lineRule="auto"/>
          </w:pPr>
        </w:pPrChange>
      </w:pPr>
      <w:r w:rsidRPr="00852540">
        <w:rPr>
          <w:rFonts w:ascii="Times New Roman" w:hAnsi="Times New Roman"/>
          <w:color w:val="0E00FF"/>
          <w:sz w:val="16"/>
          <w:rPrChange w:id="1787" w:author="LENOVO" w:date="2022-05-05T16:28:00Z">
            <w:rPr>
              <w:rFonts w:ascii="Consolas" w:eastAsia="Times New Roman" w:hAnsi="Consolas" w:cs="Times New Roman"/>
              <w:color w:val="0E00FF"/>
              <w:sz w:val="16"/>
              <w:szCs w:val="16"/>
              <w:lang w:eastAsia="tr-TR"/>
            </w:rPr>
          </w:rPrChange>
        </w:rPr>
        <w:t>end</w:t>
      </w:r>
    </w:p>
    <w:p w14:paraId="1B33C58F" w14:textId="77777777" w:rsidR="00055BAF" w:rsidRPr="00852540" w:rsidRDefault="00055BAF" w:rsidP="00916D08">
      <w:pPr>
        <w:spacing w:after="0" w:line="360" w:lineRule="auto"/>
        <w:rPr>
          <w:rFonts w:ascii="Times New Roman" w:hAnsi="Times New Roman"/>
          <w:sz w:val="16"/>
          <w:rPrChange w:id="1788" w:author="LENOVO" w:date="2022-05-05T16:28:00Z">
            <w:rPr>
              <w:rFonts w:ascii="Consolas" w:eastAsia="Times New Roman" w:hAnsi="Consolas" w:cs="Times New Roman"/>
              <w:sz w:val="16"/>
              <w:szCs w:val="16"/>
              <w:lang w:eastAsia="tr-TR"/>
            </w:rPr>
          </w:rPrChange>
        </w:rPr>
        <w:pPrChange w:id="1789" w:author="LENOVO" w:date="2022-05-05T16:28:00Z">
          <w:pPr>
            <w:spacing w:after="0" w:line="240" w:lineRule="auto"/>
          </w:pPr>
        </w:pPrChange>
      </w:pPr>
      <w:r w:rsidRPr="00852540">
        <w:rPr>
          <w:rFonts w:ascii="Times New Roman" w:hAnsi="Times New Roman"/>
          <w:sz w:val="16"/>
          <w:rPrChange w:id="1790" w:author="LENOVO" w:date="2022-05-05T16:28:00Z">
            <w:rPr>
              <w:rFonts w:ascii="Consolas" w:eastAsia="Times New Roman" w:hAnsi="Consolas" w:cs="Times New Roman"/>
              <w:sz w:val="16"/>
              <w:szCs w:val="16"/>
              <w:lang w:eastAsia="tr-TR"/>
            </w:rPr>
          </w:rPrChange>
        </w:rPr>
        <w:t>createfigure1(t, atilan_kutle)</w:t>
      </w:r>
    </w:p>
    <w:p w14:paraId="2C2EC875" w14:textId="77777777" w:rsidR="00055BAF" w:rsidRPr="00852540" w:rsidRDefault="00055BAF" w:rsidP="00916D08">
      <w:pPr>
        <w:spacing w:after="0" w:line="360" w:lineRule="auto"/>
        <w:rPr>
          <w:rFonts w:ascii="Times New Roman" w:hAnsi="Times New Roman"/>
          <w:sz w:val="16"/>
          <w:rPrChange w:id="1791" w:author="LENOVO" w:date="2022-05-05T16:28:00Z">
            <w:rPr>
              <w:rFonts w:ascii="Consolas" w:eastAsia="Times New Roman" w:hAnsi="Consolas" w:cs="Times New Roman"/>
              <w:sz w:val="16"/>
              <w:szCs w:val="16"/>
              <w:lang w:eastAsia="tr-TR"/>
            </w:rPr>
          </w:rPrChange>
        </w:rPr>
        <w:pPrChange w:id="1792" w:author="LENOVO" w:date="2022-05-05T16:28:00Z">
          <w:pPr>
            <w:spacing w:after="0" w:line="240" w:lineRule="auto"/>
          </w:pPr>
        </w:pPrChange>
      </w:pPr>
      <w:r w:rsidRPr="00852540">
        <w:rPr>
          <w:rFonts w:ascii="Times New Roman" w:hAnsi="Times New Roman"/>
          <w:sz w:val="16"/>
          <w:rPrChange w:id="1793"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794" w:author="LENOVO" w:date="2022-05-05T16:28:00Z">
            <w:rPr>
              <w:rFonts w:ascii="Consolas" w:eastAsia="Times New Roman" w:hAnsi="Consolas" w:cs="Times New Roman"/>
              <w:color w:val="AA04F9"/>
              <w:sz w:val="16"/>
              <w:szCs w:val="16"/>
              <w:lang w:eastAsia="tr-TR"/>
            </w:rPr>
          </w:rPrChange>
        </w:rPr>
        <w:t>'Atılan Kütle vs Zaman)'</w:t>
      </w:r>
      <w:r w:rsidRPr="00852540">
        <w:rPr>
          <w:rFonts w:ascii="Times New Roman" w:hAnsi="Times New Roman"/>
          <w:sz w:val="16"/>
          <w:rPrChange w:id="1795" w:author="LENOVO" w:date="2022-05-05T16:28:00Z">
            <w:rPr>
              <w:rFonts w:ascii="Consolas" w:eastAsia="Times New Roman" w:hAnsi="Consolas" w:cs="Times New Roman"/>
              <w:sz w:val="16"/>
              <w:szCs w:val="16"/>
              <w:lang w:eastAsia="tr-TR"/>
            </w:rPr>
          </w:rPrChange>
        </w:rPr>
        <w:t>)</w:t>
      </w:r>
    </w:p>
    <w:p w14:paraId="19CCEB40" w14:textId="77777777" w:rsidR="00055BAF" w:rsidRPr="00852540" w:rsidRDefault="00055BAF" w:rsidP="00916D08">
      <w:pPr>
        <w:spacing w:after="0" w:line="360" w:lineRule="auto"/>
        <w:rPr>
          <w:rFonts w:ascii="Times New Roman" w:hAnsi="Times New Roman"/>
          <w:sz w:val="16"/>
          <w:rPrChange w:id="1796" w:author="LENOVO" w:date="2022-05-05T16:28:00Z">
            <w:rPr>
              <w:rFonts w:ascii="Consolas" w:eastAsia="Times New Roman" w:hAnsi="Consolas" w:cs="Times New Roman"/>
              <w:sz w:val="16"/>
              <w:szCs w:val="16"/>
              <w:lang w:eastAsia="tr-TR"/>
            </w:rPr>
          </w:rPrChange>
        </w:rPr>
        <w:pPrChange w:id="1797" w:author="LENOVO" w:date="2022-05-05T16:28:00Z">
          <w:pPr>
            <w:spacing w:after="0" w:line="240" w:lineRule="auto"/>
          </w:pPr>
        </w:pPrChange>
      </w:pPr>
      <w:r w:rsidRPr="00852540">
        <w:rPr>
          <w:rFonts w:ascii="Times New Roman" w:hAnsi="Times New Roman"/>
          <w:sz w:val="16"/>
          <w:rPrChange w:id="1798"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799" w:author="LENOVO" w:date="2022-05-05T16:28:00Z">
            <w:rPr>
              <w:rFonts w:ascii="Consolas" w:eastAsia="Times New Roman" w:hAnsi="Consolas" w:cs="Times New Roman"/>
              <w:color w:val="AA04F9"/>
              <w:sz w:val="16"/>
              <w:szCs w:val="16"/>
              <w:lang w:eastAsia="tr-TR"/>
            </w:rPr>
          </w:rPrChange>
        </w:rPr>
        <w:t>'Time(s)'</w:t>
      </w:r>
      <w:r w:rsidRPr="00852540">
        <w:rPr>
          <w:rFonts w:ascii="Times New Roman" w:hAnsi="Times New Roman"/>
          <w:sz w:val="16"/>
          <w:rPrChange w:id="1800" w:author="LENOVO" w:date="2022-05-05T16:28:00Z">
            <w:rPr>
              <w:rFonts w:ascii="Consolas" w:eastAsia="Times New Roman" w:hAnsi="Consolas" w:cs="Times New Roman"/>
              <w:sz w:val="16"/>
              <w:szCs w:val="16"/>
              <w:lang w:eastAsia="tr-TR"/>
            </w:rPr>
          </w:rPrChange>
        </w:rPr>
        <w:t>)</w:t>
      </w:r>
    </w:p>
    <w:p w14:paraId="6569B94F" w14:textId="77777777" w:rsidR="00055BAF" w:rsidRPr="00852540" w:rsidRDefault="00055BAF" w:rsidP="00916D08">
      <w:pPr>
        <w:spacing w:after="0" w:line="360" w:lineRule="auto"/>
        <w:rPr>
          <w:rFonts w:ascii="Times New Roman" w:hAnsi="Times New Roman"/>
          <w:sz w:val="16"/>
          <w:rPrChange w:id="1801" w:author="LENOVO" w:date="2022-05-05T16:28:00Z">
            <w:rPr>
              <w:rFonts w:ascii="Consolas" w:eastAsia="Times New Roman" w:hAnsi="Consolas" w:cs="Times New Roman"/>
              <w:sz w:val="16"/>
              <w:szCs w:val="16"/>
              <w:lang w:eastAsia="tr-TR"/>
            </w:rPr>
          </w:rPrChange>
        </w:rPr>
        <w:pPrChange w:id="1802" w:author="LENOVO" w:date="2022-05-05T16:28:00Z">
          <w:pPr>
            <w:spacing w:after="0" w:line="240" w:lineRule="auto"/>
          </w:pPr>
        </w:pPrChange>
      </w:pPr>
      <w:r w:rsidRPr="00852540">
        <w:rPr>
          <w:rFonts w:ascii="Times New Roman" w:hAnsi="Times New Roman"/>
          <w:sz w:val="16"/>
          <w:rPrChange w:id="1803"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804" w:author="LENOVO" w:date="2022-05-05T16:28:00Z">
            <w:rPr>
              <w:rFonts w:ascii="Consolas" w:eastAsia="Times New Roman" w:hAnsi="Consolas" w:cs="Times New Roman"/>
              <w:color w:val="AA04F9"/>
              <w:sz w:val="16"/>
              <w:szCs w:val="16"/>
              <w:lang w:eastAsia="tr-TR"/>
            </w:rPr>
          </w:rPrChange>
        </w:rPr>
        <w:t>'Mass(kg)'</w:t>
      </w:r>
      <w:r w:rsidRPr="00852540">
        <w:rPr>
          <w:rFonts w:ascii="Times New Roman" w:hAnsi="Times New Roman"/>
          <w:sz w:val="16"/>
          <w:rPrChange w:id="1805" w:author="LENOVO" w:date="2022-05-05T16:28:00Z">
            <w:rPr>
              <w:rFonts w:ascii="Consolas" w:eastAsia="Times New Roman" w:hAnsi="Consolas" w:cs="Times New Roman"/>
              <w:sz w:val="16"/>
              <w:szCs w:val="16"/>
              <w:lang w:eastAsia="tr-TR"/>
            </w:rPr>
          </w:rPrChange>
        </w:rPr>
        <w:t>);</w:t>
      </w:r>
    </w:p>
    <w:p w14:paraId="23F6FB58" w14:textId="77777777" w:rsidR="00055BAF" w:rsidRPr="00852540" w:rsidRDefault="00055BAF" w:rsidP="00916D08">
      <w:pPr>
        <w:spacing w:after="0" w:line="360" w:lineRule="auto"/>
        <w:rPr>
          <w:rFonts w:ascii="Times New Roman" w:hAnsi="Times New Roman"/>
          <w:sz w:val="16"/>
          <w:rPrChange w:id="1806" w:author="LENOVO" w:date="2022-05-05T16:28:00Z">
            <w:rPr>
              <w:rFonts w:ascii="Consolas" w:eastAsia="Times New Roman" w:hAnsi="Consolas" w:cs="Times New Roman"/>
              <w:sz w:val="16"/>
              <w:szCs w:val="16"/>
              <w:lang w:eastAsia="tr-TR"/>
            </w:rPr>
          </w:rPrChange>
        </w:rPr>
        <w:pPrChange w:id="1807" w:author="LENOVO" w:date="2022-05-05T16:28:00Z">
          <w:pPr>
            <w:spacing w:after="0" w:line="240" w:lineRule="auto"/>
          </w:pPr>
        </w:pPrChange>
      </w:pPr>
      <w:r w:rsidRPr="00852540">
        <w:rPr>
          <w:rFonts w:ascii="Times New Roman" w:hAnsi="Times New Roman"/>
          <w:color w:val="028009"/>
          <w:sz w:val="16"/>
          <w:rPrChange w:id="1808" w:author="LENOVO" w:date="2022-05-05T16:28:00Z">
            <w:rPr>
              <w:rFonts w:ascii="Consolas" w:eastAsia="Times New Roman" w:hAnsi="Consolas" w:cs="Times New Roman"/>
              <w:color w:val="028009"/>
              <w:sz w:val="16"/>
              <w:szCs w:val="16"/>
              <w:lang w:eastAsia="tr-TR"/>
            </w:rPr>
          </w:rPrChange>
        </w:rPr>
        <w:t>%% AIR DENSİTY</w:t>
      </w:r>
    </w:p>
    <w:p w14:paraId="55152B2B" w14:textId="77777777" w:rsidR="00055BAF" w:rsidRPr="00852540" w:rsidRDefault="00055BAF" w:rsidP="00916D08">
      <w:pPr>
        <w:spacing w:after="0" w:line="360" w:lineRule="auto"/>
        <w:rPr>
          <w:rFonts w:ascii="Times New Roman" w:hAnsi="Times New Roman"/>
          <w:sz w:val="16"/>
          <w:rPrChange w:id="1809" w:author="LENOVO" w:date="2022-05-05T16:28:00Z">
            <w:rPr>
              <w:rFonts w:ascii="Consolas" w:eastAsia="Times New Roman" w:hAnsi="Consolas" w:cs="Times New Roman"/>
              <w:sz w:val="16"/>
              <w:szCs w:val="16"/>
              <w:lang w:eastAsia="tr-TR"/>
            </w:rPr>
          </w:rPrChange>
        </w:rPr>
        <w:pPrChange w:id="1810" w:author="LENOVO" w:date="2022-05-05T16:28:00Z">
          <w:pPr>
            <w:spacing w:after="0" w:line="240" w:lineRule="auto"/>
          </w:pPr>
        </w:pPrChange>
      </w:pPr>
    </w:p>
    <w:p w14:paraId="28260669" w14:textId="77777777" w:rsidR="00055BAF" w:rsidRPr="00852540" w:rsidRDefault="00055BAF" w:rsidP="00916D08">
      <w:pPr>
        <w:spacing w:after="0" w:line="360" w:lineRule="auto"/>
        <w:rPr>
          <w:rFonts w:ascii="Times New Roman" w:hAnsi="Times New Roman"/>
          <w:sz w:val="16"/>
          <w:rPrChange w:id="1811" w:author="LENOVO" w:date="2022-05-05T16:28:00Z">
            <w:rPr>
              <w:rFonts w:ascii="Consolas" w:eastAsia="Times New Roman" w:hAnsi="Consolas" w:cs="Times New Roman"/>
              <w:sz w:val="16"/>
              <w:szCs w:val="16"/>
              <w:lang w:eastAsia="tr-TR"/>
            </w:rPr>
          </w:rPrChange>
        </w:rPr>
        <w:pPrChange w:id="1812" w:author="LENOVO" w:date="2022-05-05T16:28:00Z">
          <w:pPr>
            <w:spacing w:after="0" w:line="240" w:lineRule="auto"/>
          </w:pPr>
        </w:pPrChange>
      </w:pPr>
      <w:r w:rsidRPr="00852540">
        <w:rPr>
          <w:rFonts w:ascii="Times New Roman" w:hAnsi="Times New Roman"/>
          <w:sz w:val="16"/>
          <w:rPrChange w:id="1813" w:author="LENOVO" w:date="2022-05-05T16:28:00Z">
            <w:rPr>
              <w:rFonts w:ascii="Consolas" w:eastAsia="Times New Roman" w:hAnsi="Consolas" w:cs="Times New Roman"/>
              <w:sz w:val="16"/>
              <w:szCs w:val="16"/>
              <w:lang w:eastAsia="tr-TR"/>
            </w:rPr>
          </w:rPrChange>
        </w:rPr>
        <w:t>createfigure1(t, Rho)</w:t>
      </w:r>
    </w:p>
    <w:p w14:paraId="55D0B24D" w14:textId="77777777" w:rsidR="00055BAF" w:rsidRPr="00852540" w:rsidRDefault="00055BAF" w:rsidP="00916D08">
      <w:pPr>
        <w:spacing w:after="0" w:line="360" w:lineRule="auto"/>
        <w:rPr>
          <w:rFonts w:ascii="Times New Roman" w:hAnsi="Times New Roman"/>
          <w:sz w:val="16"/>
          <w:rPrChange w:id="1814" w:author="LENOVO" w:date="2022-05-05T16:28:00Z">
            <w:rPr>
              <w:rFonts w:ascii="Consolas" w:eastAsia="Times New Roman" w:hAnsi="Consolas" w:cs="Times New Roman"/>
              <w:sz w:val="16"/>
              <w:szCs w:val="16"/>
              <w:lang w:eastAsia="tr-TR"/>
            </w:rPr>
          </w:rPrChange>
        </w:rPr>
        <w:pPrChange w:id="1815" w:author="LENOVO" w:date="2022-05-05T16:28:00Z">
          <w:pPr>
            <w:spacing w:after="0" w:line="240" w:lineRule="auto"/>
          </w:pPr>
        </w:pPrChange>
      </w:pPr>
      <w:r w:rsidRPr="00852540">
        <w:rPr>
          <w:rFonts w:ascii="Times New Roman" w:hAnsi="Times New Roman"/>
          <w:sz w:val="16"/>
          <w:rPrChange w:id="1816"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817" w:author="LENOVO" w:date="2022-05-05T16:28:00Z">
            <w:rPr>
              <w:rFonts w:ascii="Consolas" w:eastAsia="Times New Roman" w:hAnsi="Consolas" w:cs="Times New Roman"/>
              <w:color w:val="AA04F9"/>
              <w:sz w:val="16"/>
              <w:szCs w:val="16"/>
              <w:lang w:eastAsia="tr-TR"/>
            </w:rPr>
          </w:rPrChange>
        </w:rPr>
        <w:t>'Air Density vs Time)'</w:t>
      </w:r>
      <w:r w:rsidRPr="00852540">
        <w:rPr>
          <w:rFonts w:ascii="Times New Roman" w:hAnsi="Times New Roman"/>
          <w:sz w:val="16"/>
          <w:rPrChange w:id="1818" w:author="LENOVO" w:date="2022-05-05T16:28:00Z">
            <w:rPr>
              <w:rFonts w:ascii="Consolas" w:eastAsia="Times New Roman" w:hAnsi="Consolas" w:cs="Times New Roman"/>
              <w:sz w:val="16"/>
              <w:szCs w:val="16"/>
              <w:lang w:eastAsia="tr-TR"/>
            </w:rPr>
          </w:rPrChange>
        </w:rPr>
        <w:t>)</w:t>
      </w:r>
    </w:p>
    <w:p w14:paraId="42550ABD" w14:textId="77777777" w:rsidR="00055BAF" w:rsidRPr="00852540" w:rsidRDefault="00055BAF" w:rsidP="00916D08">
      <w:pPr>
        <w:spacing w:after="0" w:line="360" w:lineRule="auto"/>
        <w:rPr>
          <w:rFonts w:ascii="Times New Roman" w:hAnsi="Times New Roman"/>
          <w:sz w:val="16"/>
          <w:rPrChange w:id="1819" w:author="LENOVO" w:date="2022-05-05T16:28:00Z">
            <w:rPr>
              <w:rFonts w:ascii="Consolas" w:eastAsia="Times New Roman" w:hAnsi="Consolas" w:cs="Times New Roman"/>
              <w:sz w:val="16"/>
              <w:szCs w:val="16"/>
              <w:lang w:eastAsia="tr-TR"/>
            </w:rPr>
          </w:rPrChange>
        </w:rPr>
        <w:pPrChange w:id="1820" w:author="LENOVO" w:date="2022-05-05T16:28:00Z">
          <w:pPr>
            <w:spacing w:after="0" w:line="240" w:lineRule="auto"/>
          </w:pPr>
        </w:pPrChange>
      </w:pPr>
      <w:r w:rsidRPr="00852540">
        <w:rPr>
          <w:rFonts w:ascii="Times New Roman" w:hAnsi="Times New Roman"/>
          <w:sz w:val="16"/>
          <w:rPrChange w:id="1821"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822" w:author="LENOVO" w:date="2022-05-05T16:28:00Z">
            <w:rPr>
              <w:rFonts w:ascii="Consolas" w:eastAsia="Times New Roman" w:hAnsi="Consolas" w:cs="Times New Roman"/>
              <w:color w:val="AA04F9"/>
              <w:sz w:val="16"/>
              <w:szCs w:val="16"/>
              <w:lang w:eastAsia="tr-TR"/>
            </w:rPr>
          </w:rPrChange>
        </w:rPr>
        <w:t>'Time(s)'</w:t>
      </w:r>
      <w:r w:rsidRPr="00852540">
        <w:rPr>
          <w:rFonts w:ascii="Times New Roman" w:hAnsi="Times New Roman"/>
          <w:sz w:val="16"/>
          <w:rPrChange w:id="1823" w:author="LENOVO" w:date="2022-05-05T16:28:00Z">
            <w:rPr>
              <w:rFonts w:ascii="Consolas" w:eastAsia="Times New Roman" w:hAnsi="Consolas" w:cs="Times New Roman"/>
              <w:sz w:val="16"/>
              <w:szCs w:val="16"/>
              <w:lang w:eastAsia="tr-TR"/>
            </w:rPr>
          </w:rPrChange>
        </w:rPr>
        <w:t>)</w:t>
      </w:r>
    </w:p>
    <w:p w14:paraId="5389DB89" w14:textId="77777777" w:rsidR="00055BAF" w:rsidRPr="00852540" w:rsidRDefault="00055BAF" w:rsidP="00916D08">
      <w:pPr>
        <w:spacing w:after="0" w:line="360" w:lineRule="auto"/>
        <w:rPr>
          <w:rFonts w:ascii="Times New Roman" w:hAnsi="Times New Roman"/>
          <w:sz w:val="16"/>
          <w:rPrChange w:id="1824" w:author="LENOVO" w:date="2022-05-05T16:28:00Z">
            <w:rPr>
              <w:rFonts w:ascii="Consolas" w:eastAsia="Times New Roman" w:hAnsi="Consolas" w:cs="Times New Roman"/>
              <w:sz w:val="16"/>
              <w:szCs w:val="16"/>
              <w:lang w:eastAsia="tr-TR"/>
            </w:rPr>
          </w:rPrChange>
        </w:rPr>
        <w:pPrChange w:id="1825" w:author="LENOVO" w:date="2022-05-05T16:28:00Z">
          <w:pPr>
            <w:spacing w:after="0" w:line="240" w:lineRule="auto"/>
          </w:pPr>
        </w:pPrChange>
      </w:pPr>
      <w:r w:rsidRPr="00852540">
        <w:rPr>
          <w:rFonts w:ascii="Times New Roman" w:hAnsi="Times New Roman"/>
          <w:sz w:val="16"/>
          <w:rPrChange w:id="1826"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827" w:author="LENOVO" w:date="2022-05-05T16:28:00Z">
            <w:rPr>
              <w:rFonts w:ascii="Consolas" w:eastAsia="Times New Roman" w:hAnsi="Consolas" w:cs="Times New Roman"/>
              <w:color w:val="AA04F9"/>
              <w:sz w:val="16"/>
              <w:szCs w:val="16"/>
              <w:lang w:eastAsia="tr-TR"/>
            </w:rPr>
          </w:rPrChange>
        </w:rPr>
        <w:t>'Density'</w:t>
      </w:r>
      <w:r w:rsidRPr="00852540">
        <w:rPr>
          <w:rFonts w:ascii="Times New Roman" w:hAnsi="Times New Roman"/>
          <w:sz w:val="16"/>
          <w:rPrChange w:id="1828" w:author="LENOVO" w:date="2022-05-05T16:28:00Z">
            <w:rPr>
              <w:rFonts w:ascii="Consolas" w:eastAsia="Times New Roman" w:hAnsi="Consolas" w:cs="Times New Roman"/>
              <w:sz w:val="16"/>
              <w:szCs w:val="16"/>
              <w:lang w:eastAsia="tr-TR"/>
            </w:rPr>
          </w:rPrChange>
        </w:rPr>
        <w:t>);</w:t>
      </w:r>
    </w:p>
    <w:p w14:paraId="6AB7FFAB" w14:textId="77777777" w:rsidR="00055BAF" w:rsidRPr="00852540" w:rsidRDefault="00055BAF" w:rsidP="00916D08">
      <w:pPr>
        <w:spacing w:after="0" w:line="360" w:lineRule="auto"/>
        <w:rPr>
          <w:rFonts w:ascii="Times New Roman" w:hAnsi="Times New Roman"/>
          <w:sz w:val="16"/>
          <w:rPrChange w:id="1829" w:author="LENOVO" w:date="2022-05-05T16:28:00Z">
            <w:rPr>
              <w:rFonts w:ascii="Consolas" w:eastAsia="Times New Roman" w:hAnsi="Consolas" w:cs="Times New Roman"/>
              <w:sz w:val="16"/>
              <w:szCs w:val="16"/>
              <w:lang w:eastAsia="tr-TR"/>
            </w:rPr>
          </w:rPrChange>
        </w:rPr>
        <w:pPrChange w:id="1830" w:author="LENOVO" w:date="2022-05-05T16:28:00Z">
          <w:pPr>
            <w:spacing w:after="0" w:line="240" w:lineRule="auto"/>
          </w:pPr>
        </w:pPrChange>
      </w:pPr>
    </w:p>
    <w:p w14:paraId="2FD8285A" w14:textId="77777777" w:rsidR="00055BAF" w:rsidRPr="00852540" w:rsidRDefault="00055BAF" w:rsidP="00916D08">
      <w:pPr>
        <w:spacing w:after="0" w:line="360" w:lineRule="auto"/>
        <w:rPr>
          <w:rFonts w:ascii="Times New Roman" w:hAnsi="Times New Roman"/>
          <w:sz w:val="16"/>
          <w:rPrChange w:id="1831" w:author="LENOVO" w:date="2022-05-05T16:28:00Z">
            <w:rPr>
              <w:rFonts w:ascii="Consolas" w:eastAsia="Times New Roman" w:hAnsi="Consolas" w:cs="Times New Roman"/>
              <w:sz w:val="16"/>
              <w:szCs w:val="16"/>
              <w:lang w:eastAsia="tr-TR"/>
            </w:rPr>
          </w:rPrChange>
        </w:rPr>
        <w:pPrChange w:id="1832" w:author="LENOVO" w:date="2022-05-05T16:28:00Z">
          <w:pPr>
            <w:spacing w:after="0" w:line="240" w:lineRule="auto"/>
          </w:pPr>
        </w:pPrChange>
      </w:pPr>
      <w:r w:rsidRPr="00852540">
        <w:rPr>
          <w:rFonts w:ascii="Times New Roman" w:hAnsi="Times New Roman"/>
          <w:sz w:val="16"/>
          <w:rPrChange w:id="1833" w:author="LENOVO" w:date="2022-05-05T16:28:00Z">
            <w:rPr>
              <w:rFonts w:ascii="Consolas" w:eastAsia="Times New Roman" w:hAnsi="Consolas" w:cs="Times New Roman"/>
              <w:sz w:val="16"/>
              <w:szCs w:val="16"/>
              <w:lang w:eastAsia="tr-TR"/>
            </w:rPr>
          </w:rPrChange>
        </w:rPr>
        <w:t>createfigure1(Rho(1:length(y)),y)</w:t>
      </w:r>
    </w:p>
    <w:p w14:paraId="1290C762" w14:textId="77777777" w:rsidR="00055BAF" w:rsidRPr="00852540" w:rsidRDefault="00055BAF" w:rsidP="00916D08">
      <w:pPr>
        <w:spacing w:after="0" w:line="360" w:lineRule="auto"/>
        <w:rPr>
          <w:rFonts w:ascii="Times New Roman" w:hAnsi="Times New Roman"/>
          <w:sz w:val="16"/>
          <w:rPrChange w:id="1834" w:author="LENOVO" w:date="2022-05-05T16:28:00Z">
            <w:rPr>
              <w:rFonts w:ascii="Consolas" w:eastAsia="Times New Roman" w:hAnsi="Consolas" w:cs="Times New Roman"/>
              <w:sz w:val="16"/>
              <w:szCs w:val="16"/>
              <w:lang w:eastAsia="tr-TR"/>
            </w:rPr>
          </w:rPrChange>
        </w:rPr>
        <w:pPrChange w:id="1835" w:author="LENOVO" w:date="2022-05-05T16:28:00Z">
          <w:pPr>
            <w:spacing w:after="0" w:line="240" w:lineRule="auto"/>
          </w:pPr>
        </w:pPrChange>
      </w:pPr>
      <w:r w:rsidRPr="00852540">
        <w:rPr>
          <w:rFonts w:ascii="Times New Roman" w:hAnsi="Times New Roman"/>
          <w:sz w:val="16"/>
          <w:rPrChange w:id="1836" w:author="LENOVO" w:date="2022-05-05T16:28:00Z">
            <w:rPr>
              <w:rFonts w:ascii="Consolas" w:eastAsia="Times New Roman" w:hAnsi="Consolas" w:cs="Times New Roman"/>
              <w:sz w:val="16"/>
              <w:szCs w:val="16"/>
              <w:lang w:eastAsia="tr-TR"/>
            </w:rPr>
          </w:rPrChange>
        </w:rPr>
        <w:t>title(</w:t>
      </w:r>
      <w:r w:rsidRPr="00852540">
        <w:rPr>
          <w:rFonts w:ascii="Times New Roman" w:hAnsi="Times New Roman"/>
          <w:color w:val="AA04F9"/>
          <w:sz w:val="16"/>
          <w:rPrChange w:id="1837" w:author="LENOVO" w:date="2022-05-05T16:28:00Z">
            <w:rPr>
              <w:rFonts w:ascii="Consolas" w:eastAsia="Times New Roman" w:hAnsi="Consolas" w:cs="Times New Roman"/>
              <w:color w:val="AA04F9"/>
              <w:sz w:val="16"/>
              <w:szCs w:val="16"/>
              <w:lang w:eastAsia="tr-TR"/>
            </w:rPr>
          </w:rPrChange>
        </w:rPr>
        <w:t>'Air Density vs Altitude(at sea))'</w:t>
      </w:r>
      <w:r w:rsidRPr="00852540">
        <w:rPr>
          <w:rFonts w:ascii="Times New Roman" w:hAnsi="Times New Roman"/>
          <w:sz w:val="16"/>
          <w:rPrChange w:id="1838" w:author="LENOVO" w:date="2022-05-05T16:28:00Z">
            <w:rPr>
              <w:rFonts w:ascii="Consolas" w:eastAsia="Times New Roman" w:hAnsi="Consolas" w:cs="Times New Roman"/>
              <w:sz w:val="16"/>
              <w:szCs w:val="16"/>
              <w:lang w:eastAsia="tr-TR"/>
            </w:rPr>
          </w:rPrChange>
        </w:rPr>
        <w:t>)</w:t>
      </w:r>
    </w:p>
    <w:p w14:paraId="573DC767" w14:textId="77777777" w:rsidR="00055BAF" w:rsidRPr="00852540" w:rsidRDefault="00055BAF" w:rsidP="00916D08">
      <w:pPr>
        <w:spacing w:after="0" w:line="360" w:lineRule="auto"/>
        <w:rPr>
          <w:rFonts w:ascii="Times New Roman" w:hAnsi="Times New Roman"/>
          <w:sz w:val="16"/>
          <w:rPrChange w:id="1839" w:author="LENOVO" w:date="2022-05-05T16:28:00Z">
            <w:rPr>
              <w:rFonts w:ascii="Consolas" w:eastAsia="Times New Roman" w:hAnsi="Consolas" w:cs="Times New Roman"/>
              <w:sz w:val="16"/>
              <w:szCs w:val="16"/>
              <w:lang w:eastAsia="tr-TR"/>
            </w:rPr>
          </w:rPrChange>
        </w:rPr>
        <w:pPrChange w:id="1840" w:author="LENOVO" w:date="2022-05-05T16:28:00Z">
          <w:pPr>
            <w:spacing w:after="0" w:line="240" w:lineRule="auto"/>
          </w:pPr>
        </w:pPrChange>
      </w:pPr>
      <w:r w:rsidRPr="00852540">
        <w:rPr>
          <w:rFonts w:ascii="Times New Roman" w:hAnsi="Times New Roman"/>
          <w:sz w:val="16"/>
          <w:rPrChange w:id="1841" w:author="LENOVO" w:date="2022-05-05T16:28:00Z">
            <w:rPr>
              <w:rFonts w:ascii="Consolas" w:eastAsia="Times New Roman" w:hAnsi="Consolas" w:cs="Times New Roman"/>
              <w:sz w:val="16"/>
              <w:szCs w:val="16"/>
              <w:lang w:eastAsia="tr-TR"/>
            </w:rPr>
          </w:rPrChange>
        </w:rPr>
        <w:t>xlabel(</w:t>
      </w:r>
      <w:r w:rsidRPr="00852540">
        <w:rPr>
          <w:rFonts w:ascii="Times New Roman" w:hAnsi="Times New Roman"/>
          <w:color w:val="AA04F9"/>
          <w:sz w:val="16"/>
          <w:rPrChange w:id="1842" w:author="LENOVO" w:date="2022-05-05T16:28:00Z">
            <w:rPr>
              <w:rFonts w:ascii="Consolas" w:eastAsia="Times New Roman" w:hAnsi="Consolas" w:cs="Times New Roman"/>
              <w:color w:val="AA04F9"/>
              <w:sz w:val="16"/>
              <w:szCs w:val="16"/>
              <w:lang w:eastAsia="tr-TR"/>
            </w:rPr>
          </w:rPrChange>
        </w:rPr>
        <w:t>'Density'</w:t>
      </w:r>
      <w:r w:rsidRPr="00852540">
        <w:rPr>
          <w:rFonts w:ascii="Times New Roman" w:hAnsi="Times New Roman"/>
          <w:sz w:val="16"/>
          <w:rPrChange w:id="1843" w:author="LENOVO" w:date="2022-05-05T16:28:00Z">
            <w:rPr>
              <w:rFonts w:ascii="Consolas" w:eastAsia="Times New Roman" w:hAnsi="Consolas" w:cs="Times New Roman"/>
              <w:sz w:val="16"/>
              <w:szCs w:val="16"/>
              <w:lang w:eastAsia="tr-TR"/>
            </w:rPr>
          </w:rPrChange>
        </w:rPr>
        <w:t>)</w:t>
      </w:r>
    </w:p>
    <w:p w14:paraId="78179B39" w14:textId="77777777" w:rsidR="00055BAF" w:rsidRPr="00852540" w:rsidRDefault="00055BAF" w:rsidP="00916D08">
      <w:pPr>
        <w:spacing w:after="0" w:line="360" w:lineRule="auto"/>
        <w:rPr>
          <w:rFonts w:ascii="Times New Roman" w:hAnsi="Times New Roman"/>
          <w:sz w:val="16"/>
          <w:rPrChange w:id="1844" w:author="LENOVO" w:date="2022-05-05T16:28:00Z">
            <w:rPr>
              <w:rFonts w:ascii="Consolas" w:eastAsia="Times New Roman" w:hAnsi="Consolas" w:cs="Times New Roman"/>
              <w:sz w:val="16"/>
              <w:szCs w:val="16"/>
              <w:lang w:eastAsia="tr-TR"/>
            </w:rPr>
          </w:rPrChange>
        </w:rPr>
        <w:pPrChange w:id="1845" w:author="LENOVO" w:date="2022-05-05T16:28:00Z">
          <w:pPr>
            <w:spacing w:after="0" w:line="240" w:lineRule="auto"/>
          </w:pPr>
        </w:pPrChange>
      </w:pPr>
      <w:r w:rsidRPr="00852540">
        <w:rPr>
          <w:rFonts w:ascii="Times New Roman" w:hAnsi="Times New Roman"/>
          <w:sz w:val="16"/>
          <w:rPrChange w:id="1846" w:author="LENOVO" w:date="2022-05-05T16:28:00Z">
            <w:rPr>
              <w:rFonts w:ascii="Consolas" w:eastAsia="Times New Roman" w:hAnsi="Consolas" w:cs="Times New Roman"/>
              <w:sz w:val="16"/>
              <w:szCs w:val="16"/>
              <w:lang w:eastAsia="tr-TR"/>
            </w:rPr>
          </w:rPrChange>
        </w:rPr>
        <w:t>ylabel(</w:t>
      </w:r>
      <w:r w:rsidRPr="00852540">
        <w:rPr>
          <w:rFonts w:ascii="Times New Roman" w:hAnsi="Times New Roman"/>
          <w:color w:val="AA04F9"/>
          <w:sz w:val="16"/>
          <w:rPrChange w:id="1847" w:author="LENOVO" w:date="2022-05-05T16:28:00Z">
            <w:rPr>
              <w:rFonts w:ascii="Consolas" w:eastAsia="Times New Roman" w:hAnsi="Consolas" w:cs="Times New Roman"/>
              <w:color w:val="AA04F9"/>
              <w:sz w:val="16"/>
              <w:szCs w:val="16"/>
              <w:lang w:eastAsia="tr-TR"/>
            </w:rPr>
          </w:rPrChange>
        </w:rPr>
        <w:t>'Altitude'</w:t>
      </w:r>
      <w:r w:rsidRPr="00852540">
        <w:rPr>
          <w:rFonts w:ascii="Times New Roman" w:hAnsi="Times New Roman"/>
          <w:sz w:val="16"/>
          <w:rPrChange w:id="1848" w:author="LENOVO" w:date="2022-05-05T16:28:00Z">
            <w:rPr>
              <w:rFonts w:ascii="Consolas" w:eastAsia="Times New Roman" w:hAnsi="Consolas" w:cs="Times New Roman"/>
              <w:sz w:val="16"/>
              <w:szCs w:val="16"/>
              <w:lang w:eastAsia="tr-TR"/>
            </w:rPr>
          </w:rPrChange>
        </w:rPr>
        <w:t>);</w:t>
      </w:r>
    </w:p>
    <w:p w14:paraId="3CAACD9F" w14:textId="77777777" w:rsidR="00055BAF" w:rsidRPr="00852540" w:rsidRDefault="00055BAF" w:rsidP="00916D08">
      <w:pPr>
        <w:spacing w:after="0" w:line="360" w:lineRule="auto"/>
        <w:rPr>
          <w:rFonts w:ascii="Times New Roman" w:hAnsi="Times New Roman"/>
          <w:sz w:val="16"/>
          <w:rPrChange w:id="1849" w:author="LENOVO" w:date="2022-05-05T16:28:00Z">
            <w:rPr>
              <w:rFonts w:ascii="Consolas" w:eastAsia="Times New Roman" w:hAnsi="Consolas" w:cs="Times New Roman"/>
              <w:sz w:val="16"/>
              <w:szCs w:val="16"/>
              <w:lang w:eastAsia="tr-TR"/>
            </w:rPr>
          </w:rPrChange>
        </w:rPr>
        <w:pPrChange w:id="1850" w:author="LENOVO" w:date="2022-05-05T16:28:00Z">
          <w:pPr>
            <w:spacing w:after="0" w:line="240" w:lineRule="auto"/>
          </w:pPr>
        </w:pPrChange>
      </w:pPr>
    </w:p>
    <w:p w14:paraId="7F9F2699" w14:textId="77777777" w:rsidR="00055BAF" w:rsidRPr="00852540" w:rsidRDefault="00055BAF" w:rsidP="00916D08">
      <w:pPr>
        <w:spacing w:after="0" w:line="360" w:lineRule="auto"/>
        <w:rPr>
          <w:rFonts w:ascii="Times New Roman" w:hAnsi="Times New Roman"/>
          <w:sz w:val="16"/>
          <w:rPrChange w:id="1851" w:author="LENOVO" w:date="2022-05-05T16:28:00Z">
            <w:rPr>
              <w:rFonts w:ascii="Consolas" w:eastAsia="Times New Roman" w:hAnsi="Consolas" w:cs="Times New Roman"/>
              <w:sz w:val="16"/>
              <w:szCs w:val="16"/>
              <w:lang w:eastAsia="tr-TR"/>
            </w:rPr>
          </w:rPrChange>
        </w:rPr>
        <w:pPrChange w:id="1852" w:author="LENOVO" w:date="2022-05-05T16:28:00Z">
          <w:pPr>
            <w:spacing w:after="0" w:line="240" w:lineRule="auto"/>
          </w:pPr>
        </w:pPrChange>
      </w:pPr>
    </w:p>
    <w:p w14:paraId="1798B39F" w14:textId="77777777" w:rsidR="00055BAF" w:rsidRPr="00852540" w:rsidRDefault="00055BAF" w:rsidP="00916D08">
      <w:pPr>
        <w:spacing w:after="0" w:line="360" w:lineRule="auto"/>
        <w:rPr>
          <w:rFonts w:ascii="Times New Roman" w:hAnsi="Times New Roman"/>
          <w:sz w:val="16"/>
          <w:rPrChange w:id="1853" w:author="LENOVO" w:date="2022-05-05T16:28:00Z">
            <w:rPr>
              <w:rFonts w:ascii="Consolas" w:eastAsia="Times New Roman" w:hAnsi="Consolas" w:cs="Times New Roman"/>
              <w:sz w:val="16"/>
              <w:szCs w:val="16"/>
              <w:lang w:eastAsia="tr-TR"/>
            </w:rPr>
          </w:rPrChange>
        </w:rPr>
        <w:pPrChange w:id="1854" w:author="LENOVO" w:date="2022-05-05T16:28:00Z">
          <w:pPr>
            <w:spacing w:after="0" w:line="240" w:lineRule="auto"/>
          </w:pPr>
        </w:pPrChange>
      </w:pPr>
      <w:r w:rsidRPr="00852540">
        <w:rPr>
          <w:rFonts w:ascii="Times New Roman" w:hAnsi="Times New Roman"/>
          <w:sz w:val="16"/>
          <w:rPrChange w:id="1855" w:author="LENOVO" w:date="2022-05-05T16:28:00Z">
            <w:rPr>
              <w:rFonts w:ascii="Consolas" w:eastAsia="Times New Roman" w:hAnsi="Consolas" w:cs="Times New Roman"/>
              <w:sz w:val="16"/>
              <w:szCs w:val="16"/>
              <w:lang w:eastAsia="tr-TR"/>
            </w:rPr>
          </w:rPrChange>
        </w:rPr>
        <w:t>ind=find(y==max(y));</w:t>
      </w:r>
    </w:p>
    <w:p w14:paraId="582F8DF0" w14:textId="77777777" w:rsidR="00055BAF" w:rsidRPr="00852540" w:rsidRDefault="00055BAF" w:rsidP="00916D08">
      <w:pPr>
        <w:spacing w:after="0" w:line="360" w:lineRule="auto"/>
        <w:rPr>
          <w:rFonts w:ascii="Times New Roman" w:hAnsi="Times New Roman"/>
          <w:sz w:val="16"/>
          <w:rPrChange w:id="1856" w:author="LENOVO" w:date="2022-05-05T16:28:00Z">
            <w:rPr>
              <w:rFonts w:ascii="Consolas" w:eastAsia="Times New Roman" w:hAnsi="Consolas" w:cs="Times New Roman"/>
              <w:sz w:val="16"/>
              <w:szCs w:val="16"/>
              <w:lang w:eastAsia="tr-TR"/>
            </w:rPr>
          </w:rPrChange>
        </w:rPr>
        <w:pPrChange w:id="1857" w:author="LENOVO" w:date="2022-05-05T16:28:00Z">
          <w:pPr>
            <w:spacing w:after="0" w:line="240" w:lineRule="auto"/>
          </w:pPr>
        </w:pPrChange>
      </w:pPr>
      <w:r w:rsidRPr="00852540">
        <w:rPr>
          <w:rFonts w:ascii="Times New Roman" w:hAnsi="Times New Roman"/>
          <w:sz w:val="16"/>
          <w:rPrChange w:id="1858" w:author="LENOVO" w:date="2022-05-05T16:28:00Z">
            <w:rPr>
              <w:rFonts w:ascii="Consolas" w:eastAsia="Times New Roman" w:hAnsi="Consolas" w:cs="Times New Roman"/>
              <w:sz w:val="16"/>
              <w:szCs w:val="16"/>
              <w:lang w:eastAsia="tr-TR"/>
            </w:rPr>
          </w:rPrChange>
        </w:rPr>
        <w:t>tepe_x=x(ind);</w:t>
      </w:r>
    </w:p>
    <w:p w14:paraId="33650C5A" w14:textId="77777777" w:rsidR="00055BAF" w:rsidRPr="00852540" w:rsidRDefault="00055BAF" w:rsidP="00916D08">
      <w:pPr>
        <w:spacing w:after="0" w:line="360" w:lineRule="auto"/>
        <w:rPr>
          <w:rFonts w:ascii="Times New Roman" w:hAnsi="Times New Roman"/>
          <w:sz w:val="16"/>
          <w:rPrChange w:id="1859" w:author="LENOVO" w:date="2022-05-05T16:28:00Z">
            <w:rPr>
              <w:rFonts w:ascii="Consolas" w:eastAsia="Times New Roman" w:hAnsi="Consolas" w:cs="Times New Roman"/>
              <w:sz w:val="16"/>
              <w:szCs w:val="16"/>
              <w:lang w:eastAsia="tr-TR"/>
            </w:rPr>
          </w:rPrChange>
        </w:rPr>
        <w:pPrChange w:id="1860" w:author="LENOVO" w:date="2022-05-05T16:28:00Z">
          <w:pPr>
            <w:spacing w:after="0" w:line="240" w:lineRule="auto"/>
          </w:pPr>
        </w:pPrChange>
      </w:pPr>
    </w:p>
    <w:p w14:paraId="46979C35" w14:textId="77777777" w:rsidR="00055BAF" w:rsidRPr="00852540" w:rsidRDefault="00055BAF" w:rsidP="00916D08">
      <w:pPr>
        <w:spacing w:after="0" w:line="360" w:lineRule="auto"/>
        <w:rPr>
          <w:rFonts w:ascii="Times New Roman" w:hAnsi="Times New Roman"/>
          <w:sz w:val="16"/>
          <w:rPrChange w:id="1861" w:author="LENOVO" w:date="2022-05-05T16:28:00Z">
            <w:rPr>
              <w:rFonts w:ascii="Consolas" w:eastAsia="Times New Roman" w:hAnsi="Consolas" w:cs="Times New Roman"/>
              <w:sz w:val="16"/>
              <w:szCs w:val="16"/>
              <w:lang w:eastAsia="tr-TR"/>
            </w:rPr>
          </w:rPrChange>
        </w:rPr>
        <w:pPrChange w:id="1862" w:author="LENOVO" w:date="2022-05-05T16:28:00Z">
          <w:pPr>
            <w:spacing w:after="0" w:line="240" w:lineRule="auto"/>
          </w:pPr>
        </w:pPrChange>
      </w:pPr>
      <w:r w:rsidRPr="00852540">
        <w:rPr>
          <w:rFonts w:ascii="Times New Roman" w:hAnsi="Times New Roman"/>
          <w:sz w:val="16"/>
          <w:rPrChange w:id="1863" w:author="LENOVO" w:date="2022-05-05T16:28:00Z">
            <w:rPr>
              <w:rFonts w:ascii="Consolas" w:eastAsia="Times New Roman" w:hAnsi="Consolas" w:cs="Times New Roman"/>
              <w:sz w:val="16"/>
              <w:szCs w:val="16"/>
              <w:lang w:eastAsia="tr-TR"/>
            </w:rPr>
          </w:rPrChange>
        </w:rPr>
        <w:t>fprintf(</w:t>
      </w:r>
      <w:r w:rsidRPr="00852540">
        <w:rPr>
          <w:rFonts w:ascii="Times New Roman" w:hAnsi="Times New Roman"/>
          <w:color w:val="AA04F9"/>
          <w:sz w:val="16"/>
          <w:rPrChange w:id="1864" w:author="LENOVO" w:date="2022-05-05T16:28:00Z">
            <w:rPr>
              <w:rFonts w:ascii="Consolas" w:eastAsia="Times New Roman" w:hAnsi="Consolas" w:cs="Times New Roman"/>
              <w:color w:val="AA04F9"/>
              <w:sz w:val="16"/>
              <w:szCs w:val="16"/>
              <w:lang w:eastAsia="tr-TR"/>
            </w:rPr>
          </w:rPrChange>
        </w:rPr>
        <w:t>'Tepe noktası z değeri: %d \n '</w:t>
      </w:r>
      <w:r w:rsidRPr="00852540">
        <w:rPr>
          <w:rFonts w:ascii="Times New Roman" w:hAnsi="Times New Roman"/>
          <w:sz w:val="16"/>
          <w:rPrChange w:id="1865" w:author="LENOVO" w:date="2022-05-05T16:28:00Z">
            <w:rPr>
              <w:rFonts w:ascii="Consolas" w:eastAsia="Times New Roman" w:hAnsi="Consolas" w:cs="Times New Roman"/>
              <w:sz w:val="16"/>
              <w:szCs w:val="16"/>
              <w:lang w:eastAsia="tr-TR"/>
            </w:rPr>
          </w:rPrChange>
        </w:rPr>
        <w:t>,max(y))</w:t>
      </w:r>
    </w:p>
    <w:p w14:paraId="415069FB" w14:textId="77777777" w:rsidR="00055BAF" w:rsidRPr="00852540" w:rsidRDefault="00055BAF" w:rsidP="00916D08">
      <w:pPr>
        <w:spacing w:after="0" w:line="360" w:lineRule="auto"/>
        <w:rPr>
          <w:rFonts w:ascii="Times New Roman" w:hAnsi="Times New Roman"/>
          <w:sz w:val="16"/>
          <w:rPrChange w:id="1866" w:author="LENOVO" w:date="2022-05-05T16:28:00Z">
            <w:rPr>
              <w:rFonts w:ascii="Consolas" w:eastAsia="Times New Roman" w:hAnsi="Consolas" w:cs="Times New Roman"/>
              <w:sz w:val="16"/>
              <w:szCs w:val="16"/>
              <w:lang w:eastAsia="tr-TR"/>
            </w:rPr>
          </w:rPrChange>
        </w:rPr>
        <w:pPrChange w:id="1867" w:author="LENOVO" w:date="2022-05-05T16:28:00Z">
          <w:pPr>
            <w:spacing w:after="0" w:line="240" w:lineRule="auto"/>
          </w:pPr>
        </w:pPrChange>
      </w:pPr>
      <w:r w:rsidRPr="00852540">
        <w:rPr>
          <w:rFonts w:ascii="Times New Roman" w:hAnsi="Times New Roman"/>
          <w:sz w:val="16"/>
          <w:rPrChange w:id="1868" w:author="LENOVO" w:date="2022-05-05T16:28:00Z">
            <w:rPr>
              <w:rFonts w:ascii="Consolas" w:eastAsia="Times New Roman" w:hAnsi="Consolas" w:cs="Times New Roman"/>
              <w:sz w:val="16"/>
              <w:szCs w:val="16"/>
              <w:lang w:eastAsia="tr-TR"/>
            </w:rPr>
          </w:rPrChange>
        </w:rPr>
        <w:t>fprintf(</w:t>
      </w:r>
      <w:r w:rsidRPr="00852540">
        <w:rPr>
          <w:rFonts w:ascii="Times New Roman" w:hAnsi="Times New Roman"/>
          <w:color w:val="AA04F9"/>
          <w:sz w:val="16"/>
          <w:rPrChange w:id="1869" w:author="LENOVO" w:date="2022-05-05T16:28:00Z">
            <w:rPr>
              <w:rFonts w:ascii="Consolas" w:eastAsia="Times New Roman" w:hAnsi="Consolas" w:cs="Times New Roman"/>
              <w:color w:val="AA04F9"/>
              <w:sz w:val="16"/>
              <w:szCs w:val="16"/>
              <w:lang w:eastAsia="tr-TR"/>
            </w:rPr>
          </w:rPrChange>
        </w:rPr>
        <w:t>'Tepe noktası x değeri:  %d \n '</w:t>
      </w:r>
      <w:r w:rsidRPr="00852540">
        <w:rPr>
          <w:rFonts w:ascii="Times New Roman" w:hAnsi="Times New Roman"/>
          <w:sz w:val="16"/>
          <w:rPrChange w:id="1870" w:author="LENOVO" w:date="2022-05-05T16:28:00Z">
            <w:rPr>
              <w:rFonts w:ascii="Consolas" w:eastAsia="Times New Roman" w:hAnsi="Consolas" w:cs="Times New Roman"/>
              <w:sz w:val="16"/>
              <w:szCs w:val="16"/>
              <w:lang w:eastAsia="tr-TR"/>
            </w:rPr>
          </w:rPrChange>
        </w:rPr>
        <w:t>,tepe_x)</w:t>
      </w:r>
    </w:p>
    <w:p w14:paraId="44FE9C06" w14:textId="77777777" w:rsidR="00055BAF" w:rsidRPr="00852540" w:rsidRDefault="00055BAF" w:rsidP="00916D08">
      <w:pPr>
        <w:spacing w:after="0" w:line="360" w:lineRule="auto"/>
        <w:rPr>
          <w:rFonts w:ascii="Times New Roman" w:hAnsi="Times New Roman"/>
          <w:sz w:val="16"/>
          <w:rPrChange w:id="1871" w:author="LENOVO" w:date="2022-05-05T16:28:00Z">
            <w:rPr>
              <w:rFonts w:ascii="Consolas" w:eastAsia="Times New Roman" w:hAnsi="Consolas" w:cs="Times New Roman"/>
              <w:sz w:val="16"/>
              <w:szCs w:val="16"/>
              <w:lang w:eastAsia="tr-TR"/>
            </w:rPr>
          </w:rPrChange>
        </w:rPr>
        <w:pPrChange w:id="1872" w:author="LENOVO" w:date="2022-05-05T16:28:00Z">
          <w:pPr>
            <w:spacing w:after="0" w:line="240" w:lineRule="auto"/>
          </w:pPr>
        </w:pPrChange>
      </w:pPr>
      <w:r w:rsidRPr="00852540">
        <w:rPr>
          <w:rFonts w:ascii="Times New Roman" w:hAnsi="Times New Roman"/>
          <w:sz w:val="16"/>
          <w:rPrChange w:id="1873" w:author="LENOVO" w:date="2022-05-05T16:28:00Z">
            <w:rPr>
              <w:rFonts w:ascii="Consolas" w:eastAsia="Times New Roman" w:hAnsi="Consolas" w:cs="Times New Roman"/>
              <w:sz w:val="16"/>
              <w:szCs w:val="16"/>
              <w:lang w:eastAsia="tr-TR"/>
            </w:rPr>
          </w:rPrChange>
        </w:rPr>
        <w:t>minumum=min(abs(t_2(ind)-t))</w:t>
      </w:r>
    </w:p>
    <w:p w14:paraId="76B463D9" w14:textId="77777777" w:rsidR="00055BAF" w:rsidRPr="00852540" w:rsidRDefault="00055BAF" w:rsidP="00916D08">
      <w:pPr>
        <w:spacing w:after="0" w:line="360" w:lineRule="auto"/>
        <w:rPr>
          <w:rFonts w:ascii="Times New Roman" w:hAnsi="Times New Roman"/>
          <w:sz w:val="16"/>
          <w:rPrChange w:id="1874" w:author="LENOVO" w:date="2022-05-05T16:28:00Z">
            <w:rPr>
              <w:rFonts w:ascii="Consolas" w:eastAsia="Times New Roman" w:hAnsi="Consolas" w:cs="Times New Roman"/>
              <w:sz w:val="16"/>
              <w:szCs w:val="16"/>
              <w:lang w:eastAsia="tr-TR"/>
            </w:rPr>
          </w:rPrChange>
        </w:rPr>
        <w:pPrChange w:id="1875" w:author="LENOVO" w:date="2022-05-05T16:28:00Z">
          <w:pPr>
            <w:spacing w:after="0" w:line="240" w:lineRule="auto"/>
          </w:pPr>
        </w:pPrChange>
      </w:pPr>
      <w:r w:rsidRPr="00852540">
        <w:rPr>
          <w:rFonts w:ascii="Times New Roman" w:hAnsi="Times New Roman"/>
          <w:sz w:val="16"/>
          <w:rPrChange w:id="1876" w:author="LENOVO" w:date="2022-05-05T16:28:00Z">
            <w:rPr>
              <w:rFonts w:ascii="Consolas" w:eastAsia="Times New Roman" w:hAnsi="Consolas" w:cs="Times New Roman"/>
              <w:sz w:val="16"/>
              <w:szCs w:val="16"/>
              <w:lang w:eastAsia="tr-TR"/>
            </w:rPr>
          </w:rPrChange>
        </w:rPr>
        <w:t>index_2=find(t==t_2(ind)+minumum)</w:t>
      </w:r>
    </w:p>
    <w:p w14:paraId="01677B97" w14:textId="77777777" w:rsidR="00055BAF" w:rsidRPr="00852540" w:rsidRDefault="00055BAF" w:rsidP="00916D08">
      <w:pPr>
        <w:spacing w:after="0" w:line="360" w:lineRule="auto"/>
        <w:rPr>
          <w:rFonts w:ascii="Times New Roman" w:hAnsi="Times New Roman"/>
          <w:sz w:val="16"/>
          <w:rPrChange w:id="1877" w:author="LENOVO" w:date="2022-05-05T16:28:00Z">
            <w:rPr>
              <w:rFonts w:ascii="Consolas" w:eastAsia="Times New Roman" w:hAnsi="Consolas" w:cs="Times New Roman"/>
              <w:sz w:val="16"/>
              <w:szCs w:val="16"/>
              <w:lang w:eastAsia="tr-TR"/>
            </w:rPr>
          </w:rPrChange>
        </w:rPr>
        <w:pPrChange w:id="1878" w:author="LENOVO" w:date="2022-05-05T16:28:00Z">
          <w:pPr>
            <w:spacing w:after="0" w:line="240" w:lineRule="auto"/>
          </w:pPr>
        </w:pPrChange>
      </w:pPr>
      <w:r w:rsidRPr="00852540">
        <w:rPr>
          <w:rFonts w:ascii="Times New Roman" w:hAnsi="Times New Roman"/>
          <w:sz w:val="16"/>
          <w:rPrChange w:id="1879" w:author="LENOVO" w:date="2022-05-05T16:28:00Z">
            <w:rPr>
              <w:rFonts w:ascii="Consolas" w:eastAsia="Times New Roman" w:hAnsi="Consolas" w:cs="Times New Roman"/>
              <w:sz w:val="16"/>
              <w:szCs w:val="16"/>
              <w:lang w:eastAsia="tr-TR"/>
            </w:rPr>
          </w:rPrChange>
        </w:rPr>
        <w:t>tepe_mach=MACH(ind);</w:t>
      </w:r>
    </w:p>
    <w:p w14:paraId="79FCF7CA" w14:textId="77777777" w:rsidR="00055BAF" w:rsidRPr="00852540" w:rsidRDefault="00055BAF" w:rsidP="00916D08">
      <w:pPr>
        <w:spacing w:after="0" w:line="360" w:lineRule="auto"/>
        <w:rPr>
          <w:rFonts w:ascii="Times New Roman" w:hAnsi="Times New Roman"/>
          <w:sz w:val="16"/>
          <w:rPrChange w:id="1880" w:author="LENOVO" w:date="2022-05-05T16:28:00Z">
            <w:rPr>
              <w:rFonts w:ascii="Consolas" w:eastAsia="Times New Roman" w:hAnsi="Consolas" w:cs="Times New Roman"/>
              <w:sz w:val="16"/>
              <w:szCs w:val="16"/>
              <w:lang w:eastAsia="tr-TR"/>
            </w:rPr>
          </w:rPrChange>
        </w:rPr>
        <w:pPrChange w:id="1881" w:author="LENOVO" w:date="2022-05-05T16:28:00Z">
          <w:pPr>
            <w:spacing w:after="0" w:line="240" w:lineRule="auto"/>
          </w:pPr>
        </w:pPrChange>
      </w:pPr>
      <w:r w:rsidRPr="00852540">
        <w:rPr>
          <w:rFonts w:ascii="Times New Roman" w:hAnsi="Times New Roman"/>
          <w:sz w:val="16"/>
          <w:rPrChange w:id="1882" w:author="LENOVO" w:date="2022-05-05T16:28:00Z">
            <w:rPr>
              <w:rFonts w:ascii="Consolas" w:eastAsia="Times New Roman" w:hAnsi="Consolas" w:cs="Times New Roman"/>
              <w:sz w:val="16"/>
              <w:szCs w:val="16"/>
              <w:lang w:eastAsia="tr-TR"/>
            </w:rPr>
          </w:rPrChange>
        </w:rPr>
        <w:t>fprintf(</w:t>
      </w:r>
      <w:r w:rsidRPr="00852540">
        <w:rPr>
          <w:rFonts w:ascii="Times New Roman" w:hAnsi="Times New Roman"/>
          <w:color w:val="AA04F9"/>
          <w:sz w:val="16"/>
          <w:rPrChange w:id="1883" w:author="LENOVO" w:date="2022-05-05T16:28:00Z">
            <w:rPr>
              <w:rFonts w:ascii="Consolas" w:eastAsia="Times New Roman" w:hAnsi="Consolas" w:cs="Times New Roman"/>
              <w:color w:val="AA04F9"/>
              <w:sz w:val="16"/>
              <w:szCs w:val="16"/>
              <w:lang w:eastAsia="tr-TR"/>
            </w:rPr>
          </w:rPrChange>
        </w:rPr>
        <w:t>'Tepe noktası Mach sayısı:  %d \n '</w:t>
      </w:r>
      <w:r w:rsidRPr="00852540">
        <w:rPr>
          <w:rFonts w:ascii="Times New Roman" w:hAnsi="Times New Roman"/>
          <w:sz w:val="16"/>
          <w:rPrChange w:id="1884" w:author="LENOVO" w:date="2022-05-05T16:28:00Z">
            <w:rPr>
              <w:rFonts w:ascii="Consolas" w:eastAsia="Times New Roman" w:hAnsi="Consolas" w:cs="Times New Roman"/>
              <w:sz w:val="16"/>
              <w:szCs w:val="16"/>
              <w:lang w:eastAsia="tr-TR"/>
            </w:rPr>
          </w:rPrChange>
        </w:rPr>
        <w:t>,tepe_mach);</w:t>
      </w:r>
    </w:p>
    <w:p w14:paraId="78BAF977" w14:textId="77777777" w:rsidR="00055BAF" w:rsidRPr="00852540" w:rsidRDefault="00055BAF" w:rsidP="00916D08">
      <w:pPr>
        <w:spacing w:after="0" w:line="360" w:lineRule="auto"/>
        <w:rPr>
          <w:rFonts w:ascii="Times New Roman" w:hAnsi="Times New Roman"/>
          <w:sz w:val="16"/>
          <w:rPrChange w:id="1885" w:author="LENOVO" w:date="2022-05-05T16:28:00Z">
            <w:rPr>
              <w:rFonts w:ascii="Consolas" w:eastAsia="Times New Roman" w:hAnsi="Consolas" w:cs="Times New Roman"/>
              <w:sz w:val="16"/>
              <w:szCs w:val="16"/>
              <w:lang w:eastAsia="tr-TR"/>
            </w:rPr>
          </w:rPrChange>
        </w:rPr>
        <w:pPrChange w:id="1886" w:author="LENOVO" w:date="2022-05-05T16:28:00Z">
          <w:pPr>
            <w:spacing w:after="0" w:line="240" w:lineRule="auto"/>
          </w:pPr>
        </w:pPrChange>
      </w:pPr>
      <w:r w:rsidRPr="00852540">
        <w:rPr>
          <w:rFonts w:ascii="Times New Roman" w:hAnsi="Times New Roman"/>
          <w:sz w:val="16"/>
          <w:rPrChange w:id="1887" w:author="LENOVO" w:date="2022-05-05T16:28:00Z">
            <w:rPr>
              <w:rFonts w:ascii="Consolas" w:eastAsia="Times New Roman" w:hAnsi="Consolas" w:cs="Times New Roman"/>
              <w:sz w:val="16"/>
              <w:szCs w:val="16"/>
              <w:lang w:eastAsia="tr-TR"/>
            </w:rPr>
          </w:rPrChange>
        </w:rPr>
        <w:t>fprintf(</w:t>
      </w:r>
      <w:r w:rsidRPr="00852540">
        <w:rPr>
          <w:rFonts w:ascii="Times New Roman" w:hAnsi="Times New Roman"/>
          <w:color w:val="AA04F9"/>
          <w:sz w:val="16"/>
          <w:rPrChange w:id="1888" w:author="LENOVO" w:date="2022-05-05T16:28:00Z">
            <w:rPr>
              <w:rFonts w:ascii="Consolas" w:eastAsia="Times New Roman" w:hAnsi="Consolas" w:cs="Times New Roman"/>
              <w:color w:val="AA04F9"/>
              <w:sz w:val="16"/>
              <w:szCs w:val="16"/>
              <w:lang w:eastAsia="tr-TR"/>
            </w:rPr>
          </w:rPrChange>
        </w:rPr>
        <w:t>'Tepe noktası Hız bileşke:  %d \n '</w:t>
      </w:r>
      <w:r w:rsidRPr="00852540">
        <w:rPr>
          <w:rFonts w:ascii="Times New Roman" w:hAnsi="Times New Roman"/>
          <w:sz w:val="16"/>
          <w:rPrChange w:id="1889" w:author="LENOVO" w:date="2022-05-05T16:28:00Z">
            <w:rPr>
              <w:rFonts w:ascii="Consolas" w:eastAsia="Times New Roman" w:hAnsi="Consolas" w:cs="Times New Roman"/>
              <w:sz w:val="16"/>
              <w:szCs w:val="16"/>
              <w:lang w:eastAsia="tr-TR"/>
            </w:rPr>
          </w:rPrChange>
        </w:rPr>
        <w:t>,Vx(ind));</w:t>
      </w:r>
    </w:p>
    <w:p w14:paraId="380143FD" w14:textId="77777777" w:rsidR="00055BAF" w:rsidRPr="00852540" w:rsidRDefault="00055BAF" w:rsidP="00916D08">
      <w:pPr>
        <w:spacing w:after="0" w:line="360" w:lineRule="auto"/>
        <w:rPr>
          <w:rFonts w:ascii="Times New Roman" w:hAnsi="Times New Roman"/>
          <w:sz w:val="16"/>
          <w:rPrChange w:id="1890" w:author="LENOVO" w:date="2022-05-05T16:28:00Z">
            <w:rPr>
              <w:rFonts w:ascii="Consolas" w:eastAsia="Times New Roman" w:hAnsi="Consolas" w:cs="Times New Roman"/>
              <w:sz w:val="16"/>
              <w:szCs w:val="16"/>
              <w:lang w:eastAsia="tr-TR"/>
            </w:rPr>
          </w:rPrChange>
        </w:rPr>
        <w:pPrChange w:id="1891" w:author="LENOVO" w:date="2022-05-05T16:28:00Z">
          <w:pPr>
            <w:spacing w:after="0" w:line="240" w:lineRule="auto"/>
          </w:pPr>
        </w:pPrChange>
      </w:pPr>
    </w:p>
    <w:p w14:paraId="239A2132" w14:textId="77777777" w:rsidR="00055BAF" w:rsidRPr="00852540" w:rsidRDefault="00055BAF" w:rsidP="00916D08">
      <w:pPr>
        <w:spacing w:after="0" w:line="360" w:lineRule="auto"/>
        <w:rPr>
          <w:rFonts w:ascii="Times New Roman" w:hAnsi="Times New Roman"/>
          <w:sz w:val="16"/>
          <w:rPrChange w:id="1892" w:author="LENOVO" w:date="2022-05-05T16:28:00Z">
            <w:rPr>
              <w:rFonts w:ascii="Consolas" w:eastAsia="Times New Roman" w:hAnsi="Consolas" w:cs="Times New Roman"/>
              <w:sz w:val="16"/>
              <w:szCs w:val="16"/>
              <w:lang w:eastAsia="tr-TR"/>
            </w:rPr>
          </w:rPrChange>
        </w:rPr>
        <w:pPrChange w:id="1893" w:author="LENOVO" w:date="2022-05-05T16:28:00Z">
          <w:pPr>
            <w:spacing w:after="0" w:line="240" w:lineRule="auto"/>
          </w:pPr>
        </w:pPrChange>
      </w:pPr>
      <w:r w:rsidRPr="00852540">
        <w:rPr>
          <w:rFonts w:ascii="Times New Roman" w:hAnsi="Times New Roman"/>
          <w:sz w:val="16"/>
          <w:rPrChange w:id="1894" w:author="LENOVO" w:date="2022-05-05T16:28:00Z">
            <w:rPr>
              <w:rFonts w:ascii="Consolas" w:eastAsia="Times New Roman" w:hAnsi="Consolas" w:cs="Times New Roman"/>
              <w:sz w:val="16"/>
              <w:szCs w:val="16"/>
              <w:lang w:eastAsia="tr-TR"/>
            </w:rPr>
          </w:rPrChange>
        </w:rPr>
        <w:t xml:space="preserve"> fprintf(</w:t>
      </w:r>
      <w:r w:rsidRPr="00852540">
        <w:rPr>
          <w:rFonts w:ascii="Times New Roman" w:hAnsi="Times New Roman"/>
          <w:color w:val="AA04F9"/>
          <w:sz w:val="16"/>
          <w:rPrChange w:id="1895" w:author="LENOVO" w:date="2022-05-05T16:28:00Z">
            <w:rPr>
              <w:rFonts w:ascii="Consolas" w:eastAsia="Times New Roman" w:hAnsi="Consolas" w:cs="Times New Roman"/>
              <w:color w:val="AA04F9"/>
              <w:sz w:val="16"/>
              <w:szCs w:val="16"/>
              <w:lang w:eastAsia="tr-TR"/>
            </w:rPr>
          </w:rPrChange>
        </w:rPr>
        <w:t>'Maximum Maxh sayısı:  %d \n '</w:t>
      </w:r>
      <w:r w:rsidRPr="00852540">
        <w:rPr>
          <w:rFonts w:ascii="Times New Roman" w:hAnsi="Times New Roman"/>
          <w:sz w:val="16"/>
          <w:rPrChange w:id="1896" w:author="LENOVO" w:date="2022-05-05T16:28:00Z">
            <w:rPr>
              <w:rFonts w:ascii="Consolas" w:eastAsia="Times New Roman" w:hAnsi="Consolas" w:cs="Times New Roman"/>
              <w:sz w:val="16"/>
              <w:szCs w:val="16"/>
              <w:lang w:eastAsia="tr-TR"/>
            </w:rPr>
          </w:rPrChange>
        </w:rPr>
        <w:t>,max(MACH));</w:t>
      </w:r>
    </w:p>
    <w:p w14:paraId="507AE038" w14:textId="36747CBB" w:rsidR="00055BAF" w:rsidRPr="00852540" w:rsidRDefault="00055BAF" w:rsidP="00916D08">
      <w:pPr>
        <w:spacing w:after="0" w:line="360" w:lineRule="auto"/>
        <w:rPr>
          <w:rFonts w:ascii="Times New Roman" w:hAnsi="Times New Roman"/>
          <w:sz w:val="16"/>
          <w:rPrChange w:id="1897" w:author="LENOVO" w:date="2022-05-05T16:28:00Z">
            <w:rPr>
              <w:rFonts w:ascii="Consolas" w:eastAsia="Times New Roman" w:hAnsi="Consolas" w:cs="Times New Roman"/>
              <w:sz w:val="16"/>
              <w:szCs w:val="16"/>
              <w:lang w:eastAsia="tr-TR"/>
            </w:rPr>
          </w:rPrChange>
        </w:rPr>
        <w:pPrChange w:id="1898" w:author="LENOVO" w:date="2022-05-05T16:28:00Z">
          <w:pPr>
            <w:spacing w:after="0" w:line="240" w:lineRule="auto"/>
          </w:pPr>
        </w:pPrChange>
      </w:pPr>
      <w:r w:rsidRPr="00852540">
        <w:rPr>
          <w:rFonts w:ascii="Times New Roman" w:hAnsi="Times New Roman"/>
          <w:sz w:val="16"/>
          <w:rPrChange w:id="1899" w:author="LENOVO" w:date="2022-05-05T16:28:00Z">
            <w:rPr>
              <w:rFonts w:ascii="Consolas" w:eastAsia="Times New Roman" w:hAnsi="Consolas" w:cs="Times New Roman"/>
              <w:sz w:val="16"/>
              <w:szCs w:val="16"/>
              <w:lang w:eastAsia="tr-TR"/>
            </w:rPr>
          </w:rPrChange>
        </w:rPr>
        <w:t xml:space="preserve"> fprintf(</w:t>
      </w:r>
      <w:r w:rsidRPr="00852540">
        <w:rPr>
          <w:rFonts w:ascii="Times New Roman" w:hAnsi="Times New Roman"/>
          <w:color w:val="AA04F9"/>
          <w:sz w:val="16"/>
          <w:rPrChange w:id="1900" w:author="LENOVO" w:date="2022-05-05T16:28:00Z">
            <w:rPr>
              <w:rFonts w:ascii="Consolas" w:eastAsia="Times New Roman" w:hAnsi="Consolas" w:cs="Times New Roman"/>
              <w:color w:val="AA04F9"/>
              <w:sz w:val="16"/>
              <w:szCs w:val="16"/>
              <w:lang w:eastAsia="tr-TR"/>
            </w:rPr>
          </w:rPrChange>
        </w:rPr>
        <w:t>'Tepe noktası zamanı(s):  %d \n '</w:t>
      </w:r>
      <w:r w:rsidRPr="00852540">
        <w:rPr>
          <w:rFonts w:ascii="Times New Roman" w:hAnsi="Times New Roman"/>
          <w:sz w:val="16"/>
          <w:rPrChange w:id="1901" w:author="LENOVO" w:date="2022-05-05T16:28:00Z">
            <w:rPr>
              <w:rFonts w:ascii="Consolas" w:eastAsia="Times New Roman" w:hAnsi="Consolas" w:cs="Times New Roman"/>
              <w:sz w:val="16"/>
              <w:szCs w:val="16"/>
              <w:lang w:eastAsia="tr-TR"/>
            </w:rPr>
          </w:rPrChange>
        </w:rPr>
        <w:t>,t_2(ind));</w:t>
      </w:r>
    </w:p>
    <w:p w14:paraId="14F8B2DE" w14:textId="7D9D3209" w:rsidR="00C36E8D" w:rsidRPr="00916D08" w:rsidRDefault="00EA3798" w:rsidP="00EA3798">
      <w:pPr>
        <w:pStyle w:val="Balk"/>
        <w:spacing w:line="360" w:lineRule="auto"/>
        <w:rPr>
          <w:sz w:val="24"/>
          <w:rPrChange w:id="1902" w:author="LENOVO" w:date="2022-05-05T16:28:00Z">
            <w:rPr/>
          </w:rPrChange>
        </w:rPr>
      </w:pPr>
      <w:bookmarkStart w:id="1903" w:name="_Toc102649948"/>
      <w:r w:rsidRPr="00916D08">
        <w:rPr>
          <w:sz w:val="24"/>
          <w:rPrChange w:id="1904" w:author="LENOVO" w:date="2022-05-05T16:28:00Z">
            <w:rPr/>
          </w:rPrChange>
        </w:rPr>
        <w:t xml:space="preserve"> </w:t>
      </w:r>
      <w:r w:rsidR="00A972D2" w:rsidRPr="00916D08">
        <w:rPr>
          <w:sz w:val="24"/>
          <w:rPrChange w:id="1905" w:author="LENOVO" w:date="2022-05-05T16:28:00Z">
            <w:rPr/>
          </w:rPrChange>
        </w:rPr>
        <w:t>Benzetimin Doğrulanması</w:t>
      </w:r>
      <w:bookmarkEnd w:id="1903"/>
    </w:p>
    <w:p w14:paraId="1CAABA33" w14:textId="5CB5E6B4" w:rsidR="00A972D2" w:rsidRPr="00916D08" w:rsidRDefault="00A972D2" w:rsidP="00916D08">
      <w:pPr>
        <w:spacing w:line="360" w:lineRule="auto"/>
        <w:rPr>
          <w:rFonts w:ascii="Times New Roman" w:hAnsi="Times New Roman"/>
          <w:sz w:val="24"/>
          <w:rPrChange w:id="1906" w:author="LENOVO" w:date="2022-05-05T16:28:00Z">
            <w:rPr/>
          </w:rPrChange>
        </w:rPr>
        <w:pPrChange w:id="1907" w:author="LENOVO" w:date="2022-05-05T16:28:00Z">
          <w:pPr/>
        </w:pPrChange>
      </w:pPr>
    </w:p>
    <w:p w14:paraId="17CB3165" w14:textId="3CA502CD" w:rsidR="00A972D2" w:rsidRPr="00916D08" w:rsidRDefault="00A972D2" w:rsidP="00916D08">
      <w:pPr>
        <w:spacing w:line="360" w:lineRule="auto"/>
        <w:rPr>
          <w:rFonts w:ascii="Times New Roman" w:hAnsi="Times New Roman"/>
          <w:sz w:val="24"/>
          <w:rPrChange w:id="1908" w:author="LENOVO" w:date="2022-05-05T16:28:00Z">
            <w:rPr/>
          </w:rPrChange>
        </w:rPr>
        <w:pPrChange w:id="1909" w:author="LENOVO" w:date="2022-05-05T16:28:00Z">
          <w:pPr/>
        </w:pPrChange>
      </w:pPr>
      <w:r w:rsidRPr="00916D08">
        <w:rPr>
          <w:rFonts w:ascii="Times New Roman" w:hAnsi="Times New Roman"/>
          <w:sz w:val="24"/>
          <w:rPrChange w:id="1910" w:author="LENOVO" w:date="2022-05-05T16:28:00Z">
            <w:rPr/>
          </w:rPrChange>
        </w:rPr>
        <w:t>Bize verilen girdi değerlerimizi kullandık. Bize verilen girdi değerleri aşağıdadır.</w:t>
      </w:r>
    </w:p>
    <w:tbl>
      <w:tblPr>
        <w:tblW w:w="0" w:type="auto"/>
        <w:tblInd w:w="1251"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919"/>
        <w:gridCol w:w="2433"/>
      </w:tblGrid>
      <w:tr w:rsidR="00112E69" w:rsidRPr="00112E69" w14:paraId="203E8223" w14:textId="77777777" w:rsidTr="00112E69">
        <w:trPr>
          <w:trHeight w:val="109"/>
        </w:trPr>
        <w:tc>
          <w:tcPr>
            <w:tcW w:w="3919" w:type="dxa"/>
            <w:tcBorders>
              <w:top w:val="none" w:sz="6" w:space="0" w:color="auto"/>
              <w:bottom w:val="none" w:sz="6" w:space="0" w:color="auto"/>
              <w:right w:val="none" w:sz="6" w:space="0" w:color="auto"/>
            </w:tcBorders>
          </w:tcPr>
          <w:p w14:paraId="000BE3B8" w14:textId="77777777" w:rsidR="00112E69" w:rsidRPr="00112E69" w:rsidRDefault="00112E69" w:rsidP="00112E69">
            <w:pPr>
              <w:autoSpaceDE w:val="0"/>
              <w:autoSpaceDN w:val="0"/>
              <w:adjustRightInd w:val="0"/>
              <w:spacing w:after="0" w:line="360" w:lineRule="auto"/>
              <w:rPr>
                <w:rFonts w:ascii="Times New Roman" w:hAnsi="Times New Roman" w:cs="Times New Roman"/>
                <w:b/>
                <w:bCs/>
                <w:color w:val="000000"/>
                <w:sz w:val="24"/>
                <w:szCs w:val="24"/>
              </w:rPr>
            </w:pPr>
          </w:p>
        </w:tc>
        <w:tc>
          <w:tcPr>
            <w:tcW w:w="2433" w:type="dxa"/>
            <w:tcBorders>
              <w:top w:val="none" w:sz="6" w:space="0" w:color="auto"/>
              <w:left w:val="none" w:sz="6" w:space="0" w:color="auto"/>
              <w:bottom w:val="none" w:sz="6" w:space="0" w:color="auto"/>
            </w:tcBorders>
          </w:tcPr>
          <w:p w14:paraId="632BBEAB" w14:textId="11EECA51"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b/>
                <w:bCs/>
                <w:color w:val="000000"/>
                <w:sz w:val="24"/>
                <w:szCs w:val="24"/>
              </w:rPr>
              <w:t xml:space="preserve">Değer  </w:t>
            </w:r>
          </w:p>
        </w:tc>
      </w:tr>
      <w:tr w:rsidR="00112E69" w:rsidRPr="00112E69" w14:paraId="471DB552" w14:textId="77777777" w:rsidTr="00112E69">
        <w:trPr>
          <w:trHeight w:val="109"/>
        </w:trPr>
        <w:tc>
          <w:tcPr>
            <w:tcW w:w="3919" w:type="dxa"/>
            <w:tcBorders>
              <w:top w:val="none" w:sz="6" w:space="0" w:color="auto"/>
              <w:bottom w:val="none" w:sz="6" w:space="0" w:color="auto"/>
              <w:right w:val="none" w:sz="6" w:space="0" w:color="auto"/>
            </w:tcBorders>
          </w:tcPr>
          <w:p w14:paraId="37F0A62D" w14:textId="77777777"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b/>
                <w:bCs/>
                <w:color w:val="000000"/>
                <w:sz w:val="24"/>
                <w:szCs w:val="24"/>
              </w:rPr>
              <w:t xml:space="preserve">Pozisyon [m] </w:t>
            </w:r>
          </w:p>
        </w:tc>
        <w:tc>
          <w:tcPr>
            <w:tcW w:w="2433" w:type="dxa"/>
            <w:tcBorders>
              <w:top w:val="none" w:sz="6" w:space="0" w:color="auto"/>
              <w:left w:val="none" w:sz="6" w:space="0" w:color="auto"/>
              <w:bottom w:val="none" w:sz="6" w:space="0" w:color="auto"/>
            </w:tcBorders>
          </w:tcPr>
          <w:p w14:paraId="2623D135" w14:textId="77777777"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color w:val="000000"/>
                <w:sz w:val="24"/>
                <w:szCs w:val="24"/>
              </w:rPr>
              <w:t xml:space="preserve">[0, 0, 0] </w:t>
            </w:r>
          </w:p>
        </w:tc>
      </w:tr>
      <w:tr w:rsidR="00112E69" w:rsidRPr="00112E69" w14:paraId="5354FC91" w14:textId="77777777" w:rsidTr="00112E69">
        <w:trPr>
          <w:trHeight w:val="109"/>
        </w:trPr>
        <w:tc>
          <w:tcPr>
            <w:tcW w:w="3919" w:type="dxa"/>
            <w:tcBorders>
              <w:top w:val="none" w:sz="6" w:space="0" w:color="auto"/>
              <w:bottom w:val="none" w:sz="6" w:space="0" w:color="auto"/>
              <w:right w:val="none" w:sz="6" w:space="0" w:color="auto"/>
            </w:tcBorders>
          </w:tcPr>
          <w:p w14:paraId="59C1E72D" w14:textId="77777777"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b/>
                <w:bCs/>
                <w:color w:val="000000"/>
                <w:sz w:val="24"/>
                <w:szCs w:val="24"/>
              </w:rPr>
              <w:t xml:space="preserve">Hız (bileşke) [m/s] </w:t>
            </w:r>
          </w:p>
        </w:tc>
        <w:tc>
          <w:tcPr>
            <w:tcW w:w="2433" w:type="dxa"/>
            <w:tcBorders>
              <w:top w:val="none" w:sz="6" w:space="0" w:color="auto"/>
              <w:left w:val="none" w:sz="6" w:space="0" w:color="auto"/>
              <w:bottom w:val="none" w:sz="6" w:space="0" w:color="auto"/>
            </w:tcBorders>
          </w:tcPr>
          <w:p w14:paraId="7ECE81C2" w14:textId="77777777"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color w:val="000000"/>
                <w:sz w:val="24"/>
                <w:szCs w:val="24"/>
              </w:rPr>
              <w:t xml:space="preserve">2 </w:t>
            </w:r>
          </w:p>
        </w:tc>
      </w:tr>
      <w:tr w:rsidR="00112E69" w:rsidRPr="00112E69" w14:paraId="2C0C26EB" w14:textId="77777777" w:rsidTr="00112E69">
        <w:trPr>
          <w:trHeight w:val="109"/>
        </w:trPr>
        <w:tc>
          <w:tcPr>
            <w:tcW w:w="3919" w:type="dxa"/>
            <w:tcBorders>
              <w:top w:val="none" w:sz="6" w:space="0" w:color="auto"/>
              <w:bottom w:val="none" w:sz="6" w:space="0" w:color="auto"/>
              <w:right w:val="none" w:sz="6" w:space="0" w:color="auto"/>
            </w:tcBorders>
          </w:tcPr>
          <w:p w14:paraId="7E6A21B6" w14:textId="77777777"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b/>
                <w:bCs/>
                <w:color w:val="000000"/>
                <w:sz w:val="24"/>
                <w:szCs w:val="24"/>
              </w:rPr>
              <w:t xml:space="preserve">Uçuş Yolu Açısı [derece] </w:t>
            </w:r>
          </w:p>
        </w:tc>
        <w:tc>
          <w:tcPr>
            <w:tcW w:w="2433" w:type="dxa"/>
            <w:tcBorders>
              <w:top w:val="none" w:sz="6" w:space="0" w:color="auto"/>
              <w:left w:val="none" w:sz="6" w:space="0" w:color="auto"/>
              <w:bottom w:val="none" w:sz="6" w:space="0" w:color="auto"/>
            </w:tcBorders>
          </w:tcPr>
          <w:p w14:paraId="489C378E" w14:textId="77777777" w:rsidR="00112E69" w:rsidRPr="00112E69" w:rsidRDefault="00112E69" w:rsidP="00112E69">
            <w:pPr>
              <w:autoSpaceDE w:val="0"/>
              <w:autoSpaceDN w:val="0"/>
              <w:adjustRightInd w:val="0"/>
              <w:spacing w:after="0" w:line="360" w:lineRule="auto"/>
              <w:rPr>
                <w:rFonts w:ascii="Times New Roman" w:hAnsi="Times New Roman" w:cs="Times New Roman"/>
                <w:color w:val="000000"/>
                <w:sz w:val="24"/>
                <w:szCs w:val="24"/>
              </w:rPr>
            </w:pPr>
            <w:r w:rsidRPr="00112E69">
              <w:rPr>
                <w:rFonts w:ascii="Times New Roman" w:hAnsi="Times New Roman" w:cs="Times New Roman"/>
                <w:color w:val="000000"/>
                <w:sz w:val="24"/>
                <w:szCs w:val="24"/>
              </w:rPr>
              <w:t xml:space="preserve">85 </w:t>
            </w:r>
          </w:p>
        </w:tc>
      </w:tr>
    </w:tbl>
    <w:p w14:paraId="6932A257" w14:textId="4B272C92" w:rsidR="00A972D2" w:rsidRPr="00916D08" w:rsidRDefault="00A972D2" w:rsidP="00916D08">
      <w:pPr>
        <w:spacing w:line="360" w:lineRule="auto"/>
        <w:jc w:val="center"/>
        <w:rPr>
          <w:rFonts w:ascii="Times New Roman" w:hAnsi="Times New Roman"/>
          <w:sz w:val="24"/>
          <w:rPrChange w:id="1911" w:author="LENOVO" w:date="2022-05-05T16:28:00Z">
            <w:rPr/>
          </w:rPrChange>
        </w:rPr>
        <w:pPrChange w:id="1912" w:author="LENOVO" w:date="2022-05-05T16:28:00Z">
          <w:pPr>
            <w:jc w:val="center"/>
          </w:pPr>
        </w:pPrChange>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342"/>
        <w:gridCol w:w="3343"/>
      </w:tblGrid>
      <w:tr w:rsidR="002B59B9" w14:paraId="517EA0F9" w14:textId="77777777">
        <w:trPr>
          <w:trHeight w:val="107"/>
        </w:trPr>
        <w:tc>
          <w:tcPr>
            <w:tcW w:w="6685" w:type="dxa"/>
            <w:gridSpan w:val="2"/>
            <w:tcBorders>
              <w:top w:val="none" w:sz="6" w:space="0" w:color="auto"/>
              <w:bottom w:val="none" w:sz="6" w:space="0" w:color="auto"/>
            </w:tcBorders>
          </w:tcPr>
          <w:p w14:paraId="589E71BF" w14:textId="77777777" w:rsidR="002B59B9" w:rsidRPr="00916D08" w:rsidRDefault="002B59B9" w:rsidP="00916D08">
            <w:pPr>
              <w:pStyle w:val="Default"/>
              <w:spacing w:line="360" w:lineRule="auto"/>
              <w:rPr>
                <w:rPrChange w:id="1913" w:author="LENOVO" w:date="2022-05-05T16:28:00Z">
                  <w:rPr>
                    <w:sz w:val="23"/>
                    <w:szCs w:val="23"/>
                  </w:rPr>
                </w:rPrChange>
              </w:rPr>
              <w:pPrChange w:id="1914" w:author="LENOVO" w:date="2022-05-05T16:28:00Z">
                <w:pPr>
                  <w:pStyle w:val="Default"/>
                </w:pPr>
              </w:pPrChange>
            </w:pPr>
            <w:r w:rsidRPr="00916D08">
              <w:rPr>
                <w:rPrChange w:id="1915" w:author="LENOVO" w:date="2022-05-05T16:28:00Z">
                  <w:rPr>
                    <w:sz w:val="22"/>
                    <w:szCs w:val="22"/>
                  </w:rPr>
                </w:rPrChange>
              </w:rPr>
              <w:t xml:space="preserve">Tablo 2. Doğrulama Çalışması Diğer Verileri </w:t>
            </w:r>
            <w:r w:rsidRPr="00916D08">
              <w:rPr>
                <w:b/>
                <w:rPrChange w:id="1916" w:author="LENOVO" w:date="2022-05-05T16:28:00Z">
                  <w:rPr>
                    <w:b/>
                    <w:bCs/>
                    <w:sz w:val="23"/>
                    <w:szCs w:val="23"/>
                  </w:rPr>
                </w:rPrChange>
              </w:rPr>
              <w:t xml:space="preserve">Değer </w:t>
            </w:r>
          </w:p>
        </w:tc>
      </w:tr>
      <w:tr w:rsidR="002B59B9" w14:paraId="39BD0320" w14:textId="77777777">
        <w:trPr>
          <w:trHeight w:val="109"/>
        </w:trPr>
        <w:tc>
          <w:tcPr>
            <w:tcW w:w="3342" w:type="dxa"/>
            <w:tcBorders>
              <w:top w:val="none" w:sz="6" w:space="0" w:color="auto"/>
              <w:bottom w:val="none" w:sz="6" w:space="0" w:color="auto"/>
              <w:right w:val="none" w:sz="6" w:space="0" w:color="auto"/>
            </w:tcBorders>
          </w:tcPr>
          <w:p w14:paraId="01F26294" w14:textId="77777777" w:rsidR="002B59B9" w:rsidRPr="00916D08" w:rsidRDefault="002B59B9" w:rsidP="00916D08">
            <w:pPr>
              <w:pStyle w:val="Default"/>
              <w:spacing w:line="360" w:lineRule="auto"/>
              <w:rPr>
                <w:rPrChange w:id="1917" w:author="LENOVO" w:date="2022-05-05T16:28:00Z">
                  <w:rPr>
                    <w:sz w:val="23"/>
                    <w:szCs w:val="23"/>
                  </w:rPr>
                </w:rPrChange>
              </w:rPr>
              <w:pPrChange w:id="1918" w:author="LENOVO" w:date="2022-05-05T16:28:00Z">
                <w:pPr>
                  <w:pStyle w:val="Default"/>
                </w:pPr>
              </w:pPrChange>
            </w:pPr>
            <w:r w:rsidRPr="00916D08">
              <w:rPr>
                <w:b/>
                <w:rPrChange w:id="1919" w:author="LENOVO" w:date="2022-05-05T16:28:00Z">
                  <w:rPr>
                    <w:b/>
                    <w:bCs/>
                    <w:sz w:val="23"/>
                    <w:szCs w:val="23"/>
                  </w:rPr>
                </w:rPrChange>
              </w:rPr>
              <w:t xml:space="preserve">Başlangıç Kütlesi [kg] </w:t>
            </w:r>
          </w:p>
        </w:tc>
        <w:tc>
          <w:tcPr>
            <w:tcW w:w="3342" w:type="dxa"/>
            <w:tcBorders>
              <w:top w:val="none" w:sz="6" w:space="0" w:color="auto"/>
              <w:left w:val="none" w:sz="6" w:space="0" w:color="auto"/>
              <w:bottom w:val="none" w:sz="6" w:space="0" w:color="auto"/>
            </w:tcBorders>
          </w:tcPr>
          <w:p w14:paraId="4ABC6D61" w14:textId="77777777" w:rsidR="002B59B9" w:rsidRPr="00916D08" w:rsidRDefault="002B59B9" w:rsidP="00916D08">
            <w:pPr>
              <w:pStyle w:val="Default"/>
              <w:spacing w:line="360" w:lineRule="auto"/>
              <w:rPr>
                <w:rPrChange w:id="1920" w:author="LENOVO" w:date="2022-05-05T16:28:00Z">
                  <w:rPr>
                    <w:sz w:val="23"/>
                    <w:szCs w:val="23"/>
                  </w:rPr>
                </w:rPrChange>
              </w:rPr>
              <w:pPrChange w:id="1921" w:author="LENOVO" w:date="2022-05-05T16:28:00Z">
                <w:pPr>
                  <w:pStyle w:val="Default"/>
                </w:pPr>
              </w:pPrChange>
            </w:pPr>
            <w:r w:rsidRPr="00916D08">
              <w:rPr>
                <w:rPrChange w:id="1922" w:author="LENOVO" w:date="2022-05-05T16:28:00Z">
                  <w:rPr>
                    <w:sz w:val="23"/>
                    <w:szCs w:val="23"/>
                  </w:rPr>
                </w:rPrChange>
              </w:rPr>
              <w:t xml:space="preserve">25 </w:t>
            </w:r>
          </w:p>
        </w:tc>
      </w:tr>
      <w:tr w:rsidR="002B59B9" w14:paraId="44C0377C" w14:textId="77777777">
        <w:trPr>
          <w:trHeight w:val="109"/>
        </w:trPr>
        <w:tc>
          <w:tcPr>
            <w:tcW w:w="3342" w:type="dxa"/>
            <w:tcBorders>
              <w:top w:val="none" w:sz="6" w:space="0" w:color="auto"/>
              <w:bottom w:val="none" w:sz="6" w:space="0" w:color="auto"/>
              <w:right w:val="none" w:sz="6" w:space="0" w:color="auto"/>
            </w:tcBorders>
          </w:tcPr>
          <w:p w14:paraId="232DA7C9" w14:textId="77777777" w:rsidR="002B59B9" w:rsidRPr="00916D08" w:rsidRDefault="002B59B9" w:rsidP="00916D08">
            <w:pPr>
              <w:pStyle w:val="Default"/>
              <w:spacing w:line="360" w:lineRule="auto"/>
              <w:rPr>
                <w:rPrChange w:id="1923" w:author="LENOVO" w:date="2022-05-05T16:28:00Z">
                  <w:rPr>
                    <w:sz w:val="23"/>
                    <w:szCs w:val="23"/>
                  </w:rPr>
                </w:rPrChange>
              </w:rPr>
              <w:pPrChange w:id="1924" w:author="LENOVO" w:date="2022-05-05T16:28:00Z">
                <w:pPr>
                  <w:pStyle w:val="Default"/>
                </w:pPr>
              </w:pPrChange>
            </w:pPr>
            <w:r w:rsidRPr="00916D08">
              <w:rPr>
                <w:b/>
                <w:rPrChange w:id="1925" w:author="LENOVO" w:date="2022-05-05T16:28:00Z">
                  <w:rPr>
                    <w:b/>
                    <w:bCs/>
                    <w:sz w:val="23"/>
                    <w:szCs w:val="23"/>
                  </w:rPr>
                </w:rPrChange>
              </w:rPr>
              <w:t xml:space="preserve">Atış Noktası Rakımı [m] </w:t>
            </w:r>
          </w:p>
        </w:tc>
        <w:tc>
          <w:tcPr>
            <w:tcW w:w="3342" w:type="dxa"/>
            <w:tcBorders>
              <w:top w:val="none" w:sz="6" w:space="0" w:color="auto"/>
              <w:left w:val="none" w:sz="6" w:space="0" w:color="auto"/>
              <w:bottom w:val="none" w:sz="6" w:space="0" w:color="auto"/>
            </w:tcBorders>
          </w:tcPr>
          <w:p w14:paraId="298A9699" w14:textId="77777777" w:rsidR="002B59B9" w:rsidRPr="00916D08" w:rsidRDefault="002B59B9" w:rsidP="00916D08">
            <w:pPr>
              <w:pStyle w:val="Default"/>
              <w:spacing w:line="360" w:lineRule="auto"/>
              <w:rPr>
                <w:rPrChange w:id="1926" w:author="LENOVO" w:date="2022-05-05T16:28:00Z">
                  <w:rPr>
                    <w:sz w:val="23"/>
                    <w:szCs w:val="23"/>
                  </w:rPr>
                </w:rPrChange>
              </w:rPr>
              <w:pPrChange w:id="1927" w:author="LENOVO" w:date="2022-05-05T16:28:00Z">
                <w:pPr>
                  <w:pStyle w:val="Default"/>
                </w:pPr>
              </w:pPrChange>
            </w:pPr>
            <w:r w:rsidRPr="00916D08">
              <w:rPr>
                <w:rPrChange w:id="1928" w:author="LENOVO" w:date="2022-05-05T16:28:00Z">
                  <w:rPr>
                    <w:sz w:val="23"/>
                    <w:szCs w:val="23"/>
                  </w:rPr>
                </w:rPrChange>
              </w:rPr>
              <w:t xml:space="preserve">980 </w:t>
            </w:r>
          </w:p>
        </w:tc>
      </w:tr>
      <w:tr w:rsidR="002B59B9" w14:paraId="46BCB0FF" w14:textId="77777777">
        <w:trPr>
          <w:trHeight w:val="109"/>
        </w:trPr>
        <w:tc>
          <w:tcPr>
            <w:tcW w:w="3342" w:type="dxa"/>
            <w:tcBorders>
              <w:top w:val="none" w:sz="6" w:space="0" w:color="auto"/>
              <w:bottom w:val="none" w:sz="6" w:space="0" w:color="auto"/>
              <w:right w:val="none" w:sz="6" w:space="0" w:color="auto"/>
            </w:tcBorders>
          </w:tcPr>
          <w:p w14:paraId="1D1D69F7" w14:textId="77777777" w:rsidR="002B59B9" w:rsidRPr="00916D08" w:rsidRDefault="002B59B9" w:rsidP="00916D08">
            <w:pPr>
              <w:pStyle w:val="Default"/>
              <w:spacing w:line="360" w:lineRule="auto"/>
              <w:rPr>
                <w:rPrChange w:id="1929" w:author="LENOVO" w:date="2022-05-05T16:28:00Z">
                  <w:rPr>
                    <w:sz w:val="23"/>
                    <w:szCs w:val="23"/>
                  </w:rPr>
                </w:rPrChange>
              </w:rPr>
              <w:pPrChange w:id="1930" w:author="LENOVO" w:date="2022-05-05T16:28:00Z">
                <w:pPr>
                  <w:pStyle w:val="Default"/>
                </w:pPr>
              </w:pPrChange>
            </w:pPr>
            <w:r w:rsidRPr="00916D08">
              <w:rPr>
                <w:b/>
                <w:rPrChange w:id="1931" w:author="LENOVO" w:date="2022-05-05T16:28:00Z">
                  <w:rPr>
                    <w:b/>
                    <w:bCs/>
                    <w:sz w:val="23"/>
                    <w:szCs w:val="23"/>
                  </w:rPr>
                </w:rPrChange>
              </w:rPr>
              <w:t xml:space="preserve">Başlangıç Yakıt Kütlesi [kg] </w:t>
            </w:r>
          </w:p>
        </w:tc>
        <w:tc>
          <w:tcPr>
            <w:tcW w:w="3342" w:type="dxa"/>
            <w:tcBorders>
              <w:top w:val="none" w:sz="6" w:space="0" w:color="auto"/>
              <w:left w:val="none" w:sz="6" w:space="0" w:color="auto"/>
              <w:bottom w:val="none" w:sz="6" w:space="0" w:color="auto"/>
            </w:tcBorders>
          </w:tcPr>
          <w:p w14:paraId="0C76DB03" w14:textId="77777777" w:rsidR="002B59B9" w:rsidRPr="00916D08" w:rsidRDefault="002B59B9" w:rsidP="00916D08">
            <w:pPr>
              <w:pStyle w:val="Default"/>
              <w:spacing w:line="360" w:lineRule="auto"/>
              <w:rPr>
                <w:rPrChange w:id="1932" w:author="LENOVO" w:date="2022-05-05T16:28:00Z">
                  <w:rPr>
                    <w:sz w:val="23"/>
                    <w:szCs w:val="23"/>
                  </w:rPr>
                </w:rPrChange>
              </w:rPr>
              <w:pPrChange w:id="1933" w:author="LENOVO" w:date="2022-05-05T16:28:00Z">
                <w:pPr>
                  <w:pStyle w:val="Default"/>
                </w:pPr>
              </w:pPrChange>
            </w:pPr>
            <w:r w:rsidRPr="00916D08">
              <w:rPr>
                <w:rPrChange w:id="1934" w:author="LENOVO" w:date="2022-05-05T16:28:00Z">
                  <w:rPr>
                    <w:sz w:val="23"/>
                    <w:szCs w:val="23"/>
                  </w:rPr>
                </w:rPrChange>
              </w:rPr>
              <w:t xml:space="preserve">4.659 </w:t>
            </w:r>
          </w:p>
        </w:tc>
      </w:tr>
      <w:tr w:rsidR="002B59B9" w14:paraId="4F09F310" w14:textId="77777777">
        <w:trPr>
          <w:trHeight w:val="109"/>
        </w:trPr>
        <w:tc>
          <w:tcPr>
            <w:tcW w:w="3342" w:type="dxa"/>
            <w:tcBorders>
              <w:top w:val="none" w:sz="6" w:space="0" w:color="auto"/>
              <w:bottom w:val="none" w:sz="6" w:space="0" w:color="auto"/>
              <w:right w:val="none" w:sz="6" w:space="0" w:color="auto"/>
            </w:tcBorders>
          </w:tcPr>
          <w:p w14:paraId="4FDEF53C" w14:textId="77777777" w:rsidR="002B59B9" w:rsidRPr="00916D08" w:rsidRDefault="002B59B9" w:rsidP="00916D08">
            <w:pPr>
              <w:pStyle w:val="Default"/>
              <w:spacing w:line="360" w:lineRule="auto"/>
              <w:rPr>
                <w:rPrChange w:id="1935" w:author="LENOVO" w:date="2022-05-05T16:28:00Z">
                  <w:rPr>
                    <w:sz w:val="23"/>
                    <w:szCs w:val="23"/>
                  </w:rPr>
                </w:rPrChange>
              </w:rPr>
              <w:pPrChange w:id="1936" w:author="LENOVO" w:date="2022-05-05T16:28:00Z">
                <w:pPr>
                  <w:pStyle w:val="Default"/>
                </w:pPr>
              </w:pPrChange>
            </w:pPr>
            <w:r w:rsidRPr="00916D08">
              <w:rPr>
                <w:b/>
                <w:rPrChange w:id="1937" w:author="LENOVO" w:date="2022-05-05T16:28:00Z">
                  <w:rPr>
                    <w:b/>
                    <w:bCs/>
                    <w:sz w:val="23"/>
                    <w:szCs w:val="23"/>
                  </w:rPr>
                </w:rPrChange>
              </w:rPr>
              <w:t xml:space="preserve">Özgül İtki (Isp) [s] </w:t>
            </w:r>
          </w:p>
        </w:tc>
        <w:tc>
          <w:tcPr>
            <w:tcW w:w="3342" w:type="dxa"/>
            <w:tcBorders>
              <w:top w:val="none" w:sz="6" w:space="0" w:color="auto"/>
              <w:left w:val="none" w:sz="6" w:space="0" w:color="auto"/>
              <w:bottom w:val="none" w:sz="6" w:space="0" w:color="auto"/>
            </w:tcBorders>
          </w:tcPr>
          <w:p w14:paraId="3772ED64" w14:textId="77777777" w:rsidR="002B59B9" w:rsidRPr="00916D08" w:rsidRDefault="002B59B9" w:rsidP="00916D08">
            <w:pPr>
              <w:pStyle w:val="Default"/>
              <w:spacing w:line="360" w:lineRule="auto"/>
              <w:rPr>
                <w:rPrChange w:id="1938" w:author="LENOVO" w:date="2022-05-05T16:28:00Z">
                  <w:rPr>
                    <w:sz w:val="23"/>
                    <w:szCs w:val="23"/>
                  </w:rPr>
                </w:rPrChange>
              </w:rPr>
              <w:pPrChange w:id="1939" w:author="LENOVO" w:date="2022-05-05T16:28:00Z">
                <w:pPr>
                  <w:pStyle w:val="Default"/>
                </w:pPr>
              </w:pPrChange>
            </w:pPr>
            <w:r w:rsidRPr="00916D08">
              <w:rPr>
                <w:rPrChange w:id="1940" w:author="LENOVO" w:date="2022-05-05T16:28:00Z">
                  <w:rPr>
                    <w:sz w:val="23"/>
                    <w:szCs w:val="23"/>
                  </w:rPr>
                </w:rPrChange>
              </w:rPr>
              <w:t xml:space="preserve">209.5 </w:t>
            </w:r>
          </w:p>
        </w:tc>
      </w:tr>
      <w:tr w:rsidR="002B59B9" w14:paraId="7429C9FB" w14:textId="77777777">
        <w:trPr>
          <w:trHeight w:val="109"/>
        </w:trPr>
        <w:tc>
          <w:tcPr>
            <w:tcW w:w="3342" w:type="dxa"/>
            <w:tcBorders>
              <w:top w:val="none" w:sz="6" w:space="0" w:color="auto"/>
              <w:bottom w:val="none" w:sz="6" w:space="0" w:color="auto"/>
              <w:right w:val="none" w:sz="6" w:space="0" w:color="auto"/>
            </w:tcBorders>
          </w:tcPr>
          <w:p w14:paraId="4BBE8F91" w14:textId="77777777" w:rsidR="002B59B9" w:rsidRPr="00916D08" w:rsidRDefault="002B59B9" w:rsidP="00916D08">
            <w:pPr>
              <w:pStyle w:val="Default"/>
              <w:spacing w:line="360" w:lineRule="auto"/>
              <w:rPr>
                <w:rPrChange w:id="1941" w:author="LENOVO" w:date="2022-05-05T16:28:00Z">
                  <w:rPr>
                    <w:sz w:val="23"/>
                    <w:szCs w:val="23"/>
                  </w:rPr>
                </w:rPrChange>
              </w:rPr>
              <w:pPrChange w:id="1942" w:author="LENOVO" w:date="2022-05-05T16:28:00Z">
                <w:pPr>
                  <w:pStyle w:val="Default"/>
                </w:pPr>
              </w:pPrChange>
            </w:pPr>
            <w:r w:rsidRPr="00916D08">
              <w:rPr>
                <w:b/>
                <w:rPrChange w:id="1943" w:author="LENOVO" w:date="2022-05-05T16:28:00Z">
                  <w:rPr>
                    <w:b/>
                    <w:bCs/>
                    <w:sz w:val="23"/>
                    <w:szCs w:val="23"/>
                  </w:rPr>
                </w:rPrChange>
              </w:rPr>
              <w:t xml:space="preserve">İtki Profili Dosyası </w:t>
            </w:r>
          </w:p>
        </w:tc>
        <w:tc>
          <w:tcPr>
            <w:tcW w:w="3342" w:type="dxa"/>
            <w:tcBorders>
              <w:top w:val="none" w:sz="6" w:space="0" w:color="auto"/>
              <w:left w:val="none" w:sz="6" w:space="0" w:color="auto"/>
              <w:bottom w:val="none" w:sz="6" w:space="0" w:color="auto"/>
            </w:tcBorders>
          </w:tcPr>
          <w:p w14:paraId="689696F3" w14:textId="77777777" w:rsidR="002B59B9" w:rsidRPr="00916D08" w:rsidRDefault="002B59B9" w:rsidP="00916D08">
            <w:pPr>
              <w:pStyle w:val="Default"/>
              <w:spacing w:line="360" w:lineRule="auto"/>
              <w:rPr>
                <w:rPrChange w:id="1944" w:author="LENOVO" w:date="2022-05-05T16:28:00Z">
                  <w:rPr>
                    <w:sz w:val="23"/>
                    <w:szCs w:val="23"/>
                  </w:rPr>
                </w:rPrChange>
              </w:rPr>
              <w:pPrChange w:id="1945" w:author="LENOVO" w:date="2022-05-05T16:28:00Z">
                <w:pPr>
                  <w:pStyle w:val="Default"/>
                </w:pPr>
              </w:pPrChange>
            </w:pPr>
            <w:r w:rsidRPr="00916D08">
              <w:rPr>
                <w:rPrChange w:id="1946" w:author="LENOVO" w:date="2022-05-05T16:28:00Z">
                  <w:rPr>
                    <w:sz w:val="23"/>
                    <w:szCs w:val="23"/>
                  </w:rPr>
                </w:rPrChange>
              </w:rPr>
              <w:t xml:space="preserve">“veri_itki_F_2022.xlsx” </w:t>
            </w:r>
          </w:p>
        </w:tc>
      </w:tr>
      <w:tr w:rsidR="002B59B9" w14:paraId="7BAF3B59" w14:textId="77777777">
        <w:trPr>
          <w:trHeight w:val="109"/>
        </w:trPr>
        <w:tc>
          <w:tcPr>
            <w:tcW w:w="3342" w:type="dxa"/>
            <w:tcBorders>
              <w:top w:val="none" w:sz="6" w:space="0" w:color="auto"/>
              <w:bottom w:val="none" w:sz="6" w:space="0" w:color="auto"/>
              <w:right w:val="none" w:sz="6" w:space="0" w:color="auto"/>
            </w:tcBorders>
          </w:tcPr>
          <w:p w14:paraId="02369CFF" w14:textId="77777777" w:rsidR="002B59B9" w:rsidRPr="00916D08" w:rsidRDefault="002B59B9" w:rsidP="00916D08">
            <w:pPr>
              <w:pStyle w:val="Default"/>
              <w:spacing w:line="360" w:lineRule="auto"/>
              <w:rPr>
                <w:rPrChange w:id="1947" w:author="LENOVO" w:date="2022-05-05T16:28:00Z">
                  <w:rPr>
                    <w:sz w:val="23"/>
                    <w:szCs w:val="23"/>
                  </w:rPr>
                </w:rPrChange>
              </w:rPr>
              <w:pPrChange w:id="1948" w:author="LENOVO" w:date="2022-05-05T16:28:00Z">
                <w:pPr>
                  <w:pStyle w:val="Default"/>
                </w:pPr>
              </w:pPrChange>
            </w:pPr>
            <w:r w:rsidRPr="00916D08">
              <w:rPr>
                <w:b/>
                <w:rPrChange w:id="1949" w:author="LENOVO" w:date="2022-05-05T16:28:00Z">
                  <w:rPr>
                    <w:b/>
                    <w:bCs/>
                    <w:sz w:val="23"/>
                    <w:szCs w:val="23"/>
                  </w:rPr>
                </w:rPrChange>
              </w:rPr>
              <w:t xml:space="preserve">Aerodinamik Veri Seti Dosyası </w:t>
            </w:r>
          </w:p>
        </w:tc>
        <w:tc>
          <w:tcPr>
            <w:tcW w:w="3342" w:type="dxa"/>
            <w:tcBorders>
              <w:top w:val="none" w:sz="6" w:space="0" w:color="auto"/>
              <w:left w:val="none" w:sz="6" w:space="0" w:color="auto"/>
              <w:bottom w:val="none" w:sz="6" w:space="0" w:color="auto"/>
            </w:tcBorders>
          </w:tcPr>
          <w:p w14:paraId="04318B07" w14:textId="77777777" w:rsidR="002B59B9" w:rsidRPr="00916D08" w:rsidRDefault="002B59B9" w:rsidP="00916D08">
            <w:pPr>
              <w:pStyle w:val="Default"/>
              <w:spacing w:line="360" w:lineRule="auto"/>
              <w:rPr>
                <w:rPrChange w:id="1950" w:author="LENOVO" w:date="2022-05-05T16:28:00Z">
                  <w:rPr>
                    <w:sz w:val="23"/>
                    <w:szCs w:val="23"/>
                  </w:rPr>
                </w:rPrChange>
              </w:rPr>
              <w:pPrChange w:id="1951" w:author="LENOVO" w:date="2022-05-05T16:28:00Z">
                <w:pPr>
                  <w:pStyle w:val="Default"/>
                </w:pPr>
              </w:pPrChange>
            </w:pPr>
            <w:r w:rsidRPr="00916D08">
              <w:rPr>
                <w:rPrChange w:id="1952" w:author="LENOVO" w:date="2022-05-05T16:28:00Z">
                  <w:rPr>
                    <w:sz w:val="23"/>
                    <w:szCs w:val="23"/>
                  </w:rPr>
                </w:rPrChange>
              </w:rPr>
              <w:t xml:space="preserve">“veri_aero_Cd_2022.xlsx” </w:t>
            </w:r>
          </w:p>
        </w:tc>
      </w:tr>
      <w:tr w:rsidR="002B59B9" w14:paraId="6605DFBF" w14:textId="77777777">
        <w:trPr>
          <w:trHeight w:val="109"/>
        </w:trPr>
        <w:tc>
          <w:tcPr>
            <w:tcW w:w="3342" w:type="dxa"/>
            <w:tcBorders>
              <w:top w:val="none" w:sz="6" w:space="0" w:color="auto"/>
              <w:bottom w:val="none" w:sz="6" w:space="0" w:color="auto"/>
              <w:right w:val="none" w:sz="6" w:space="0" w:color="auto"/>
            </w:tcBorders>
          </w:tcPr>
          <w:p w14:paraId="0C84B1D3" w14:textId="77777777" w:rsidR="002B59B9" w:rsidRPr="00916D08" w:rsidRDefault="002B59B9" w:rsidP="00916D08">
            <w:pPr>
              <w:pStyle w:val="Default"/>
              <w:spacing w:line="360" w:lineRule="auto"/>
              <w:rPr>
                <w:rPrChange w:id="1953" w:author="LENOVO" w:date="2022-05-05T16:28:00Z">
                  <w:rPr>
                    <w:sz w:val="23"/>
                    <w:szCs w:val="23"/>
                  </w:rPr>
                </w:rPrChange>
              </w:rPr>
              <w:pPrChange w:id="1954" w:author="LENOVO" w:date="2022-05-05T16:28:00Z">
                <w:pPr>
                  <w:pStyle w:val="Default"/>
                </w:pPr>
              </w:pPrChange>
            </w:pPr>
            <w:r w:rsidRPr="00916D08">
              <w:rPr>
                <w:b/>
                <w:rPrChange w:id="1955" w:author="LENOVO" w:date="2022-05-05T16:28:00Z">
                  <w:rPr>
                    <w:b/>
                    <w:bCs/>
                    <w:sz w:val="23"/>
                    <w:szCs w:val="23"/>
                  </w:rPr>
                </w:rPrChange>
              </w:rPr>
              <w:t xml:space="preserve">Roket Çapı [m] </w:t>
            </w:r>
          </w:p>
        </w:tc>
        <w:tc>
          <w:tcPr>
            <w:tcW w:w="3342" w:type="dxa"/>
            <w:tcBorders>
              <w:top w:val="none" w:sz="6" w:space="0" w:color="auto"/>
              <w:left w:val="none" w:sz="6" w:space="0" w:color="auto"/>
              <w:bottom w:val="none" w:sz="6" w:space="0" w:color="auto"/>
            </w:tcBorders>
          </w:tcPr>
          <w:p w14:paraId="59A69097" w14:textId="77777777" w:rsidR="002B59B9" w:rsidRPr="00916D08" w:rsidRDefault="002B59B9" w:rsidP="00916D08">
            <w:pPr>
              <w:pStyle w:val="Default"/>
              <w:spacing w:line="360" w:lineRule="auto"/>
              <w:rPr>
                <w:rPrChange w:id="1956" w:author="LENOVO" w:date="2022-05-05T16:28:00Z">
                  <w:rPr>
                    <w:sz w:val="23"/>
                    <w:szCs w:val="23"/>
                  </w:rPr>
                </w:rPrChange>
              </w:rPr>
              <w:pPrChange w:id="1957" w:author="LENOVO" w:date="2022-05-05T16:28:00Z">
                <w:pPr>
                  <w:pStyle w:val="Default"/>
                </w:pPr>
              </w:pPrChange>
            </w:pPr>
            <w:r w:rsidRPr="00916D08">
              <w:rPr>
                <w:rPrChange w:id="1958" w:author="LENOVO" w:date="2022-05-05T16:28:00Z">
                  <w:rPr>
                    <w:sz w:val="23"/>
                    <w:szCs w:val="23"/>
                  </w:rPr>
                </w:rPrChange>
              </w:rPr>
              <w:t xml:space="preserve">0.14 </w:t>
            </w:r>
          </w:p>
        </w:tc>
      </w:tr>
    </w:tbl>
    <w:p w14:paraId="568ADBB7" w14:textId="45308E6D" w:rsidR="00A972D2" w:rsidRPr="00916D08" w:rsidRDefault="002B59B9" w:rsidP="00916D08">
      <w:pPr>
        <w:spacing w:line="360" w:lineRule="auto"/>
        <w:jc w:val="center"/>
        <w:rPr>
          <w:rFonts w:ascii="Times New Roman" w:hAnsi="Times New Roman"/>
          <w:sz w:val="24"/>
          <w:rPrChange w:id="1959" w:author="LENOVO" w:date="2022-05-05T16:28:00Z">
            <w:rPr/>
          </w:rPrChange>
        </w:rPr>
        <w:pPrChange w:id="1960" w:author="LENOVO" w:date="2022-05-05T16:28:00Z">
          <w:pPr>
            <w:jc w:val="center"/>
          </w:pPr>
        </w:pPrChange>
      </w:pPr>
      <w:r w:rsidRPr="00916D08">
        <w:rPr>
          <w:rFonts w:ascii="Times New Roman" w:hAnsi="Times New Roman"/>
          <w:sz w:val="24"/>
          <w:rPrChange w:id="1961" w:author="LENOVO" w:date="2022-05-05T16:28:00Z">
            <w:rPr>
              <w:noProof/>
              <w:lang w:eastAsia="tr-TR"/>
            </w:rPr>
          </w:rPrChange>
        </w:rPr>
        <w:t xml:space="preserve"> </w:t>
      </w:r>
    </w:p>
    <w:p w14:paraId="49607FBA" w14:textId="240A02FA" w:rsidR="00A972D2" w:rsidRPr="00916D08" w:rsidRDefault="00A972D2" w:rsidP="00916D08">
      <w:pPr>
        <w:spacing w:line="360" w:lineRule="auto"/>
        <w:rPr>
          <w:rFonts w:ascii="Times New Roman" w:hAnsi="Times New Roman"/>
          <w:sz w:val="24"/>
          <w:rPrChange w:id="1962" w:author="LENOVO" w:date="2022-05-05T16:28:00Z">
            <w:rPr/>
          </w:rPrChange>
        </w:rPr>
        <w:pPrChange w:id="1963" w:author="LENOVO" w:date="2022-05-05T16:28:00Z">
          <w:pPr/>
        </w:pPrChange>
      </w:pPr>
      <w:r w:rsidRPr="00916D08">
        <w:rPr>
          <w:rFonts w:ascii="Times New Roman" w:hAnsi="Times New Roman"/>
          <w:sz w:val="24"/>
          <w:rPrChange w:id="1964" w:author="LENOVO" w:date="2022-05-05T16:28:00Z">
            <w:rPr>
              <w:noProof/>
              <w:lang w:eastAsia="tr-TR"/>
            </w:rPr>
          </w:rPrChange>
        </w:rPr>
        <w:drawing>
          <wp:inline distT="0" distB="0" distL="0" distR="0" wp14:anchorId="53B9BE6D" wp14:editId="55CAA5BF">
            <wp:extent cx="3905250" cy="1552575"/>
            <wp:effectExtent l="0" t="0" r="0" b="9525"/>
            <wp:docPr id="51" name="Resim 5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tablo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5250" cy="1552575"/>
                    </a:xfrm>
                    <a:prstGeom prst="rect">
                      <a:avLst/>
                    </a:prstGeom>
                    <a:noFill/>
                    <a:ln>
                      <a:noFill/>
                    </a:ln>
                  </pic:spPr>
                </pic:pic>
              </a:graphicData>
            </a:graphic>
          </wp:inline>
        </w:drawing>
      </w:r>
    </w:p>
    <w:p w14:paraId="5D908287" w14:textId="27D6A8C5" w:rsidR="00A972D2" w:rsidRPr="00AA7ED0" w:rsidRDefault="00A972D2" w:rsidP="00AA7ED0">
      <w:pPr>
        <w:spacing w:line="360" w:lineRule="auto"/>
        <w:rPr>
          <w:rFonts w:ascii="Times New Roman" w:hAnsi="Times New Roman" w:cs="Times New Roman"/>
          <w:sz w:val="24"/>
          <w:szCs w:val="24"/>
        </w:rPr>
      </w:pPr>
      <w:r w:rsidRPr="00AA7ED0">
        <w:rPr>
          <w:rFonts w:ascii="Times New Roman" w:hAnsi="Times New Roman" w:cs="Times New Roman"/>
          <w:sz w:val="24"/>
          <w:szCs w:val="24"/>
        </w:rPr>
        <w:t>Benzetim çalışması sonucu bulduğu</w:t>
      </w:r>
      <w:r w:rsidR="00AA7ED0" w:rsidRPr="00AA7ED0">
        <w:rPr>
          <w:rFonts w:ascii="Times New Roman" w:hAnsi="Times New Roman" w:cs="Times New Roman"/>
          <w:sz w:val="24"/>
          <w:szCs w:val="24"/>
        </w:rPr>
        <w:t>muz çıktılar aşağıdaki gibidir.</w:t>
      </w:r>
    </w:p>
    <w:p w14:paraId="1E40CCB3" w14:textId="15DCE393" w:rsidR="00A972D2" w:rsidRPr="00916D08" w:rsidRDefault="00A972D2" w:rsidP="00916D08">
      <w:pPr>
        <w:spacing w:line="360" w:lineRule="auto"/>
        <w:rPr>
          <w:rFonts w:ascii="Times New Roman" w:hAnsi="Times New Roman"/>
          <w:sz w:val="24"/>
          <w:rPrChange w:id="1965" w:author="LENOVO" w:date="2022-05-05T16:28:00Z">
            <w:rPr/>
          </w:rPrChange>
        </w:rPr>
        <w:pPrChange w:id="1966" w:author="LENOVO" w:date="2022-05-05T16:28:00Z">
          <w:pPr/>
        </w:pPrChange>
      </w:pPr>
      <w:r w:rsidRPr="00916D08">
        <w:rPr>
          <w:rFonts w:ascii="Times New Roman" w:hAnsi="Times New Roman"/>
          <w:sz w:val="24"/>
          <w:rPrChange w:id="1967" w:author="LENOVO" w:date="2022-05-05T16:28:00Z">
            <w:rPr>
              <w:noProof/>
              <w:lang w:eastAsia="tr-TR"/>
            </w:rPr>
          </w:rPrChange>
        </w:rPr>
        <w:drawing>
          <wp:inline distT="0" distB="0" distL="0" distR="0" wp14:anchorId="1FF37E13" wp14:editId="0D12C486">
            <wp:extent cx="4486275" cy="1679554"/>
            <wp:effectExtent l="0" t="0" r="0" b="0"/>
            <wp:docPr id="43" name="Resim 4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tablo içeren bir resim&#10;&#10;Açıklama otomatik olarak oluşturuldu"/>
                    <pic:cNvPicPr>
                      <a:picLocks noChangeAspect="1"/>
                    </pic:cNvPicPr>
                  </pic:nvPicPr>
                  <pic:blipFill>
                    <a:blip r:embed="rId35"/>
                    <a:stretch>
                      <a:fillRect/>
                    </a:stretch>
                  </pic:blipFill>
                  <pic:spPr>
                    <a:xfrm>
                      <a:off x="0" y="0"/>
                      <a:ext cx="4495571" cy="1683034"/>
                    </a:xfrm>
                    <a:prstGeom prst="rect">
                      <a:avLst/>
                    </a:prstGeom>
                  </pic:spPr>
                </pic:pic>
              </a:graphicData>
            </a:graphic>
          </wp:inline>
        </w:drawing>
      </w:r>
    </w:p>
    <w:p w14:paraId="6BAD108B" w14:textId="77777777" w:rsidR="00CF3F84" w:rsidRPr="00916D08" w:rsidRDefault="00CF3F84" w:rsidP="00916D08">
      <w:pPr>
        <w:spacing w:line="360" w:lineRule="auto"/>
        <w:rPr>
          <w:rFonts w:ascii="Times New Roman" w:hAnsi="Times New Roman"/>
          <w:sz w:val="24"/>
          <w:rPrChange w:id="1968" w:author="LENOVO" w:date="2022-05-05T16:28:00Z">
            <w:rPr/>
          </w:rPrChange>
        </w:rPr>
        <w:pPrChange w:id="1969" w:author="LENOVO" w:date="2022-05-05T16:28:00Z">
          <w:pPr/>
        </w:pPrChange>
      </w:pPr>
    </w:p>
    <w:tbl>
      <w:tblPr>
        <w:tblStyle w:val="TableGrid"/>
        <w:tblW w:w="0" w:type="auto"/>
        <w:tblLook w:val="04A0" w:firstRow="1" w:lastRow="0" w:firstColumn="1" w:lastColumn="0" w:noHBand="0" w:noVBand="1"/>
        <w:tblPrChange w:id="1970" w:author="LENOVO" w:date="2022-05-05T16:28:00Z">
          <w:tblPr>
            <w:tblStyle w:val="TableGrid"/>
            <w:tblW w:w="0" w:type="auto"/>
            <w:tblLook w:val="04A0" w:firstRow="1" w:lastRow="0" w:firstColumn="1" w:lastColumn="0" w:noHBand="0" w:noVBand="1"/>
          </w:tblPr>
        </w:tblPrChange>
      </w:tblPr>
      <w:tblGrid>
        <w:gridCol w:w="4531"/>
        <w:gridCol w:w="4531"/>
        <w:tblGridChange w:id="1971">
          <w:tblGrid>
            <w:gridCol w:w="4531"/>
            <w:gridCol w:w="4531"/>
          </w:tblGrid>
        </w:tblGridChange>
      </w:tblGrid>
      <w:tr w:rsidR="00CF3F84" w14:paraId="066953DD" w14:textId="77777777" w:rsidTr="00CF3F84">
        <w:tc>
          <w:tcPr>
            <w:tcW w:w="4531" w:type="dxa"/>
            <w:tcPrChange w:id="1972" w:author="LENOVO" w:date="2022-05-05T16:28:00Z">
              <w:tcPr>
                <w:tcW w:w="4531" w:type="dxa"/>
              </w:tcPr>
            </w:tcPrChange>
          </w:tcPr>
          <w:p w14:paraId="15840174" w14:textId="77777777" w:rsidR="00CF3F84" w:rsidRPr="00916D08" w:rsidRDefault="00CF3F84" w:rsidP="00916D08">
            <w:pPr>
              <w:spacing w:line="360" w:lineRule="auto"/>
              <w:rPr>
                <w:rFonts w:ascii="Times New Roman" w:hAnsi="Times New Roman"/>
                <w:sz w:val="24"/>
                <w:rPrChange w:id="1973" w:author="LENOVO" w:date="2022-05-05T16:28:00Z">
                  <w:rPr/>
                </w:rPrChange>
              </w:rPr>
              <w:pPrChange w:id="1974" w:author="LENOVO" w:date="2022-05-05T16:28:00Z">
                <w:pPr/>
              </w:pPrChange>
            </w:pPr>
          </w:p>
        </w:tc>
        <w:tc>
          <w:tcPr>
            <w:tcW w:w="4531" w:type="dxa"/>
            <w:tcPrChange w:id="1975" w:author="LENOVO" w:date="2022-05-05T16:28:00Z">
              <w:tcPr>
                <w:tcW w:w="4531" w:type="dxa"/>
              </w:tcPr>
            </w:tcPrChange>
          </w:tcPr>
          <w:p w14:paraId="04387EE9" w14:textId="208391E9" w:rsidR="00CF3F84" w:rsidRPr="00916D08" w:rsidRDefault="00CF3F84" w:rsidP="00916D08">
            <w:pPr>
              <w:spacing w:line="360" w:lineRule="auto"/>
              <w:jc w:val="center"/>
              <w:rPr>
                <w:rFonts w:ascii="Times New Roman" w:hAnsi="Times New Roman"/>
                <w:sz w:val="24"/>
                <w:rPrChange w:id="1976" w:author="LENOVO" w:date="2022-05-05T16:28:00Z">
                  <w:rPr/>
                </w:rPrChange>
              </w:rPr>
              <w:pPrChange w:id="1977" w:author="LENOVO" w:date="2022-05-05T16:28:00Z">
                <w:pPr>
                  <w:jc w:val="center"/>
                </w:pPr>
              </w:pPrChange>
            </w:pPr>
            <w:r w:rsidRPr="00916D08">
              <w:rPr>
                <w:rFonts w:ascii="Times New Roman" w:hAnsi="Times New Roman"/>
                <w:sz w:val="24"/>
                <w:rPrChange w:id="1978" w:author="LENOVO" w:date="2022-05-05T16:28:00Z">
                  <w:rPr/>
                </w:rPrChange>
              </w:rPr>
              <w:t>Değer</w:t>
            </w:r>
          </w:p>
        </w:tc>
      </w:tr>
      <w:tr w:rsidR="00CF3F84" w14:paraId="7A516C34" w14:textId="77777777" w:rsidTr="00CF3F84">
        <w:tc>
          <w:tcPr>
            <w:tcW w:w="4531" w:type="dxa"/>
            <w:tcPrChange w:id="1979" w:author="LENOVO" w:date="2022-05-05T16:28:00Z">
              <w:tcPr>
                <w:tcW w:w="4531" w:type="dxa"/>
              </w:tcPr>
            </w:tcPrChange>
          </w:tcPr>
          <w:p w14:paraId="11C30700" w14:textId="73C62D74" w:rsidR="00CF3F84" w:rsidRPr="00916D08" w:rsidRDefault="00CF3F84" w:rsidP="00916D08">
            <w:pPr>
              <w:spacing w:line="360" w:lineRule="auto"/>
              <w:rPr>
                <w:rFonts w:ascii="Times New Roman" w:hAnsi="Times New Roman"/>
                <w:sz w:val="24"/>
                <w:rPrChange w:id="1980" w:author="LENOVO" w:date="2022-05-05T16:28:00Z">
                  <w:rPr/>
                </w:rPrChange>
              </w:rPr>
              <w:pPrChange w:id="1981" w:author="LENOVO" w:date="2022-05-05T16:28:00Z">
                <w:pPr/>
              </w:pPrChange>
            </w:pPr>
            <w:r w:rsidRPr="00916D08">
              <w:rPr>
                <w:rFonts w:ascii="Times New Roman" w:hAnsi="Times New Roman"/>
                <w:sz w:val="24"/>
                <w:rPrChange w:id="1982" w:author="LENOVO" w:date="2022-05-05T16:28:00Z">
                  <w:rPr/>
                </w:rPrChange>
              </w:rPr>
              <w:t>Maksimum Mach Sayısı [-]</w:t>
            </w:r>
          </w:p>
        </w:tc>
        <w:tc>
          <w:tcPr>
            <w:tcW w:w="4531" w:type="dxa"/>
            <w:tcPrChange w:id="1983" w:author="LENOVO" w:date="2022-05-05T16:28:00Z">
              <w:tcPr>
                <w:tcW w:w="4531" w:type="dxa"/>
              </w:tcPr>
            </w:tcPrChange>
          </w:tcPr>
          <w:p w14:paraId="01F049F2" w14:textId="43B0412E" w:rsidR="00CF3F84" w:rsidRPr="00916D08" w:rsidRDefault="00CF3F84" w:rsidP="00916D08">
            <w:pPr>
              <w:spacing w:line="360" w:lineRule="auto"/>
              <w:rPr>
                <w:rFonts w:ascii="Times New Roman" w:hAnsi="Times New Roman"/>
                <w:sz w:val="24"/>
                <w:rPrChange w:id="1984" w:author="LENOVO" w:date="2022-05-05T16:28:00Z">
                  <w:rPr/>
                </w:rPrChange>
              </w:rPr>
              <w:pPrChange w:id="1985" w:author="LENOVO" w:date="2022-05-05T16:28:00Z">
                <w:pPr/>
              </w:pPrChange>
            </w:pPr>
            <w:r w:rsidRPr="00916D08">
              <w:rPr>
                <w:rFonts w:ascii="Times New Roman" w:hAnsi="Times New Roman"/>
                <w:sz w:val="24"/>
                <w:rPrChange w:id="1986" w:author="LENOVO" w:date="2022-05-05T16:28:00Z">
                  <w:rPr/>
                </w:rPrChange>
              </w:rPr>
              <w:t>1.046685</w:t>
            </w:r>
          </w:p>
        </w:tc>
      </w:tr>
      <w:tr w:rsidR="00CF3F84" w14:paraId="547075EC" w14:textId="77777777" w:rsidTr="00CF3F84">
        <w:tc>
          <w:tcPr>
            <w:tcW w:w="4531" w:type="dxa"/>
            <w:tcPrChange w:id="1987" w:author="LENOVO" w:date="2022-05-05T16:28:00Z">
              <w:tcPr>
                <w:tcW w:w="4531" w:type="dxa"/>
              </w:tcPr>
            </w:tcPrChange>
          </w:tcPr>
          <w:p w14:paraId="20B0F5F0" w14:textId="0A79F388" w:rsidR="00CF3F84" w:rsidRPr="00916D08" w:rsidRDefault="00CF3F84" w:rsidP="00916D08">
            <w:pPr>
              <w:spacing w:line="360" w:lineRule="auto"/>
              <w:rPr>
                <w:rFonts w:ascii="Times New Roman" w:hAnsi="Times New Roman"/>
                <w:sz w:val="24"/>
                <w:rPrChange w:id="1988" w:author="LENOVO" w:date="2022-05-05T16:28:00Z">
                  <w:rPr/>
                </w:rPrChange>
              </w:rPr>
              <w:pPrChange w:id="1989" w:author="LENOVO" w:date="2022-05-05T16:28:00Z">
                <w:pPr/>
              </w:pPrChange>
            </w:pPr>
            <w:r w:rsidRPr="00916D08">
              <w:rPr>
                <w:rFonts w:ascii="Times New Roman" w:hAnsi="Times New Roman"/>
                <w:sz w:val="24"/>
                <w:rPrChange w:id="1990" w:author="LENOVO" w:date="2022-05-05T16:28:00Z">
                  <w:rPr/>
                </w:rPrChange>
              </w:rPr>
              <w:t>Tepe Noktası Pozisyonu [m]</w:t>
            </w:r>
          </w:p>
        </w:tc>
        <w:tc>
          <w:tcPr>
            <w:tcW w:w="4531" w:type="dxa"/>
            <w:tcPrChange w:id="1991" w:author="LENOVO" w:date="2022-05-05T16:28:00Z">
              <w:tcPr>
                <w:tcW w:w="4531" w:type="dxa"/>
              </w:tcPr>
            </w:tcPrChange>
          </w:tcPr>
          <w:p w14:paraId="3FD7CA16" w14:textId="2CABD9C9" w:rsidR="00CF3F84" w:rsidRPr="00916D08" w:rsidRDefault="00DE238D" w:rsidP="00916D08">
            <w:pPr>
              <w:spacing w:line="360" w:lineRule="auto"/>
              <w:rPr>
                <w:rFonts w:ascii="Times New Roman" w:hAnsi="Times New Roman"/>
                <w:sz w:val="24"/>
                <w:rPrChange w:id="1992" w:author="LENOVO" w:date="2022-05-05T16:28:00Z">
                  <w:rPr/>
                </w:rPrChange>
              </w:rPr>
              <w:pPrChange w:id="1993" w:author="LENOVO" w:date="2022-05-05T16:28:00Z">
                <w:pPr/>
              </w:pPrChange>
            </w:pPr>
            <w:r w:rsidRPr="00916D08">
              <w:rPr>
                <w:rFonts w:ascii="Times New Roman" w:hAnsi="Times New Roman"/>
                <w:sz w:val="24"/>
                <w:rPrChange w:id="1994" w:author="LENOVO" w:date="2022-05-05T16:28:00Z">
                  <w:rPr/>
                </w:rPrChange>
              </w:rPr>
              <w:t>[2102.408, 0 , 2825.2308]</w:t>
            </w:r>
          </w:p>
        </w:tc>
      </w:tr>
      <w:tr w:rsidR="00CF3F84" w14:paraId="42CE6A73" w14:textId="77777777" w:rsidTr="00CF3F84">
        <w:tc>
          <w:tcPr>
            <w:tcW w:w="4531" w:type="dxa"/>
            <w:tcPrChange w:id="1995" w:author="LENOVO" w:date="2022-05-05T16:28:00Z">
              <w:tcPr>
                <w:tcW w:w="4531" w:type="dxa"/>
              </w:tcPr>
            </w:tcPrChange>
          </w:tcPr>
          <w:p w14:paraId="7968C6F5" w14:textId="26E89DB2" w:rsidR="00CF3F84" w:rsidRPr="00916D08" w:rsidRDefault="00CF3F84" w:rsidP="00916D08">
            <w:pPr>
              <w:spacing w:line="360" w:lineRule="auto"/>
              <w:rPr>
                <w:rFonts w:ascii="Times New Roman" w:hAnsi="Times New Roman"/>
                <w:sz w:val="24"/>
                <w:rPrChange w:id="1996" w:author="LENOVO" w:date="2022-05-05T16:28:00Z">
                  <w:rPr/>
                </w:rPrChange>
              </w:rPr>
              <w:pPrChange w:id="1997" w:author="LENOVO" w:date="2022-05-05T16:28:00Z">
                <w:pPr/>
              </w:pPrChange>
            </w:pPr>
            <w:r w:rsidRPr="00916D08">
              <w:rPr>
                <w:rFonts w:ascii="Times New Roman" w:hAnsi="Times New Roman"/>
                <w:sz w:val="24"/>
                <w:rPrChange w:id="1998" w:author="LENOVO" w:date="2022-05-05T16:28:00Z">
                  <w:rPr/>
                </w:rPrChange>
              </w:rPr>
              <w:t>Tepe Noktası Hızı (bileşke) [m/s]</w:t>
            </w:r>
          </w:p>
        </w:tc>
        <w:tc>
          <w:tcPr>
            <w:tcW w:w="4531" w:type="dxa"/>
            <w:tcPrChange w:id="1999" w:author="LENOVO" w:date="2022-05-05T16:28:00Z">
              <w:tcPr>
                <w:tcW w:w="4531" w:type="dxa"/>
              </w:tcPr>
            </w:tcPrChange>
          </w:tcPr>
          <w:p w14:paraId="43A5983E" w14:textId="16949E7B" w:rsidR="00CF3F84" w:rsidRPr="00916D08" w:rsidRDefault="00175A4A" w:rsidP="00916D08">
            <w:pPr>
              <w:spacing w:line="360" w:lineRule="auto"/>
              <w:rPr>
                <w:rFonts w:ascii="Times New Roman" w:hAnsi="Times New Roman"/>
                <w:sz w:val="24"/>
                <w:rPrChange w:id="2000" w:author="LENOVO" w:date="2022-05-05T16:28:00Z">
                  <w:rPr/>
                </w:rPrChange>
              </w:rPr>
              <w:pPrChange w:id="2001" w:author="LENOVO" w:date="2022-05-05T16:28:00Z">
                <w:pPr/>
              </w:pPrChange>
            </w:pPr>
            <w:r w:rsidRPr="00916D08">
              <w:rPr>
                <w:rFonts w:ascii="Times New Roman" w:hAnsi="Times New Roman"/>
                <w:sz w:val="24"/>
                <w:rPrChange w:id="2002" w:author="LENOVO" w:date="2022-05-05T16:28:00Z">
                  <w:rPr/>
                </w:rPrChange>
              </w:rPr>
              <w:t>88.16135</w:t>
            </w:r>
          </w:p>
        </w:tc>
      </w:tr>
      <w:tr w:rsidR="00CF3F84" w14:paraId="450F9789" w14:textId="77777777" w:rsidTr="00CF3F84">
        <w:tc>
          <w:tcPr>
            <w:tcW w:w="4531" w:type="dxa"/>
            <w:tcPrChange w:id="2003" w:author="LENOVO" w:date="2022-05-05T16:28:00Z">
              <w:tcPr>
                <w:tcW w:w="4531" w:type="dxa"/>
              </w:tcPr>
            </w:tcPrChange>
          </w:tcPr>
          <w:p w14:paraId="03D69526" w14:textId="1045AC09" w:rsidR="00CF3F84" w:rsidRPr="00916D08" w:rsidRDefault="00CF3F84" w:rsidP="00916D08">
            <w:pPr>
              <w:spacing w:line="360" w:lineRule="auto"/>
              <w:rPr>
                <w:rFonts w:ascii="Times New Roman" w:hAnsi="Times New Roman"/>
                <w:sz w:val="24"/>
                <w:rPrChange w:id="2004" w:author="LENOVO" w:date="2022-05-05T16:28:00Z">
                  <w:rPr/>
                </w:rPrChange>
              </w:rPr>
              <w:pPrChange w:id="2005" w:author="LENOVO" w:date="2022-05-05T16:28:00Z">
                <w:pPr/>
              </w:pPrChange>
            </w:pPr>
            <w:r w:rsidRPr="00916D08">
              <w:rPr>
                <w:rFonts w:ascii="Times New Roman" w:hAnsi="Times New Roman"/>
                <w:sz w:val="24"/>
                <w:rPrChange w:id="2006" w:author="LENOVO" w:date="2022-05-05T16:28:00Z">
                  <w:rPr/>
                </w:rPrChange>
              </w:rPr>
              <w:t>Tepe Noktası Mach Sayısı [-]</w:t>
            </w:r>
          </w:p>
        </w:tc>
        <w:tc>
          <w:tcPr>
            <w:tcW w:w="4531" w:type="dxa"/>
            <w:tcPrChange w:id="2007" w:author="LENOVO" w:date="2022-05-05T16:28:00Z">
              <w:tcPr>
                <w:tcW w:w="4531" w:type="dxa"/>
              </w:tcPr>
            </w:tcPrChange>
          </w:tcPr>
          <w:p w14:paraId="5A247E56" w14:textId="03F87515" w:rsidR="00CF3F84" w:rsidRPr="00916D08" w:rsidRDefault="00175A4A" w:rsidP="00916D08">
            <w:pPr>
              <w:spacing w:line="360" w:lineRule="auto"/>
              <w:rPr>
                <w:rFonts w:ascii="Times New Roman" w:hAnsi="Times New Roman"/>
                <w:sz w:val="24"/>
                <w:rPrChange w:id="2008" w:author="LENOVO" w:date="2022-05-05T16:28:00Z">
                  <w:rPr/>
                </w:rPrChange>
              </w:rPr>
              <w:pPrChange w:id="2009" w:author="LENOVO" w:date="2022-05-05T16:28:00Z">
                <w:pPr/>
              </w:pPrChange>
            </w:pPr>
            <w:r w:rsidRPr="00916D08">
              <w:rPr>
                <w:rFonts w:ascii="Times New Roman" w:hAnsi="Times New Roman"/>
                <w:sz w:val="24"/>
                <w:rPrChange w:id="2010" w:author="LENOVO" w:date="2022-05-05T16:28:00Z">
                  <w:rPr/>
                </w:rPrChange>
              </w:rPr>
              <w:t>0.15779</w:t>
            </w:r>
          </w:p>
        </w:tc>
      </w:tr>
      <w:tr w:rsidR="00CF3F84" w14:paraId="48FCD459" w14:textId="77777777" w:rsidTr="00CF3F84">
        <w:tc>
          <w:tcPr>
            <w:tcW w:w="4531" w:type="dxa"/>
            <w:tcPrChange w:id="2011" w:author="LENOVO" w:date="2022-05-05T16:28:00Z">
              <w:tcPr>
                <w:tcW w:w="4531" w:type="dxa"/>
              </w:tcPr>
            </w:tcPrChange>
          </w:tcPr>
          <w:p w14:paraId="400B6354" w14:textId="5F5624E7" w:rsidR="00CF3F84" w:rsidRPr="00916D08" w:rsidRDefault="00CF3F84" w:rsidP="00916D08">
            <w:pPr>
              <w:spacing w:line="360" w:lineRule="auto"/>
              <w:rPr>
                <w:rFonts w:ascii="Times New Roman" w:hAnsi="Times New Roman"/>
                <w:sz w:val="24"/>
                <w:rPrChange w:id="2012" w:author="LENOVO" w:date="2022-05-05T16:28:00Z">
                  <w:rPr/>
                </w:rPrChange>
              </w:rPr>
              <w:pPrChange w:id="2013" w:author="LENOVO" w:date="2022-05-05T16:28:00Z">
                <w:pPr/>
              </w:pPrChange>
            </w:pPr>
            <w:r w:rsidRPr="00916D08">
              <w:rPr>
                <w:rFonts w:ascii="Times New Roman" w:hAnsi="Times New Roman"/>
                <w:sz w:val="24"/>
                <w:rPrChange w:id="2014" w:author="LENOVO" w:date="2022-05-05T16:28:00Z">
                  <w:rPr/>
                </w:rPrChange>
              </w:rPr>
              <w:t>Tepe Noktası Zamanı [s]</w:t>
            </w:r>
          </w:p>
        </w:tc>
        <w:tc>
          <w:tcPr>
            <w:tcW w:w="4531" w:type="dxa"/>
            <w:tcPrChange w:id="2015" w:author="LENOVO" w:date="2022-05-05T16:28:00Z">
              <w:tcPr>
                <w:tcW w:w="4531" w:type="dxa"/>
              </w:tcPr>
            </w:tcPrChange>
          </w:tcPr>
          <w:p w14:paraId="0FEE6DF4" w14:textId="1030A2C1" w:rsidR="00CF3F84" w:rsidRPr="00916D08" w:rsidRDefault="00175A4A" w:rsidP="00916D08">
            <w:pPr>
              <w:spacing w:line="360" w:lineRule="auto"/>
              <w:rPr>
                <w:rFonts w:ascii="Times New Roman" w:hAnsi="Times New Roman"/>
                <w:sz w:val="24"/>
                <w:rPrChange w:id="2016" w:author="LENOVO" w:date="2022-05-05T16:28:00Z">
                  <w:rPr/>
                </w:rPrChange>
              </w:rPr>
              <w:pPrChange w:id="2017" w:author="LENOVO" w:date="2022-05-05T16:28:00Z">
                <w:pPr/>
              </w:pPrChange>
            </w:pPr>
            <w:r w:rsidRPr="00916D08">
              <w:rPr>
                <w:rFonts w:ascii="Times New Roman" w:hAnsi="Times New Roman"/>
                <w:sz w:val="24"/>
                <w:rPrChange w:id="2018" w:author="LENOVO" w:date="2022-05-05T16:28:00Z">
                  <w:rPr/>
                </w:rPrChange>
              </w:rPr>
              <w:t>19.00567</w:t>
            </w:r>
          </w:p>
        </w:tc>
      </w:tr>
    </w:tbl>
    <w:p w14:paraId="5961E846" w14:textId="77777777" w:rsidR="00CF3F84" w:rsidRPr="00916D08" w:rsidRDefault="00CF3F84" w:rsidP="00916D08">
      <w:pPr>
        <w:spacing w:line="360" w:lineRule="auto"/>
        <w:rPr>
          <w:rFonts w:ascii="Times New Roman" w:hAnsi="Times New Roman"/>
          <w:sz w:val="24"/>
          <w:rPrChange w:id="2019" w:author="LENOVO" w:date="2022-05-05T16:28:00Z">
            <w:rPr/>
          </w:rPrChange>
        </w:rPr>
        <w:pPrChange w:id="2020" w:author="LENOVO" w:date="2022-05-05T16:28:00Z">
          <w:pPr/>
        </w:pPrChange>
      </w:pPr>
    </w:p>
    <w:p w14:paraId="46370581" w14:textId="5F1DC817" w:rsidR="00272D0F" w:rsidRPr="00916D08" w:rsidRDefault="00272D0F" w:rsidP="00916D08">
      <w:pPr>
        <w:spacing w:line="360" w:lineRule="auto"/>
        <w:jc w:val="center"/>
        <w:rPr>
          <w:rFonts w:ascii="Times New Roman" w:hAnsi="Times New Roman"/>
          <w:sz w:val="24"/>
          <w:rPrChange w:id="2021" w:author="LENOVO" w:date="2022-05-05T16:28:00Z">
            <w:rPr/>
          </w:rPrChange>
        </w:rPr>
        <w:pPrChange w:id="2022" w:author="LENOVO" w:date="2022-05-05T16:28:00Z">
          <w:pPr>
            <w:jc w:val="center"/>
          </w:pPr>
        </w:pPrChange>
      </w:pPr>
      <w:r w:rsidRPr="00916D08">
        <w:rPr>
          <w:rFonts w:ascii="Times New Roman" w:hAnsi="Times New Roman"/>
          <w:sz w:val="24"/>
          <w:rPrChange w:id="2023" w:author="LENOVO" w:date="2022-05-05T16:28:00Z">
            <w:rPr>
              <w:noProof/>
              <w:lang w:eastAsia="tr-TR"/>
            </w:rPr>
          </w:rPrChange>
        </w:rPr>
        <w:drawing>
          <wp:inline distT="0" distB="0" distL="0" distR="0" wp14:anchorId="1491FD57" wp14:editId="18D4173C">
            <wp:extent cx="4015869" cy="3106197"/>
            <wp:effectExtent l="0" t="0" r="381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1712" cy="3110717"/>
                    </a:xfrm>
                    <a:prstGeom prst="rect">
                      <a:avLst/>
                    </a:prstGeom>
                  </pic:spPr>
                </pic:pic>
              </a:graphicData>
            </a:graphic>
          </wp:inline>
        </w:drawing>
      </w:r>
    </w:p>
    <w:p w14:paraId="5613382C" w14:textId="61B39259" w:rsidR="00A9729C" w:rsidRPr="00916D08" w:rsidRDefault="00A9729C" w:rsidP="00EA3798">
      <w:pPr>
        <w:pStyle w:val="Balk"/>
        <w:spacing w:line="360" w:lineRule="auto"/>
        <w:rPr>
          <w:sz w:val="24"/>
          <w:rPrChange w:id="2024" w:author="LENOVO" w:date="2022-05-05T16:28:00Z">
            <w:rPr/>
          </w:rPrChange>
        </w:rPr>
      </w:pPr>
      <w:r w:rsidRPr="00916D08">
        <w:rPr>
          <w:sz w:val="24"/>
          <w:rPrChange w:id="2025" w:author="LENOVO" w:date="2022-05-05T16:28:00Z">
            <w:rPr/>
          </w:rPrChange>
        </w:rPr>
        <w:t>Benzetim Sonuçları</w:t>
      </w:r>
    </w:p>
    <w:p w14:paraId="46CDD14C" w14:textId="77777777" w:rsidR="00AB7780" w:rsidRPr="004855AA" w:rsidRDefault="00AB7780" w:rsidP="00AB7780">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shd w:val="clear" w:color="auto" w:fill="FFFFFF"/>
        </w:rPr>
        <w:t>Euler-Cromer yöntemi kullanılarak yükseklik, açı, hız, menzil değerleri bulunmuştur. Kullanılan formüller aşağıdadır.</w:t>
      </w:r>
    </w:p>
    <w:p w14:paraId="3915F83A" w14:textId="77777777" w:rsidR="00AB7780" w:rsidRPr="00916D08" w:rsidRDefault="00AB7780" w:rsidP="00916D08">
      <w:pPr>
        <w:spacing w:line="360" w:lineRule="auto"/>
        <w:rPr>
          <w:ins w:id="2026" w:author="LENOVO" w:date="2022-05-05T16:28:00Z"/>
          <w:rFonts w:ascii="Times New Roman" w:hAnsi="Times New Roman" w:cs="Times New Roman"/>
          <w:sz w:val="24"/>
          <w:szCs w:val="24"/>
          <w:shd w:val="clear" w:color="auto" w:fill="FFFFFF"/>
        </w:rPr>
      </w:pPr>
      <w:ins w:id="2027" w:author="LENOVO" w:date="2022-05-05T16:28:00Z">
        <w:r w:rsidRPr="00916D08">
          <w:rPr>
            <w:rFonts w:ascii="Times New Roman" w:hAnsi="Times New Roman" w:cs="Times New Roman"/>
            <w:noProof/>
            <w:sz w:val="24"/>
            <w:szCs w:val="24"/>
            <w:lang w:eastAsia="tr-TR"/>
          </w:rPr>
          <w:drawing>
            <wp:inline distT="0" distB="0" distL="0" distR="0" wp14:anchorId="1AE098F2" wp14:editId="35584785">
              <wp:extent cx="2562329" cy="898968"/>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6"/>
                      <a:stretch>
                        <a:fillRect/>
                      </a:stretch>
                    </pic:blipFill>
                    <pic:spPr>
                      <a:xfrm>
                        <a:off x="0" y="0"/>
                        <a:ext cx="2592916" cy="909699"/>
                      </a:xfrm>
                      <a:prstGeom prst="rect">
                        <a:avLst/>
                      </a:prstGeom>
                    </pic:spPr>
                  </pic:pic>
                </a:graphicData>
              </a:graphic>
            </wp:inline>
          </w:drawing>
        </w:r>
      </w:ins>
    </w:p>
    <w:p w14:paraId="60E32C9F" w14:textId="77777777" w:rsidR="00AB7780" w:rsidRPr="004855AA" w:rsidRDefault="00AB7780" w:rsidP="00AB7780">
      <w:pPr>
        <w:spacing w:line="360" w:lineRule="auto"/>
        <w:rPr>
          <w:del w:id="2028" w:author="LENOVO" w:date="2022-05-05T16:28:00Z"/>
          <w:rFonts w:ascii="Times New Roman" w:hAnsi="Times New Roman" w:cs="Times New Roman"/>
          <w:sz w:val="24"/>
          <w:szCs w:val="24"/>
          <w:shd w:val="clear" w:color="auto" w:fill="FFFFFF"/>
        </w:rPr>
      </w:pPr>
      <w:del w:id="2029" w:author="LENOVO" w:date="2022-05-05T16:28:00Z">
        <w:r w:rsidRPr="004855AA">
          <w:rPr>
            <w:rFonts w:ascii="Times New Roman" w:hAnsi="Times New Roman" w:cs="Times New Roman"/>
            <w:noProof/>
            <w:sz w:val="24"/>
            <w:szCs w:val="24"/>
            <w:lang w:eastAsia="tr-TR"/>
          </w:rPr>
          <w:drawing>
            <wp:inline distT="0" distB="0" distL="0" distR="0" wp14:anchorId="0BF2BC9D" wp14:editId="7A3A86E2">
              <wp:extent cx="3420787" cy="1200150"/>
              <wp:effectExtent l="0" t="0" r="8255" b="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6"/>
                      <a:stretch>
                        <a:fillRect/>
                      </a:stretch>
                    </pic:blipFill>
                    <pic:spPr>
                      <a:xfrm>
                        <a:off x="0" y="0"/>
                        <a:ext cx="3438901" cy="1206505"/>
                      </a:xfrm>
                      <a:prstGeom prst="rect">
                        <a:avLst/>
                      </a:prstGeom>
                    </pic:spPr>
                  </pic:pic>
                </a:graphicData>
              </a:graphic>
            </wp:inline>
          </w:drawing>
        </w:r>
      </w:del>
    </w:p>
    <w:p w14:paraId="0633ABB4" w14:textId="77777777" w:rsidR="00AB7780" w:rsidRPr="004855AA" w:rsidRDefault="00AB7780" w:rsidP="00AB7780">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shd w:val="clear" w:color="auto" w:fill="FFFFFF"/>
        </w:rPr>
        <w:t>Öncelikle roketin dikey ve yatay hızları bulunmuştur. Dikey ve yatay hızın zamana göre grafiği aşağıdadır.</w:t>
      </w:r>
    </w:p>
    <w:p w14:paraId="16BC775C" w14:textId="77777777" w:rsidR="00AB7780" w:rsidRPr="00916D08" w:rsidRDefault="00A31FD4" w:rsidP="00916D08">
      <w:pPr>
        <w:spacing w:line="360" w:lineRule="auto"/>
        <w:rPr>
          <w:ins w:id="2030" w:author="LENOVO" w:date="2022-05-05T16:28:00Z"/>
          <w:rFonts w:ascii="Times New Roman" w:hAnsi="Times New Roman" w:cs="Times New Roman"/>
          <w:sz w:val="24"/>
          <w:szCs w:val="24"/>
          <w:shd w:val="clear" w:color="auto" w:fill="FFFFFF"/>
        </w:rPr>
      </w:pPr>
      <w:ins w:id="2031" w:author="LENOVO" w:date="2022-05-05T16:28:00Z">
        <w:r>
          <w:rPr>
            <w:noProof/>
            <w:lang w:eastAsia="tr-TR"/>
          </w:rPr>
          <w:drawing>
            <wp:inline distT="0" distB="0" distL="0" distR="0" wp14:anchorId="573BC72F" wp14:editId="2B5529D8">
              <wp:extent cx="5760720" cy="215900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59000"/>
                      </a:xfrm>
                      <a:prstGeom prst="rect">
                        <a:avLst/>
                      </a:prstGeom>
                    </pic:spPr>
                  </pic:pic>
                </a:graphicData>
              </a:graphic>
            </wp:inline>
          </w:drawing>
        </w:r>
      </w:ins>
    </w:p>
    <w:p w14:paraId="074EC700" w14:textId="77777777" w:rsidR="00AB7780" w:rsidRPr="004855AA" w:rsidRDefault="00AB7780" w:rsidP="00AB7780">
      <w:pPr>
        <w:spacing w:line="360" w:lineRule="auto"/>
        <w:rPr>
          <w:del w:id="2032" w:author="LENOVO" w:date="2022-05-05T16:28:00Z"/>
          <w:rFonts w:ascii="Times New Roman" w:hAnsi="Times New Roman" w:cs="Times New Roman"/>
          <w:sz w:val="24"/>
          <w:szCs w:val="24"/>
          <w:shd w:val="clear" w:color="auto" w:fill="FFFFFF"/>
        </w:rPr>
      </w:pPr>
      <w:del w:id="2033" w:author="LENOVO" w:date="2022-05-05T16:28:00Z">
        <w:r w:rsidRPr="004855AA">
          <w:rPr>
            <w:rFonts w:ascii="Times New Roman" w:hAnsi="Times New Roman" w:cs="Times New Roman"/>
            <w:noProof/>
            <w:sz w:val="24"/>
            <w:szCs w:val="24"/>
            <w:lang w:eastAsia="tr-TR"/>
          </w:rPr>
          <w:drawing>
            <wp:inline distT="0" distB="0" distL="0" distR="0" wp14:anchorId="3255809E" wp14:editId="1533F243">
              <wp:extent cx="2755487" cy="2188792"/>
              <wp:effectExtent l="0" t="0" r="6985" b="254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6587" cy="2221440"/>
                      </a:xfrm>
                      <a:prstGeom prst="rect">
                        <a:avLst/>
                      </a:prstGeom>
                    </pic:spPr>
                  </pic:pic>
                </a:graphicData>
              </a:graphic>
            </wp:inline>
          </w:drawing>
        </w:r>
        <w:r w:rsidRPr="004855AA">
          <w:rPr>
            <w:rFonts w:ascii="Times New Roman" w:hAnsi="Times New Roman" w:cs="Times New Roman"/>
            <w:noProof/>
            <w:sz w:val="24"/>
            <w:szCs w:val="24"/>
            <w:lang w:eastAsia="tr-TR"/>
          </w:rPr>
          <w:drawing>
            <wp:inline distT="0" distB="0" distL="0" distR="0" wp14:anchorId="04E1A50C" wp14:editId="5F857362">
              <wp:extent cx="2943225" cy="2198960"/>
              <wp:effectExtent l="0" t="0" r="0" b="0"/>
              <wp:docPr id="38" name="Resim 38" descr="metin, ekran, elektronik eşyalar, vitr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ekran, elektronik eşyalar, vitrin içeren bir resim&#10;&#10;Açıklama otomatik olarak oluşturuldu"/>
                      <pic:cNvPicPr/>
                    </pic:nvPicPr>
                    <pic:blipFill>
                      <a:blip r:embed="rId39"/>
                      <a:stretch>
                        <a:fillRect/>
                      </a:stretch>
                    </pic:blipFill>
                    <pic:spPr>
                      <a:xfrm>
                        <a:off x="0" y="0"/>
                        <a:ext cx="2943225" cy="2198960"/>
                      </a:xfrm>
                      <a:prstGeom prst="rect">
                        <a:avLst/>
                      </a:prstGeom>
                    </pic:spPr>
                  </pic:pic>
                </a:graphicData>
              </a:graphic>
            </wp:inline>
          </w:drawing>
        </w:r>
      </w:del>
    </w:p>
    <w:p w14:paraId="7434FDB9" w14:textId="77777777" w:rsidR="00AB7780" w:rsidRPr="004855AA" w:rsidRDefault="00AB7780" w:rsidP="00AB7780">
      <w:pPr>
        <w:spacing w:line="360" w:lineRule="auto"/>
        <w:rPr>
          <w:rFonts w:ascii="Times New Roman" w:hAnsi="Times New Roman" w:cs="Times New Roman"/>
          <w:sz w:val="24"/>
          <w:szCs w:val="24"/>
          <w:shd w:val="clear" w:color="auto" w:fill="FFFFFF"/>
        </w:rPr>
      </w:pPr>
    </w:p>
    <w:p w14:paraId="2FF6A149" w14:textId="77777777" w:rsidR="00AB7780" w:rsidRPr="004855AA" w:rsidRDefault="00AB7780" w:rsidP="00AB7780">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shd w:val="clear" w:color="auto" w:fill="FFFFFF"/>
        </w:rPr>
        <w:t>Ardından zamana bağlı dikey ve yatay ivme değerleri hesaplanmıştır. Grafikler aşağıdaki gibidir.</w:t>
      </w:r>
    </w:p>
    <w:p w14:paraId="7D332027" w14:textId="77777777" w:rsidR="00AB7780" w:rsidRPr="00916D08" w:rsidRDefault="00A31FD4" w:rsidP="00916D08">
      <w:pPr>
        <w:spacing w:line="360" w:lineRule="auto"/>
        <w:jc w:val="center"/>
        <w:rPr>
          <w:ins w:id="2034" w:author="LENOVO" w:date="2022-05-05T16:28:00Z"/>
          <w:rFonts w:ascii="Times New Roman" w:hAnsi="Times New Roman" w:cs="Times New Roman"/>
          <w:sz w:val="24"/>
          <w:szCs w:val="24"/>
          <w:shd w:val="clear" w:color="auto" w:fill="FFFFFF"/>
        </w:rPr>
      </w:pPr>
      <w:ins w:id="2035" w:author="LENOVO" w:date="2022-05-05T16:28:00Z">
        <w:r>
          <w:rPr>
            <w:noProof/>
            <w:lang w:eastAsia="tr-TR"/>
          </w:rPr>
          <w:drawing>
            <wp:inline distT="0" distB="0" distL="0" distR="0" wp14:anchorId="2D656C75" wp14:editId="26FE9AC0">
              <wp:extent cx="5760720" cy="2190115"/>
              <wp:effectExtent l="0" t="0" r="0" b="63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190115"/>
                      </a:xfrm>
                      <a:prstGeom prst="rect">
                        <a:avLst/>
                      </a:prstGeom>
                    </pic:spPr>
                  </pic:pic>
                </a:graphicData>
              </a:graphic>
            </wp:inline>
          </w:drawing>
        </w:r>
      </w:ins>
    </w:p>
    <w:p w14:paraId="239649C2" w14:textId="77777777" w:rsidR="00AB7780" w:rsidRDefault="00AB7780" w:rsidP="00AB7780">
      <w:pPr>
        <w:jc w:val="center"/>
        <w:rPr>
          <w:del w:id="2036" w:author="LENOVO" w:date="2022-05-05T16:28:00Z"/>
          <w:rFonts w:cstheme="minorHAnsi"/>
          <w:szCs w:val="21"/>
          <w:shd w:val="clear" w:color="auto" w:fill="FFFFFF"/>
        </w:rPr>
      </w:pPr>
      <w:del w:id="2037" w:author="LENOVO" w:date="2022-05-05T16:28:00Z">
        <w:r>
          <w:rPr>
            <w:noProof/>
            <w:lang w:eastAsia="tr-TR"/>
          </w:rPr>
          <w:drawing>
            <wp:inline distT="0" distB="0" distL="0" distR="0" wp14:anchorId="1DA84F05" wp14:editId="5CEC332E">
              <wp:extent cx="2845095" cy="2228215"/>
              <wp:effectExtent l="0" t="0" r="0" b="635"/>
              <wp:docPr id="39" name="Resim 39" descr="metin, elektronik eşyalar, bilgisayar,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elektronik eşyalar, bilgisayar, ekran görüntüsü içeren bir resim&#10;&#10;Açıklama otomatik olarak oluşturuldu"/>
                      <pic:cNvPicPr/>
                    </pic:nvPicPr>
                    <pic:blipFill>
                      <a:blip r:embed="rId41"/>
                      <a:stretch>
                        <a:fillRect/>
                      </a:stretch>
                    </pic:blipFill>
                    <pic:spPr>
                      <a:xfrm>
                        <a:off x="0" y="0"/>
                        <a:ext cx="2869072" cy="2246994"/>
                      </a:xfrm>
                      <a:prstGeom prst="rect">
                        <a:avLst/>
                      </a:prstGeom>
                    </pic:spPr>
                  </pic:pic>
                </a:graphicData>
              </a:graphic>
            </wp:inline>
          </w:drawing>
        </w:r>
        <w:r>
          <w:rPr>
            <w:noProof/>
            <w:lang w:eastAsia="tr-TR"/>
          </w:rPr>
          <w:drawing>
            <wp:inline distT="0" distB="0" distL="0" distR="0" wp14:anchorId="6C7446AC" wp14:editId="43C821F4">
              <wp:extent cx="2840225" cy="2228154"/>
              <wp:effectExtent l="0" t="0" r="0" b="127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6213" cy="2240696"/>
                      </a:xfrm>
                      <a:prstGeom prst="rect">
                        <a:avLst/>
                      </a:prstGeom>
                    </pic:spPr>
                  </pic:pic>
                </a:graphicData>
              </a:graphic>
            </wp:inline>
          </w:drawing>
        </w:r>
      </w:del>
    </w:p>
    <w:p w14:paraId="579861F4" w14:textId="76CC5CA5" w:rsidR="00AB7780" w:rsidRDefault="00AB7780" w:rsidP="00AB7780">
      <w:pPr>
        <w:spacing w:line="360" w:lineRule="auto"/>
        <w:rPr>
          <w:rFonts w:ascii="Times New Roman" w:hAnsi="Times New Roman" w:cs="Times New Roman"/>
          <w:sz w:val="24"/>
          <w:szCs w:val="24"/>
          <w:shd w:val="clear" w:color="auto" w:fill="FFFFFF"/>
        </w:rPr>
      </w:pPr>
      <w:r w:rsidRPr="004855AA">
        <w:rPr>
          <w:rFonts w:ascii="Times New Roman" w:hAnsi="Times New Roman" w:cs="Times New Roman"/>
          <w:sz w:val="24"/>
          <w:szCs w:val="24"/>
          <w:shd w:val="clear" w:color="auto" w:fill="FFFFFF"/>
        </w:rPr>
        <w:t>İrtifa ve menzil değerlerinin zamana göre değişimini gösteren grafikler aşağıdadır.</w:t>
      </w:r>
    </w:p>
    <w:p w14:paraId="10836DDA" w14:textId="77777777" w:rsidR="00AB7780" w:rsidRDefault="00A31FD4" w:rsidP="00916D08">
      <w:pPr>
        <w:spacing w:line="360" w:lineRule="auto"/>
        <w:rPr>
          <w:ins w:id="2038" w:author="LENOVO" w:date="2022-05-05T16:28:00Z"/>
          <w:rFonts w:ascii="Times New Roman" w:hAnsi="Times New Roman" w:cs="Times New Roman"/>
          <w:sz w:val="24"/>
          <w:szCs w:val="24"/>
          <w:shd w:val="clear" w:color="auto" w:fill="FFFFFF"/>
        </w:rPr>
      </w:pPr>
      <w:ins w:id="2039" w:author="LENOVO" w:date="2022-05-05T16:28:00Z">
        <w:r>
          <w:rPr>
            <w:noProof/>
            <w:lang w:eastAsia="tr-TR"/>
          </w:rPr>
          <w:drawing>
            <wp:inline distT="0" distB="0" distL="0" distR="0" wp14:anchorId="06BD2CED" wp14:editId="22713945">
              <wp:extent cx="5760720" cy="2164715"/>
              <wp:effectExtent l="0" t="0" r="0" b="698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64715"/>
                      </a:xfrm>
                      <a:prstGeom prst="rect">
                        <a:avLst/>
                      </a:prstGeom>
                    </pic:spPr>
                  </pic:pic>
                </a:graphicData>
              </a:graphic>
            </wp:inline>
          </w:drawing>
        </w:r>
      </w:ins>
    </w:p>
    <w:p w14:paraId="1D19FD38" w14:textId="77777777" w:rsidR="00BA34B3" w:rsidRDefault="00BA34B3" w:rsidP="00916D08">
      <w:pPr>
        <w:spacing w:line="360" w:lineRule="auto"/>
        <w:rPr>
          <w:ins w:id="2040" w:author="LENOVO" w:date="2022-05-05T16:28:00Z"/>
          <w:rFonts w:ascii="Times New Roman" w:hAnsi="Times New Roman" w:cs="Times New Roman"/>
          <w:sz w:val="24"/>
          <w:szCs w:val="24"/>
          <w:shd w:val="clear" w:color="auto" w:fill="FFFFFF"/>
        </w:rPr>
      </w:pPr>
      <w:ins w:id="2041" w:author="LENOVO" w:date="2022-05-05T16:28:00Z">
        <w:r>
          <w:rPr>
            <w:rFonts w:ascii="Times New Roman" w:hAnsi="Times New Roman" w:cs="Times New Roman"/>
            <w:sz w:val="24"/>
            <w:szCs w:val="24"/>
            <w:shd w:val="clear" w:color="auto" w:fill="FFFFFF"/>
          </w:rPr>
          <w:t xml:space="preserve">Ek olarak, </w:t>
        </w:r>
        <w:r w:rsidR="00127251">
          <w:rPr>
            <w:rFonts w:ascii="Times New Roman" w:hAnsi="Times New Roman" w:cs="Times New Roman"/>
            <w:sz w:val="24"/>
            <w:szCs w:val="24"/>
            <w:shd w:val="clear" w:color="auto" w:fill="FFFFFF"/>
          </w:rPr>
          <w:t>yükseklik menzil grafiği</w:t>
        </w:r>
        <w:r w:rsidR="00887395">
          <w:rPr>
            <w:rFonts w:ascii="Times New Roman" w:hAnsi="Times New Roman" w:cs="Times New Roman"/>
            <w:sz w:val="24"/>
            <w:szCs w:val="24"/>
            <w:shd w:val="clear" w:color="auto" w:fill="FFFFFF"/>
          </w:rPr>
          <w:t xml:space="preserve"> ve uçuş yolu açısı grafiği</w:t>
        </w:r>
        <w:r w:rsidR="00127251">
          <w:rPr>
            <w:rFonts w:ascii="Times New Roman" w:hAnsi="Times New Roman" w:cs="Times New Roman"/>
            <w:sz w:val="24"/>
            <w:szCs w:val="24"/>
            <w:shd w:val="clear" w:color="auto" w:fill="FFFFFF"/>
          </w:rPr>
          <w:t xml:space="preserve"> aşağıdadır.</w:t>
        </w:r>
      </w:ins>
    </w:p>
    <w:p w14:paraId="09140997" w14:textId="77777777" w:rsidR="00127251" w:rsidRDefault="00127251" w:rsidP="00887395">
      <w:pPr>
        <w:spacing w:line="360" w:lineRule="auto"/>
        <w:rPr>
          <w:ins w:id="2042" w:author="LENOVO" w:date="2022-05-05T16:28:00Z"/>
          <w:rFonts w:ascii="Times New Roman" w:hAnsi="Times New Roman" w:cs="Times New Roman"/>
          <w:sz w:val="24"/>
          <w:szCs w:val="24"/>
          <w:shd w:val="clear" w:color="auto" w:fill="FFFFFF"/>
        </w:rPr>
      </w:pPr>
      <w:ins w:id="2043" w:author="LENOVO" w:date="2022-05-05T16:28:00Z">
        <w:r>
          <w:rPr>
            <w:noProof/>
            <w:lang w:eastAsia="tr-TR"/>
          </w:rPr>
          <w:drawing>
            <wp:inline distT="0" distB="0" distL="0" distR="0" wp14:anchorId="6CAED63E" wp14:editId="0A5E01FC">
              <wp:extent cx="2846207" cy="2199815"/>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8626" cy="2217142"/>
                      </a:xfrm>
                      <a:prstGeom prst="rect">
                        <a:avLst/>
                      </a:prstGeom>
                    </pic:spPr>
                  </pic:pic>
                </a:graphicData>
              </a:graphic>
            </wp:inline>
          </w:drawing>
        </w:r>
        <w:r w:rsidR="00887395">
          <w:rPr>
            <w:noProof/>
            <w:lang w:eastAsia="tr-TR"/>
          </w:rPr>
          <w:drawing>
            <wp:inline distT="0" distB="0" distL="0" distR="0" wp14:anchorId="537EE4F5" wp14:editId="46225EA0">
              <wp:extent cx="2873829" cy="2209027"/>
              <wp:effectExtent l="0" t="0" r="3175" b="127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0325" cy="2229394"/>
                      </a:xfrm>
                      <a:prstGeom prst="rect">
                        <a:avLst/>
                      </a:prstGeom>
                    </pic:spPr>
                  </pic:pic>
                </a:graphicData>
              </a:graphic>
            </wp:inline>
          </w:drawing>
        </w:r>
      </w:ins>
    </w:p>
    <w:p w14:paraId="60C09AD4" w14:textId="77777777" w:rsidR="00887395" w:rsidRDefault="00887395" w:rsidP="00887395">
      <w:pPr>
        <w:spacing w:line="360" w:lineRule="auto"/>
        <w:rPr>
          <w:ins w:id="2044" w:author="LENOVO" w:date="2022-05-05T16:28:00Z"/>
          <w:rFonts w:ascii="Times New Roman" w:hAnsi="Times New Roman" w:cs="Times New Roman"/>
          <w:sz w:val="24"/>
          <w:szCs w:val="24"/>
          <w:shd w:val="clear" w:color="auto" w:fill="FFFFFF"/>
        </w:rPr>
      </w:pPr>
      <w:ins w:id="2045" w:author="LENOVO" w:date="2022-05-05T16:28:00Z">
        <w:r>
          <w:rPr>
            <w:rFonts w:ascii="Times New Roman" w:hAnsi="Times New Roman" w:cs="Times New Roman"/>
            <w:sz w:val="24"/>
            <w:szCs w:val="24"/>
            <w:shd w:val="clear" w:color="auto" w:fill="FFFFFF"/>
          </w:rPr>
          <w:t>Ardından mach zaman grafiği aşağıdadır.</w:t>
        </w:r>
      </w:ins>
    </w:p>
    <w:p w14:paraId="5800A0F7" w14:textId="77777777" w:rsidR="00887395" w:rsidRDefault="00887395" w:rsidP="00887395">
      <w:pPr>
        <w:spacing w:line="360" w:lineRule="auto"/>
        <w:jc w:val="center"/>
        <w:rPr>
          <w:ins w:id="2046" w:author="LENOVO" w:date="2022-05-05T16:28:00Z"/>
          <w:rFonts w:ascii="Times New Roman" w:hAnsi="Times New Roman" w:cs="Times New Roman"/>
          <w:sz w:val="24"/>
          <w:szCs w:val="24"/>
          <w:shd w:val="clear" w:color="auto" w:fill="FFFFFF"/>
        </w:rPr>
      </w:pPr>
      <w:ins w:id="2047" w:author="LENOVO" w:date="2022-05-05T16:28:00Z">
        <w:r>
          <w:rPr>
            <w:noProof/>
            <w:lang w:eastAsia="tr-TR"/>
          </w:rPr>
          <w:drawing>
            <wp:inline distT="0" distB="0" distL="0" distR="0" wp14:anchorId="2F94EEE0" wp14:editId="7F9CDD8A">
              <wp:extent cx="3883983" cy="2946470"/>
              <wp:effectExtent l="0" t="0" r="2540" b="635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4230" cy="2954243"/>
                      </a:xfrm>
                      <a:prstGeom prst="rect">
                        <a:avLst/>
                      </a:prstGeom>
                    </pic:spPr>
                  </pic:pic>
                </a:graphicData>
              </a:graphic>
            </wp:inline>
          </w:drawing>
        </w:r>
      </w:ins>
    </w:p>
    <w:p w14:paraId="2B2BF76D" w14:textId="77777777" w:rsidR="00127251" w:rsidRDefault="00127251" w:rsidP="00127251">
      <w:pPr>
        <w:spacing w:line="360" w:lineRule="auto"/>
        <w:jc w:val="center"/>
        <w:rPr>
          <w:ins w:id="2048" w:author="LENOVO" w:date="2022-05-05T16:28:00Z"/>
          <w:rFonts w:ascii="Times New Roman" w:hAnsi="Times New Roman" w:cs="Times New Roman"/>
          <w:sz w:val="24"/>
          <w:szCs w:val="24"/>
          <w:shd w:val="clear" w:color="auto" w:fill="FFFFFF"/>
        </w:rPr>
      </w:pPr>
    </w:p>
    <w:p w14:paraId="50BFE651" w14:textId="77777777" w:rsidR="00A31FD4" w:rsidRDefault="00A31FD4" w:rsidP="00916D08">
      <w:pPr>
        <w:spacing w:line="360" w:lineRule="auto"/>
        <w:rPr>
          <w:ins w:id="2049" w:author="LENOVO" w:date="2022-05-05T16:28:00Z"/>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440"/>
        <w:gridCol w:w="2164"/>
        <w:gridCol w:w="2014"/>
        <w:gridCol w:w="2444"/>
      </w:tblGrid>
      <w:tr w:rsidR="00BA34B3" w:rsidRPr="00916D08" w14:paraId="25E6B29F" w14:textId="77777777" w:rsidTr="00BA34B3">
        <w:trPr>
          <w:ins w:id="2050" w:author="LENOVO" w:date="2022-05-05T16:28:00Z"/>
        </w:trPr>
        <w:tc>
          <w:tcPr>
            <w:tcW w:w="2440" w:type="dxa"/>
          </w:tcPr>
          <w:p w14:paraId="6CF38378" w14:textId="77777777" w:rsidR="00BA34B3" w:rsidRPr="00916D08" w:rsidRDefault="00BA34B3" w:rsidP="00F40A81">
            <w:pPr>
              <w:spacing w:line="360" w:lineRule="auto"/>
              <w:rPr>
                <w:ins w:id="2051" w:author="LENOVO" w:date="2022-05-05T16:28:00Z"/>
                <w:rFonts w:ascii="Times New Roman" w:hAnsi="Times New Roman" w:cs="Times New Roman"/>
                <w:sz w:val="24"/>
                <w:szCs w:val="24"/>
              </w:rPr>
            </w:pPr>
          </w:p>
        </w:tc>
        <w:tc>
          <w:tcPr>
            <w:tcW w:w="2164" w:type="dxa"/>
          </w:tcPr>
          <w:p w14:paraId="55078ED3" w14:textId="77777777" w:rsidR="00BA34B3" w:rsidRPr="00916D08" w:rsidRDefault="00BA34B3" w:rsidP="00F40A81">
            <w:pPr>
              <w:spacing w:line="360" w:lineRule="auto"/>
              <w:jc w:val="center"/>
              <w:rPr>
                <w:ins w:id="2052" w:author="LENOVO" w:date="2022-05-05T16:28:00Z"/>
                <w:rFonts w:ascii="Times New Roman" w:hAnsi="Times New Roman" w:cs="Times New Roman"/>
                <w:sz w:val="24"/>
                <w:szCs w:val="24"/>
              </w:rPr>
            </w:pPr>
            <w:ins w:id="2053" w:author="LENOVO" w:date="2022-05-05T16:28:00Z">
              <w:r>
                <w:t>OpenRocket Değeri (a)</w:t>
              </w:r>
            </w:ins>
          </w:p>
        </w:tc>
        <w:tc>
          <w:tcPr>
            <w:tcW w:w="2014" w:type="dxa"/>
          </w:tcPr>
          <w:p w14:paraId="1DFF14CA" w14:textId="77777777" w:rsidR="00BA34B3" w:rsidRDefault="00BA34B3" w:rsidP="00F40A81">
            <w:pPr>
              <w:spacing w:line="360" w:lineRule="auto"/>
              <w:jc w:val="center"/>
              <w:rPr>
                <w:ins w:id="2054" w:author="LENOVO" w:date="2022-05-05T16:28:00Z"/>
              </w:rPr>
            </w:pPr>
            <w:ins w:id="2055" w:author="LENOVO" w:date="2022-05-05T16:28:00Z">
              <w:r>
                <w:t>Benzetim Değeri (b)</w:t>
              </w:r>
            </w:ins>
          </w:p>
        </w:tc>
        <w:tc>
          <w:tcPr>
            <w:tcW w:w="2444" w:type="dxa"/>
          </w:tcPr>
          <w:p w14:paraId="5DCD3E95" w14:textId="77777777" w:rsidR="00BA34B3" w:rsidRPr="00916D08" w:rsidRDefault="00BA34B3" w:rsidP="00F40A81">
            <w:pPr>
              <w:spacing w:line="360" w:lineRule="auto"/>
              <w:jc w:val="center"/>
              <w:rPr>
                <w:ins w:id="2056" w:author="LENOVO" w:date="2022-05-05T16:28:00Z"/>
                <w:rFonts w:ascii="Times New Roman" w:hAnsi="Times New Roman" w:cs="Times New Roman"/>
                <w:sz w:val="24"/>
                <w:szCs w:val="24"/>
              </w:rPr>
            </w:pPr>
            <w:ins w:id="2057" w:author="LENOVO" w:date="2022-05-05T16:28:00Z">
              <w:r>
                <w:t>Yüzdece Fark (b-a)/a*100</w:t>
              </w:r>
            </w:ins>
          </w:p>
        </w:tc>
      </w:tr>
      <w:tr w:rsidR="00BA34B3" w:rsidRPr="00916D08" w14:paraId="1379FD49" w14:textId="77777777" w:rsidTr="00BA34B3">
        <w:trPr>
          <w:ins w:id="2058" w:author="LENOVO" w:date="2022-05-05T16:28:00Z"/>
        </w:trPr>
        <w:tc>
          <w:tcPr>
            <w:tcW w:w="2440" w:type="dxa"/>
          </w:tcPr>
          <w:p w14:paraId="1E5F4519" w14:textId="77777777" w:rsidR="00BA34B3" w:rsidRPr="00916D08" w:rsidRDefault="00BA34B3" w:rsidP="00F40A81">
            <w:pPr>
              <w:spacing w:line="360" w:lineRule="auto"/>
              <w:rPr>
                <w:ins w:id="2059" w:author="LENOVO" w:date="2022-05-05T16:28:00Z"/>
                <w:rFonts w:ascii="Times New Roman" w:hAnsi="Times New Roman" w:cs="Times New Roman"/>
                <w:sz w:val="24"/>
                <w:szCs w:val="24"/>
              </w:rPr>
            </w:pPr>
            <w:ins w:id="2060" w:author="LENOVO" w:date="2022-05-05T16:28:00Z">
              <w:r w:rsidRPr="00916D08">
                <w:rPr>
                  <w:rFonts w:ascii="Times New Roman" w:hAnsi="Times New Roman" w:cs="Times New Roman"/>
                  <w:sz w:val="24"/>
                  <w:szCs w:val="24"/>
                </w:rPr>
                <w:t>Maksimum Mach Sayısı [-]</w:t>
              </w:r>
            </w:ins>
          </w:p>
        </w:tc>
        <w:tc>
          <w:tcPr>
            <w:tcW w:w="2164" w:type="dxa"/>
          </w:tcPr>
          <w:p w14:paraId="47EA808F" w14:textId="77777777" w:rsidR="00BA34B3" w:rsidRPr="00916D08" w:rsidRDefault="00887395" w:rsidP="00F40A81">
            <w:pPr>
              <w:spacing w:line="360" w:lineRule="auto"/>
              <w:rPr>
                <w:ins w:id="2061" w:author="LENOVO" w:date="2022-05-05T16:28:00Z"/>
                <w:rFonts w:ascii="Times New Roman" w:hAnsi="Times New Roman" w:cs="Times New Roman"/>
                <w:sz w:val="24"/>
                <w:szCs w:val="24"/>
              </w:rPr>
            </w:pPr>
            <w:ins w:id="2062" w:author="LENOVO" w:date="2022-05-05T16:28:00Z">
              <w:r>
                <w:rPr>
                  <w:rFonts w:ascii="Times New Roman" w:hAnsi="Times New Roman" w:cs="Times New Roman"/>
                  <w:sz w:val="24"/>
                  <w:szCs w:val="24"/>
                </w:rPr>
                <w:t>0.8</w:t>
              </w:r>
            </w:ins>
          </w:p>
        </w:tc>
        <w:tc>
          <w:tcPr>
            <w:tcW w:w="2014" w:type="dxa"/>
          </w:tcPr>
          <w:p w14:paraId="0A52DBCC" w14:textId="77777777" w:rsidR="00BA34B3" w:rsidRPr="00916D08" w:rsidRDefault="00F40A81" w:rsidP="00F40A81">
            <w:pPr>
              <w:spacing w:line="360" w:lineRule="auto"/>
              <w:rPr>
                <w:ins w:id="2063" w:author="LENOVO" w:date="2022-05-05T16:28:00Z"/>
                <w:rFonts w:ascii="Times New Roman" w:hAnsi="Times New Roman" w:cs="Times New Roman"/>
                <w:sz w:val="24"/>
                <w:szCs w:val="24"/>
              </w:rPr>
            </w:pPr>
            <w:ins w:id="2064" w:author="LENOVO" w:date="2022-05-05T16:28:00Z">
              <w:r>
                <w:rPr>
                  <w:rFonts w:ascii="Times New Roman" w:hAnsi="Times New Roman" w:cs="Times New Roman"/>
                  <w:sz w:val="24"/>
                  <w:szCs w:val="24"/>
                </w:rPr>
                <w:t>1.37</w:t>
              </w:r>
            </w:ins>
          </w:p>
        </w:tc>
        <w:tc>
          <w:tcPr>
            <w:tcW w:w="2444" w:type="dxa"/>
          </w:tcPr>
          <w:p w14:paraId="27C6DF87" w14:textId="77777777" w:rsidR="00BA34B3" w:rsidRPr="00916D08" w:rsidRDefault="00BA34B3" w:rsidP="00F40A81">
            <w:pPr>
              <w:spacing w:line="360" w:lineRule="auto"/>
              <w:rPr>
                <w:ins w:id="2065" w:author="LENOVO" w:date="2022-05-05T16:28:00Z"/>
                <w:rFonts w:ascii="Times New Roman" w:hAnsi="Times New Roman" w:cs="Times New Roman"/>
                <w:sz w:val="24"/>
                <w:szCs w:val="24"/>
              </w:rPr>
            </w:pPr>
            <w:ins w:id="2066" w:author="LENOVO" w:date="2022-05-05T16:28:00Z">
              <w:r w:rsidRPr="00916D08">
                <w:rPr>
                  <w:rFonts w:ascii="Times New Roman" w:hAnsi="Times New Roman" w:cs="Times New Roman"/>
                  <w:sz w:val="24"/>
                  <w:szCs w:val="24"/>
                </w:rPr>
                <w:t>1.046685</w:t>
              </w:r>
            </w:ins>
          </w:p>
        </w:tc>
      </w:tr>
      <w:tr w:rsidR="00BA34B3" w:rsidRPr="00916D08" w14:paraId="46BB4172" w14:textId="77777777" w:rsidTr="00BA34B3">
        <w:trPr>
          <w:ins w:id="2067" w:author="LENOVO" w:date="2022-05-05T16:28:00Z"/>
        </w:trPr>
        <w:tc>
          <w:tcPr>
            <w:tcW w:w="2440" w:type="dxa"/>
          </w:tcPr>
          <w:p w14:paraId="49F698AF" w14:textId="77777777" w:rsidR="00BA34B3" w:rsidRPr="00916D08" w:rsidRDefault="00BA34B3" w:rsidP="00F40A81">
            <w:pPr>
              <w:spacing w:line="360" w:lineRule="auto"/>
              <w:rPr>
                <w:ins w:id="2068" w:author="LENOVO" w:date="2022-05-05T16:28:00Z"/>
                <w:rFonts w:ascii="Times New Roman" w:hAnsi="Times New Roman" w:cs="Times New Roman"/>
                <w:sz w:val="24"/>
                <w:szCs w:val="24"/>
              </w:rPr>
            </w:pPr>
            <w:ins w:id="2069" w:author="LENOVO" w:date="2022-05-05T16:28:00Z">
              <w:r w:rsidRPr="00916D08">
                <w:rPr>
                  <w:rFonts w:ascii="Times New Roman" w:hAnsi="Times New Roman" w:cs="Times New Roman"/>
                  <w:sz w:val="24"/>
                  <w:szCs w:val="24"/>
                </w:rPr>
                <w:t>Tepe Noktası Pozisyonu [m]</w:t>
              </w:r>
            </w:ins>
          </w:p>
        </w:tc>
        <w:tc>
          <w:tcPr>
            <w:tcW w:w="2164" w:type="dxa"/>
          </w:tcPr>
          <w:p w14:paraId="144C5023" w14:textId="77777777" w:rsidR="00BA34B3" w:rsidRPr="00916D08" w:rsidRDefault="00887395" w:rsidP="00F40A81">
            <w:pPr>
              <w:spacing w:line="360" w:lineRule="auto"/>
              <w:rPr>
                <w:ins w:id="2070" w:author="LENOVO" w:date="2022-05-05T16:28:00Z"/>
                <w:rFonts w:ascii="Times New Roman" w:hAnsi="Times New Roman" w:cs="Times New Roman"/>
                <w:sz w:val="24"/>
                <w:szCs w:val="24"/>
              </w:rPr>
            </w:pPr>
            <w:ins w:id="2071" w:author="LENOVO" w:date="2022-05-05T16:28:00Z">
              <w:r>
                <w:rPr>
                  <w:rFonts w:ascii="Times New Roman" w:hAnsi="Times New Roman" w:cs="Times New Roman"/>
                  <w:sz w:val="24"/>
                  <w:szCs w:val="24"/>
                </w:rPr>
                <w:t>[1181 , 0, 3059]</w:t>
              </w:r>
            </w:ins>
          </w:p>
        </w:tc>
        <w:tc>
          <w:tcPr>
            <w:tcW w:w="2014" w:type="dxa"/>
          </w:tcPr>
          <w:p w14:paraId="4EAB0B08" w14:textId="77777777" w:rsidR="00BA34B3" w:rsidRPr="00916D08" w:rsidRDefault="00F40A81" w:rsidP="00F40A81">
            <w:pPr>
              <w:spacing w:line="360" w:lineRule="auto"/>
              <w:rPr>
                <w:ins w:id="2072" w:author="LENOVO" w:date="2022-05-05T16:28:00Z"/>
                <w:rFonts w:ascii="Times New Roman" w:hAnsi="Times New Roman" w:cs="Times New Roman"/>
                <w:sz w:val="24"/>
                <w:szCs w:val="24"/>
              </w:rPr>
            </w:pPr>
            <w:ins w:id="2073" w:author="LENOVO" w:date="2022-05-05T16:28:00Z">
              <w:r w:rsidRPr="00916D08">
                <w:rPr>
                  <w:rFonts w:ascii="Times New Roman" w:hAnsi="Times New Roman" w:cs="Times New Roman"/>
                  <w:sz w:val="24"/>
                  <w:szCs w:val="24"/>
                </w:rPr>
                <w:t>[</w:t>
              </w:r>
              <w:r>
                <w:rPr>
                  <w:rFonts w:ascii="Times New Roman" w:hAnsi="Times New Roman" w:cs="Times New Roman"/>
                  <w:sz w:val="24"/>
                  <w:szCs w:val="24"/>
                </w:rPr>
                <w:t>1</w:t>
              </w:r>
              <w:r w:rsidRPr="00F40A81">
                <w:rPr>
                  <w:rFonts w:ascii="Times New Roman" w:hAnsi="Times New Roman" w:cs="Times New Roman"/>
                  <w:sz w:val="24"/>
                  <w:szCs w:val="24"/>
                </w:rPr>
                <w:t>776</w:t>
              </w:r>
              <w:r w:rsidRPr="00916D08">
                <w:rPr>
                  <w:rFonts w:ascii="Times New Roman" w:hAnsi="Times New Roman" w:cs="Times New Roman"/>
                  <w:sz w:val="24"/>
                  <w:szCs w:val="24"/>
                </w:rPr>
                <w:t>, 0 ,</w:t>
              </w:r>
              <w:r>
                <w:t xml:space="preserve"> </w:t>
              </w:r>
              <w:r>
                <w:rPr>
                  <w:rFonts w:ascii="Times New Roman" w:hAnsi="Times New Roman" w:cs="Times New Roman"/>
                  <w:sz w:val="24"/>
                  <w:szCs w:val="24"/>
                </w:rPr>
                <w:t>3</w:t>
              </w:r>
              <w:r w:rsidRPr="00F40A81">
                <w:rPr>
                  <w:rFonts w:ascii="Times New Roman" w:hAnsi="Times New Roman" w:cs="Times New Roman"/>
                  <w:sz w:val="24"/>
                  <w:szCs w:val="24"/>
                </w:rPr>
                <w:t>269</w:t>
              </w:r>
              <w:r w:rsidRPr="00916D08">
                <w:rPr>
                  <w:rFonts w:ascii="Times New Roman" w:hAnsi="Times New Roman" w:cs="Times New Roman"/>
                  <w:sz w:val="24"/>
                  <w:szCs w:val="24"/>
                </w:rPr>
                <w:t>]</w:t>
              </w:r>
            </w:ins>
          </w:p>
        </w:tc>
        <w:tc>
          <w:tcPr>
            <w:tcW w:w="2444" w:type="dxa"/>
          </w:tcPr>
          <w:p w14:paraId="12D31437" w14:textId="77777777" w:rsidR="00BA34B3" w:rsidRPr="00916D08" w:rsidRDefault="00BA34B3" w:rsidP="00F40A81">
            <w:pPr>
              <w:spacing w:line="360" w:lineRule="auto"/>
              <w:rPr>
                <w:ins w:id="2074" w:author="LENOVO" w:date="2022-05-05T16:28:00Z"/>
                <w:rFonts w:ascii="Times New Roman" w:hAnsi="Times New Roman" w:cs="Times New Roman"/>
                <w:sz w:val="24"/>
                <w:szCs w:val="24"/>
              </w:rPr>
            </w:pPr>
            <w:bookmarkStart w:id="2075" w:name="_GoBack"/>
            <w:bookmarkEnd w:id="2075"/>
          </w:p>
        </w:tc>
      </w:tr>
      <w:tr w:rsidR="00BA34B3" w:rsidRPr="00916D08" w14:paraId="1E5E2F5B" w14:textId="77777777" w:rsidTr="00BA34B3">
        <w:trPr>
          <w:ins w:id="2076" w:author="LENOVO" w:date="2022-05-05T16:28:00Z"/>
        </w:trPr>
        <w:tc>
          <w:tcPr>
            <w:tcW w:w="2440" w:type="dxa"/>
          </w:tcPr>
          <w:p w14:paraId="18CA867C" w14:textId="77777777" w:rsidR="00BA34B3" w:rsidRPr="00916D08" w:rsidRDefault="00BA34B3" w:rsidP="00F40A81">
            <w:pPr>
              <w:spacing w:line="360" w:lineRule="auto"/>
              <w:rPr>
                <w:ins w:id="2077" w:author="LENOVO" w:date="2022-05-05T16:28:00Z"/>
                <w:rFonts w:ascii="Times New Roman" w:hAnsi="Times New Roman" w:cs="Times New Roman"/>
                <w:sz w:val="24"/>
                <w:szCs w:val="24"/>
              </w:rPr>
            </w:pPr>
            <w:ins w:id="2078" w:author="LENOVO" w:date="2022-05-05T16:28:00Z">
              <w:r w:rsidRPr="00916D08">
                <w:rPr>
                  <w:rFonts w:ascii="Times New Roman" w:hAnsi="Times New Roman" w:cs="Times New Roman"/>
                  <w:sz w:val="24"/>
                  <w:szCs w:val="24"/>
                </w:rPr>
                <w:t>Tepe Noktası Hızı (bileşke) [m/s]</w:t>
              </w:r>
            </w:ins>
          </w:p>
        </w:tc>
        <w:tc>
          <w:tcPr>
            <w:tcW w:w="2164" w:type="dxa"/>
          </w:tcPr>
          <w:p w14:paraId="2C96153F" w14:textId="77777777" w:rsidR="00BA34B3" w:rsidRPr="00916D08" w:rsidRDefault="00887395" w:rsidP="00F40A81">
            <w:pPr>
              <w:spacing w:line="360" w:lineRule="auto"/>
              <w:rPr>
                <w:ins w:id="2079" w:author="LENOVO" w:date="2022-05-05T16:28:00Z"/>
                <w:rFonts w:ascii="Times New Roman" w:hAnsi="Times New Roman" w:cs="Times New Roman"/>
                <w:sz w:val="24"/>
                <w:szCs w:val="24"/>
              </w:rPr>
            </w:pPr>
            <w:ins w:id="2080" w:author="LENOVO" w:date="2022-05-05T16:28:00Z">
              <w:r>
                <w:rPr>
                  <w:rFonts w:ascii="Times New Roman" w:hAnsi="Times New Roman" w:cs="Times New Roman"/>
                  <w:sz w:val="24"/>
                  <w:szCs w:val="24"/>
                </w:rPr>
                <w:t>26</w:t>
              </w:r>
            </w:ins>
          </w:p>
        </w:tc>
        <w:tc>
          <w:tcPr>
            <w:tcW w:w="2014" w:type="dxa"/>
          </w:tcPr>
          <w:p w14:paraId="14B9CF55" w14:textId="77777777" w:rsidR="00BA34B3" w:rsidRPr="00916D08" w:rsidRDefault="00F40A81" w:rsidP="00F40A81">
            <w:pPr>
              <w:spacing w:line="360" w:lineRule="auto"/>
              <w:rPr>
                <w:ins w:id="2081" w:author="LENOVO" w:date="2022-05-05T16:28:00Z"/>
                <w:rFonts w:ascii="Times New Roman" w:hAnsi="Times New Roman" w:cs="Times New Roman"/>
                <w:sz w:val="24"/>
                <w:szCs w:val="24"/>
              </w:rPr>
            </w:pPr>
            <w:ins w:id="2082" w:author="LENOVO" w:date="2022-05-05T16:28:00Z">
              <w:r>
                <w:rPr>
                  <w:rFonts w:ascii="Times New Roman" w:hAnsi="Times New Roman" w:cs="Times New Roman"/>
                  <w:sz w:val="24"/>
                  <w:szCs w:val="24"/>
                </w:rPr>
                <w:t>69</w:t>
              </w:r>
            </w:ins>
          </w:p>
        </w:tc>
        <w:tc>
          <w:tcPr>
            <w:tcW w:w="2444" w:type="dxa"/>
          </w:tcPr>
          <w:p w14:paraId="3753A142" w14:textId="77777777" w:rsidR="00BA34B3" w:rsidRPr="00916D08" w:rsidRDefault="00BA34B3" w:rsidP="00F40A81">
            <w:pPr>
              <w:spacing w:line="360" w:lineRule="auto"/>
              <w:rPr>
                <w:ins w:id="2083" w:author="LENOVO" w:date="2022-05-05T16:28:00Z"/>
                <w:rFonts w:ascii="Times New Roman" w:hAnsi="Times New Roman" w:cs="Times New Roman"/>
                <w:sz w:val="24"/>
                <w:szCs w:val="24"/>
              </w:rPr>
            </w:pPr>
            <w:ins w:id="2084" w:author="LENOVO" w:date="2022-05-05T16:28:00Z">
              <w:r w:rsidRPr="00916D08">
                <w:rPr>
                  <w:rFonts w:ascii="Times New Roman" w:hAnsi="Times New Roman" w:cs="Times New Roman"/>
                  <w:sz w:val="24"/>
                  <w:szCs w:val="24"/>
                </w:rPr>
                <w:t>88.16135</w:t>
              </w:r>
            </w:ins>
          </w:p>
        </w:tc>
      </w:tr>
      <w:tr w:rsidR="00BA34B3" w:rsidRPr="00916D08" w14:paraId="73B9E7CE" w14:textId="77777777" w:rsidTr="00BA34B3">
        <w:trPr>
          <w:ins w:id="2085" w:author="LENOVO" w:date="2022-05-05T16:28:00Z"/>
        </w:trPr>
        <w:tc>
          <w:tcPr>
            <w:tcW w:w="2440" w:type="dxa"/>
          </w:tcPr>
          <w:p w14:paraId="1E4B6963" w14:textId="77777777" w:rsidR="00BA34B3" w:rsidRPr="00916D08" w:rsidRDefault="00BA34B3" w:rsidP="00F40A81">
            <w:pPr>
              <w:spacing w:line="360" w:lineRule="auto"/>
              <w:rPr>
                <w:ins w:id="2086" w:author="LENOVO" w:date="2022-05-05T16:28:00Z"/>
                <w:rFonts w:ascii="Times New Roman" w:hAnsi="Times New Roman" w:cs="Times New Roman"/>
                <w:sz w:val="24"/>
                <w:szCs w:val="24"/>
              </w:rPr>
            </w:pPr>
            <w:ins w:id="2087" w:author="LENOVO" w:date="2022-05-05T16:28:00Z">
              <w:r w:rsidRPr="00916D08">
                <w:rPr>
                  <w:rFonts w:ascii="Times New Roman" w:hAnsi="Times New Roman" w:cs="Times New Roman"/>
                  <w:sz w:val="24"/>
                  <w:szCs w:val="24"/>
                </w:rPr>
                <w:t>Tepe Noktası Mach Sayısı [-]</w:t>
              </w:r>
            </w:ins>
          </w:p>
        </w:tc>
        <w:tc>
          <w:tcPr>
            <w:tcW w:w="2164" w:type="dxa"/>
          </w:tcPr>
          <w:p w14:paraId="4E16BEB3" w14:textId="77777777" w:rsidR="00BA34B3" w:rsidRPr="00916D08" w:rsidRDefault="00887395" w:rsidP="00F40A81">
            <w:pPr>
              <w:spacing w:line="360" w:lineRule="auto"/>
              <w:rPr>
                <w:ins w:id="2088" w:author="LENOVO" w:date="2022-05-05T16:28:00Z"/>
                <w:rFonts w:ascii="Times New Roman" w:hAnsi="Times New Roman" w:cs="Times New Roman"/>
                <w:sz w:val="24"/>
                <w:szCs w:val="24"/>
              </w:rPr>
            </w:pPr>
            <w:ins w:id="2089" w:author="LENOVO" w:date="2022-05-05T16:28:00Z">
              <w:r>
                <w:rPr>
                  <w:rFonts w:ascii="Times New Roman" w:hAnsi="Times New Roman" w:cs="Times New Roman"/>
                  <w:sz w:val="24"/>
                  <w:szCs w:val="24"/>
                </w:rPr>
                <w:t>0.78</w:t>
              </w:r>
            </w:ins>
          </w:p>
        </w:tc>
        <w:tc>
          <w:tcPr>
            <w:tcW w:w="2014" w:type="dxa"/>
          </w:tcPr>
          <w:p w14:paraId="599EBAA8" w14:textId="77777777" w:rsidR="00BA34B3" w:rsidRPr="00916D08" w:rsidRDefault="00F40A81" w:rsidP="00F40A81">
            <w:pPr>
              <w:spacing w:line="360" w:lineRule="auto"/>
              <w:rPr>
                <w:ins w:id="2090" w:author="LENOVO" w:date="2022-05-05T16:28:00Z"/>
                <w:rFonts w:ascii="Times New Roman" w:hAnsi="Times New Roman" w:cs="Times New Roman"/>
                <w:sz w:val="24"/>
                <w:szCs w:val="24"/>
              </w:rPr>
            </w:pPr>
            <w:ins w:id="2091" w:author="LENOVO" w:date="2022-05-05T16:28:00Z">
              <w:r>
                <w:rPr>
                  <w:rFonts w:ascii="Times New Roman" w:hAnsi="Times New Roman" w:cs="Times New Roman"/>
                  <w:sz w:val="24"/>
                  <w:szCs w:val="24"/>
                </w:rPr>
                <w:t>0.334</w:t>
              </w:r>
            </w:ins>
          </w:p>
        </w:tc>
        <w:tc>
          <w:tcPr>
            <w:tcW w:w="2444" w:type="dxa"/>
          </w:tcPr>
          <w:p w14:paraId="396BB2DF" w14:textId="77777777" w:rsidR="00BA34B3" w:rsidRPr="00916D08" w:rsidRDefault="00BA34B3" w:rsidP="00F40A81">
            <w:pPr>
              <w:spacing w:line="360" w:lineRule="auto"/>
              <w:rPr>
                <w:ins w:id="2092" w:author="LENOVO" w:date="2022-05-05T16:28:00Z"/>
                <w:rFonts w:ascii="Times New Roman" w:hAnsi="Times New Roman" w:cs="Times New Roman"/>
                <w:sz w:val="24"/>
                <w:szCs w:val="24"/>
              </w:rPr>
            </w:pPr>
            <w:ins w:id="2093" w:author="LENOVO" w:date="2022-05-05T16:28:00Z">
              <w:r w:rsidRPr="00916D08">
                <w:rPr>
                  <w:rFonts w:ascii="Times New Roman" w:hAnsi="Times New Roman" w:cs="Times New Roman"/>
                  <w:sz w:val="24"/>
                  <w:szCs w:val="24"/>
                </w:rPr>
                <w:t>0.15779</w:t>
              </w:r>
            </w:ins>
          </w:p>
        </w:tc>
      </w:tr>
      <w:tr w:rsidR="00BA34B3" w:rsidRPr="00916D08" w14:paraId="288B5B5D" w14:textId="77777777" w:rsidTr="00BA34B3">
        <w:trPr>
          <w:ins w:id="2094" w:author="LENOVO" w:date="2022-05-05T16:28:00Z"/>
        </w:trPr>
        <w:tc>
          <w:tcPr>
            <w:tcW w:w="2440" w:type="dxa"/>
          </w:tcPr>
          <w:p w14:paraId="3DFEBF06" w14:textId="77777777" w:rsidR="00BA34B3" w:rsidRPr="00916D08" w:rsidRDefault="00BA34B3" w:rsidP="00F40A81">
            <w:pPr>
              <w:spacing w:line="360" w:lineRule="auto"/>
              <w:rPr>
                <w:ins w:id="2095" w:author="LENOVO" w:date="2022-05-05T16:28:00Z"/>
                <w:rFonts w:ascii="Times New Roman" w:hAnsi="Times New Roman" w:cs="Times New Roman"/>
                <w:sz w:val="24"/>
                <w:szCs w:val="24"/>
              </w:rPr>
            </w:pPr>
            <w:ins w:id="2096" w:author="LENOVO" w:date="2022-05-05T16:28:00Z">
              <w:r w:rsidRPr="00916D08">
                <w:rPr>
                  <w:rFonts w:ascii="Times New Roman" w:hAnsi="Times New Roman" w:cs="Times New Roman"/>
                  <w:sz w:val="24"/>
                  <w:szCs w:val="24"/>
                </w:rPr>
                <w:t>Tepe Noktası Zamanı [s]</w:t>
              </w:r>
            </w:ins>
          </w:p>
        </w:tc>
        <w:tc>
          <w:tcPr>
            <w:tcW w:w="2164" w:type="dxa"/>
          </w:tcPr>
          <w:p w14:paraId="70F32650" w14:textId="77777777" w:rsidR="00BA34B3" w:rsidRPr="00916D08" w:rsidRDefault="00887395" w:rsidP="00F40A81">
            <w:pPr>
              <w:spacing w:line="360" w:lineRule="auto"/>
              <w:rPr>
                <w:ins w:id="2097" w:author="LENOVO" w:date="2022-05-05T16:28:00Z"/>
                <w:rFonts w:ascii="Times New Roman" w:hAnsi="Times New Roman" w:cs="Times New Roman"/>
                <w:sz w:val="24"/>
                <w:szCs w:val="24"/>
              </w:rPr>
            </w:pPr>
            <w:ins w:id="2098" w:author="LENOVO" w:date="2022-05-05T16:28:00Z">
              <w:r>
                <w:rPr>
                  <w:rFonts w:ascii="Times New Roman" w:hAnsi="Times New Roman" w:cs="Times New Roman"/>
                  <w:sz w:val="24"/>
                  <w:szCs w:val="24"/>
                </w:rPr>
                <w:t>25.1</w:t>
              </w:r>
            </w:ins>
          </w:p>
        </w:tc>
        <w:tc>
          <w:tcPr>
            <w:tcW w:w="2014" w:type="dxa"/>
          </w:tcPr>
          <w:p w14:paraId="3B11C2CC" w14:textId="77777777" w:rsidR="00BA34B3" w:rsidRPr="00916D08" w:rsidRDefault="00F40A81" w:rsidP="00F40A81">
            <w:pPr>
              <w:spacing w:line="360" w:lineRule="auto"/>
              <w:rPr>
                <w:ins w:id="2099" w:author="LENOVO" w:date="2022-05-05T16:28:00Z"/>
                <w:rFonts w:ascii="Times New Roman" w:hAnsi="Times New Roman" w:cs="Times New Roman"/>
                <w:sz w:val="24"/>
                <w:szCs w:val="24"/>
              </w:rPr>
            </w:pPr>
            <w:ins w:id="2100" w:author="LENOVO" w:date="2022-05-05T16:28:00Z">
              <w:r>
                <w:rPr>
                  <w:rFonts w:ascii="Times New Roman" w:hAnsi="Times New Roman" w:cs="Times New Roman"/>
                  <w:sz w:val="24"/>
                  <w:szCs w:val="24"/>
                </w:rPr>
                <w:t>31.04</w:t>
              </w:r>
            </w:ins>
          </w:p>
        </w:tc>
        <w:tc>
          <w:tcPr>
            <w:tcW w:w="2444" w:type="dxa"/>
          </w:tcPr>
          <w:p w14:paraId="336AF024" w14:textId="77777777" w:rsidR="00BA34B3" w:rsidRPr="00916D08" w:rsidRDefault="00BA34B3" w:rsidP="00F40A81">
            <w:pPr>
              <w:spacing w:line="360" w:lineRule="auto"/>
              <w:rPr>
                <w:ins w:id="2101" w:author="LENOVO" w:date="2022-05-05T16:28:00Z"/>
                <w:rFonts w:ascii="Times New Roman" w:hAnsi="Times New Roman" w:cs="Times New Roman"/>
                <w:sz w:val="24"/>
                <w:szCs w:val="24"/>
              </w:rPr>
            </w:pPr>
            <w:ins w:id="2102" w:author="LENOVO" w:date="2022-05-05T16:28:00Z">
              <w:r w:rsidRPr="00916D08">
                <w:rPr>
                  <w:rFonts w:ascii="Times New Roman" w:hAnsi="Times New Roman" w:cs="Times New Roman"/>
                  <w:sz w:val="24"/>
                  <w:szCs w:val="24"/>
                </w:rPr>
                <w:t>19.00567</w:t>
              </w:r>
            </w:ins>
          </w:p>
        </w:tc>
      </w:tr>
    </w:tbl>
    <w:p w14:paraId="053CC0CD" w14:textId="77777777" w:rsidR="00A31FD4" w:rsidRPr="00916D08" w:rsidRDefault="00A31FD4" w:rsidP="00916D08">
      <w:pPr>
        <w:spacing w:line="360" w:lineRule="auto"/>
        <w:rPr>
          <w:ins w:id="2103" w:author="LENOVO" w:date="2022-05-05T16:28:00Z"/>
          <w:rFonts w:ascii="Times New Roman" w:hAnsi="Times New Roman" w:cs="Times New Roman"/>
          <w:sz w:val="24"/>
          <w:szCs w:val="24"/>
          <w:shd w:val="clear" w:color="auto" w:fill="FFFFFF"/>
        </w:rPr>
      </w:pPr>
    </w:p>
    <w:p w14:paraId="190B1390" w14:textId="720999ED" w:rsidR="00AB7780" w:rsidRPr="004855AA" w:rsidRDefault="00AB7780" w:rsidP="00AB7780">
      <w:pPr>
        <w:spacing w:line="360" w:lineRule="auto"/>
        <w:rPr>
          <w:del w:id="2104" w:author="LENOVO" w:date="2022-05-05T16:28:00Z"/>
          <w:rFonts w:ascii="Times New Roman" w:hAnsi="Times New Roman" w:cs="Times New Roman"/>
          <w:sz w:val="24"/>
          <w:szCs w:val="24"/>
          <w:shd w:val="clear" w:color="auto" w:fill="FFFFFF"/>
        </w:rPr>
      </w:pPr>
      <w:del w:id="2105" w:author="LENOVO" w:date="2022-05-05T16:28:00Z">
        <w:r w:rsidRPr="004855AA">
          <w:rPr>
            <w:rFonts w:ascii="Times New Roman" w:hAnsi="Times New Roman" w:cs="Times New Roman"/>
            <w:noProof/>
            <w:sz w:val="24"/>
            <w:szCs w:val="24"/>
            <w:lang w:eastAsia="tr-TR"/>
          </w:rPr>
          <w:drawing>
            <wp:inline distT="0" distB="0" distL="0" distR="0" wp14:anchorId="75630298" wp14:editId="73745284">
              <wp:extent cx="5760720" cy="221932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219325"/>
                      </a:xfrm>
                      <a:prstGeom prst="rect">
                        <a:avLst/>
                      </a:prstGeom>
                    </pic:spPr>
                  </pic:pic>
                </a:graphicData>
              </a:graphic>
            </wp:inline>
          </w:drawing>
        </w:r>
      </w:del>
    </w:p>
    <w:p w14:paraId="25B8D40D" w14:textId="13E60A40" w:rsidR="00A972D2" w:rsidRPr="00916D08" w:rsidRDefault="00A972D2" w:rsidP="00916D08">
      <w:pPr>
        <w:spacing w:line="360" w:lineRule="auto"/>
        <w:rPr>
          <w:rFonts w:ascii="Times New Roman" w:hAnsi="Times New Roman"/>
          <w:sz w:val="24"/>
          <w:rPrChange w:id="2106" w:author="LENOVO" w:date="2022-05-05T16:28:00Z">
            <w:rPr/>
          </w:rPrChange>
        </w:rPr>
        <w:pPrChange w:id="2107" w:author="LENOVO" w:date="2022-05-05T16:28:00Z">
          <w:pPr/>
        </w:pPrChange>
      </w:pPr>
    </w:p>
    <w:p w14:paraId="7B23EBFA" w14:textId="4198E583" w:rsidR="00A972D2" w:rsidRPr="00916D08" w:rsidRDefault="00A972D2" w:rsidP="00916D08">
      <w:pPr>
        <w:spacing w:line="360" w:lineRule="auto"/>
        <w:rPr>
          <w:rFonts w:ascii="Times New Roman" w:hAnsi="Times New Roman"/>
          <w:sz w:val="24"/>
          <w:rPrChange w:id="2108" w:author="LENOVO" w:date="2022-05-05T16:28:00Z">
            <w:rPr/>
          </w:rPrChange>
        </w:rPr>
        <w:pPrChange w:id="2109" w:author="LENOVO" w:date="2022-05-05T16:28:00Z">
          <w:pPr/>
        </w:pPrChange>
      </w:pPr>
    </w:p>
    <w:p w14:paraId="21A99701" w14:textId="0212BD03" w:rsidR="00A972D2" w:rsidRPr="00916D08" w:rsidRDefault="00A972D2" w:rsidP="00916D08">
      <w:pPr>
        <w:spacing w:line="360" w:lineRule="auto"/>
        <w:rPr>
          <w:rFonts w:ascii="Times New Roman" w:hAnsi="Times New Roman"/>
          <w:sz w:val="24"/>
          <w:rPrChange w:id="2110" w:author="LENOVO" w:date="2022-05-05T16:28:00Z">
            <w:rPr/>
          </w:rPrChange>
        </w:rPr>
        <w:pPrChange w:id="2111" w:author="LENOVO" w:date="2022-05-05T16:28:00Z">
          <w:pPr/>
        </w:pPrChange>
      </w:pPr>
    </w:p>
    <w:p w14:paraId="23E9BFAF" w14:textId="596B5AC4" w:rsidR="00A972D2" w:rsidRPr="00916D08" w:rsidRDefault="00A972D2" w:rsidP="00916D08">
      <w:pPr>
        <w:spacing w:line="360" w:lineRule="auto"/>
        <w:rPr>
          <w:rFonts w:ascii="Times New Roman" w:hAnsi="Times New Roman"/>
          <w:sz w:val="24"/>
          <w:rPrChange w:id="2112" w:author="LENOVO" w:date="2022-05-05T16:28:00Z">
            <w:rPr/>
          </w:rPrChange>
        </w:rPr>
        <w:pPrChange w:id="2113" w:author="LENOVO" w:date="2022-05-05T16:28:00Z">
          <w:pPr/>
        </w:pPrChange>
      </w:pPr>
    </w:p>
    <w:p w14:paraId="0685F8E8" w14:textId="5CAA9EBE" w:rsidR="00A972D2" w:rsidRPr="00916D08" w:rsidRDefault="00A972D2" w:rsidP="00916D08">
      <w:pPr>
        <w:spacing w:line="360" w:lineRule="auto"/>
        <w:rPr>
          <w:rFonts w:ascii="Times New Roman" w:hAnsi="Times New Roman"/>
          <w:sz w:val="24"/>
          <w:rPrChange w:id="2114" w:author="LENOVO" w:date="2022-05-05T16:28:00Z">
            <w:rPr/>
          </w:rPrChange>
        </w:rPr>
        <w:pPrChange w:id="2115" w:author="LENOVO" w:date="2022-05-05T16:28:00Z">
          <w:pPr/>
        </w:pPrChange>
      </w:pPr>
    </w:p>
    <w:p w14:paraId="1898BD49" w14:textId="36A26054" w:rsidR="00A972D2" w:rsidRPr="00916D08" w:rsidRDefault="00A972D2" w:rsidP="00916D08">
      <w:pPr>
        <w:spacing w:line="360" w:lineRule="auto"/>
        <w:rPr>
          <w:rFonts w:ascii="Times New Roman" w:hAnsi="Times New Roman"/>
          <w:sz w:val="24"/>
          <w:rPrChange w:id="2116" w:author="LENOVO" w:date="2022-05-05T16:28:00Z">
            <w:rPr/>
          </w:rPrChange>
        </w:rPr>
        <w:pPrChange w:id="2117" w:author="LENOVO" w:date="2022-05-05T16:28:00Z">
          <w:pPr/>
        </w:pPrChange>
      </w:pPr>
    </w:p>
    <w:p w14:paraId="0E5642F2" w14:textId="1E52FBE2" w:rsidR="00A972D2" w:rsidRPr="00916D08" w:rsidRDefault="00A972D2" w:rsidP="00916D08">
      <w:pPr>
        <w:spacing w:line="360" w:lineRule="auto"/>
        <w:rPr>
          <w:rFonts w:ascii="Times New Roman" w:hAnsi="Times New Roman"/>
          <w:sz w:val="24"/>
          <w:rPrChange w:id="2118" w:author="LENOVO" w:date="2022-05-05T16:28:00Z">
            <w:rPr/>
          </w:rPrChange>
        </w:rPr>
        <w:pPrChange w:id="2119" w:author="LENOVO" w:date="2022-05-05T16:28:00Z">
          <w:pPr/>
        </w:pPrChange>
      </w:pPr>
    </w:p>
    <w:p w14:paraId="7095C8E4" w14:textId="3D48D115" w:rsidR="00A972D2" w:rsidRPr="00916D08" w:rsidRDefault="00A972D2" w:rsidP="00916D08">
      <w:pPr>
        <w:spacing w:line="360" w:lineRule="auto"/>
        <w:rPr>
          <w:rFonts w:ascii="Times New Roman" w:hAnsi="Times New Roman"/>
          <w:sz w:val="24"/>
          <w:rPrChange w:id="2120" w:author="LENOVO" w:date="2022-05-05T16:28:00Z">
            <w:rPr/>
          </w:rPrChange>
        </w:rPr>
        <w:pPrChange w:id="2121" w:author="LENOVO" w:date="2022-05-05T16:28:00Z">
          <w:pPr/>
        </w:pPrChange>
      </w:pPr>
    </w:p>
    <w:p w14:paraId="2D89EF04" w14:textId="1FA344DF" w:rsidR="00A972D2" w:rsidRPr="00916D08" w:rsidRDefault="00A972D2" w:rsidP="00916D08">
      <w:pPr>
        <w:spacing w:line="360" w:lineRule="auto"/>
        <w:rPr>
          <w:rFonts w:ascii="Times New Roman" w:hAnsi="Times New Roman"/>
          <w:sz w:val="24"/>
          <w:rPrChange w:id="2122" w:author="LENOVO" w:date="2022-05-05T16:28:00Z">
            <w:rPr/>
          </w:rPrChange>
        </w:rPr>
        <w:pPrChange w:id="2123" w:author="LENOVO" w:date="2022-05-05T16:28:00Z">
          <w:pPr/>
        </w:pPrChange>
      </w:pPr>
    </w:p>
    <w:p w14:paraId="5595DF60" w14:textId="71A740D6" w:rsidR="00A972D2" w:rsidRPr="00916D08" w:rsidRDefault="00A972D2" w:rsidP="00916D08">
      <w:pPr>
        <w:spacing w:line="360" w:lineRule="auto"/>
        <w:rPr>
          <w:rFonts w:ascii="Times New Roman" w:hAnsi="Times New Roman"/>
          <w:sz w:val="24"/>
          <w:rPrChange w:id="2124" w:author="LENOVO" w:date="2022-05-05T16:28:00Z">
            <w:rPr/>
          </w:rPrChange>
        </w:rPr>
        <w:pPrChange w:id="2125" w:author="LENOVO" w:date="2022-05-05T16:28:00Z">
          <w:pPr/>
        </w:pPrChange>
      </w:pPr>
    </w:p>
    <w:p w14:paraId="386F3F37" w14:textId="1ED8E2FF" w:rsidR="00A972D2" w:rsidRPr="00916D08" w:rsidRDefault="00A972D2" w:rsidP="00916D08">
      <w:pPr>
        <w:spacing w:line="360" w:lineRule="auto"/>
        <w:rPr>
          <w:rFonts w:ascii="Times New Roman" w:hAnsi="Times New Roman"/>
          <w:sz w:val="24"/>
          <w:rPrChange w:id="2126" w:author="LENOVO" w:date="2022-05-05T16:28:00Z">
            <w:rPr/>
          </w:rPrChange>
        </w:rPr>
        <w:pPrChange w:id="2127" w:author="LENOVO" w:date="2022-05-05T16:28:00Z">
          <w:pPr/>
        </w:pPrChange>
      </w:pPr>
    </w:p>
    <w:p w14:paraId="01890517" w14:textId="0094FC88" w:rsidR="00A972D2" w:rsidRPr="00916D08" w:rsidRDefault="00A972D2" w:rsidP="00916D08">
      <w:pPr>
        <w:spacing w:line="360" w:lineRule="auto"/>
        <w:rPr>
          <w:rFonts w:ascii="Times New Roman" w:hAnsi="Times New Roman"/>
          <w:sz w:val="24"/>
          <w:rPrChange w:id="2128" w:author="LENOVO" w:date="2022-05-05T16:28:00Z">
            <w:rPr/>
          </w:rPrChange>
        </w:rPr>
        <w:pPrChange w:id="2129" w:author="LENOVO" w:date="2022-05-05T16:28:00Z">
          <w:pPr/>
        </w:pPrChange>
      </w:pPr>
    </w:p>
    <w:p w14:paraId="6EA89138" w14:textId="53D8164D" w:rsidR="00A972D2" w:rsidRPr="00916D08" w:rsidRDefault="00A972D2" w:rsidP="00916D08">
      <w:pPr>
        <w:spacing w:line="360" w:lineRule="auto"/>
        <w:rPr>
          <w:rFonts w:ascii="Times New Roman" w:hAnsi="Times New Roman"/>
          <w:sz w:val="24"/>
          <w:rPrChange w:id="2130" w:author="LENOVO" w:date="2022-05-05T16:28:00Z">
            <w:rPr/>
          </w:rPrChange>
        </w:rPr>
        <w:pPrChange w:id="2131" w:author="LENOVO" w:date="2022-05-05T16:28:00Z">
          <w:pPr/>
        </w:pPrChange>
      </w:pPr>
    </w:p>
    <w:p w14:paraId="23DC6A5B" w14:textId="59E8EB7D" w:rsidR="00A972D2" w:rsidRPr="00916D08" w:rsidRDefault="00A972D2" w:rsidP="00916D08">
      <w:pPr>
        <w:spacing w:line="360" w:lineRule="auto"/>
        <w:rPr>
          <w:rFonts w:ascii="Times New Roman" w:hAnsi="Times New Roman"/>
          <w:sz w:val="24"/>
          <w:rPrChange w:id="2132" w:author="LENOVO" w:date="2022-05-05T16:28:00Z">
            <w:rPr/>
          </w:rPrChange>
        </w:rPr>
        <w:pPrChange w:id="2133" w:author="LENOVO" w:date="2022-05-05T16:28:00Z">
          <w:pPr/>
        </w:pPrChange>
      </w:pPr>
    </w:p>
    <w:p w14:paraId="579F10B9" w14:textId="0C515BC8" w:rsidR="00A972D2" w:rsidRPr="00916D08" w:rsidRDefault="00A972D2" w:rsidP="00916D08">
      <w:pPr>
        <w:spacing w:line="360" w:lineRule="auto"/>
        <w:rPr>
          <w:rFonts w:ascii="Times New Roman" w:hAnsi="Times New Roman"/>
          <w:sz w:val="24"/>
          <w:rPrChange w:id="2134" w:author="LENOVO" w:date="2022-05-05T16:28:00Z">
            <w:rPr/>
          </w:rPrChange>
        </w:rPr>
        <w:pPrChange w:id="2135" w:author="LENOVO" w:date="2022-05-05T16:28:00Z">
          <w:pPr/>
        </w:pPrChange>
      </w:pPr>
    </w:p>
    <w:p w14:paraId="283AC194" w14:textId="71210DE6" w:rsidR="00A972D2" w:rsidRPr="00916D08" w:rsidRDefault="00A972D2" w:rsidP="00916D08">
      <w:pPr>
        <w:spacing w:line="360" w:lineRule="auto"/>
        <w:rPr>
          <w:rFonts w:ascii="Times New Roman" w:hAnsi="Times New Roman"/>
          <w:sz w:val="24"/>
          <w:rPrChange w:id="2136" w:author="LENOVO" w:date="2022-05-05T16:28:00Z">
            <w:rPr/>
          </w:rPrChange>
        </w:rPr>
        <w:pPrChange w:id="2137" w:author="LENOVO" w:date="2022-05-05T16:28:00Z">
          <w:pPr/>
        </w:pPrChange>
      </w:pPr>
    </w:p>
    <w:p w14:paraId="50E50F7A" w14:textId="622BA4C5" w:rsidR="00A972D2" w:rsidRPr="00916D08" w:rsidRDefault="00A972D2" w:rsidP="00916D08">
      <w:pPr>
        <w:spacing w:line="360" w:lineRule="auto"/>
        <w:rPr>
          <w:rFonts w:ascii="Times New Roman" w:hAnsi="Times New Roman"/>
          <w:sz w:val="24"/>
          <w:rPrChange w:id="2138" w:author="LENOVO" w:date="2022-05-05T16:28:00Z">
            <w:rPr/>
          </w:rPrChange>
        </w:rPr>
        <w:pPrChange w:id="2139" w:author="LENOVO" w:date="2022-05-05T16:28:00Z">
          <w:pPr/>
        </w:pPrChange>
      </w:pPr>
    </w:p>
    <w:p w14:paraId="3F5D1400" w14:textId="70D51632" w:rsidR="00A972D2" w:rsidRPr="00916D08" w:rsidRDefault="00A972D2" w:rsidP="00916D08">
      <w:pPr>
        <w:spacing w:line="360" w:lineRule="auto"/>
        <w:rPr>
          <w:rFonts w:ascii="Times New Roman" w:hAnsi="Times New Roman"/>
          <w:sz w:val="24"/>
          <w:rPrChange w:id="2140" w:author="LENOVO" w:date="2022-05-05T16:28:00Z">
            <w:rPr/>
          </w:rPrChange>
        </w:rPr>
        <w:pPrChange w:id="2141" w:author="LENOVO" w:date="2022-05-05T16:28:00Z">
          <w:pPr/>
        </w:pPrChange>
      </w:pPr>
    </w:p>
    <w:p w14:paraId="39C15FF8" w14:textId="4A8B84D6" w:rsidR="00A972D2" w:rsidRPr="00916D08" w:rsidRDefault="00A972D2" w:rsidP="00916D08">
      <w:pPr>
        <w:spacing w:line="360" w:lineRule="auto"/>
        <w:rPr>
          <w:rFonts w:ascii="Times New Roman" w:hAnsi="Times New Roman"/>
          <w:sz w:val="24"/>
          <w:rPrChange w:id="2142" w:author="LENOVO" w:date="2022-05-05T16:28:00Z">
            <w:rPr/>
          </w:rPrChange>
        </w:rPr>
        <w:pPrChange w:id="2143" w:author="LENOVO" w:date="2022-05-05T16:28:00Z">
          <w:pPr/>
        </w:pPrChange>
      </w:pPr>
    </w:p>
    <w:p w14:paraId="6573D41D" w14:textId="279D5C97" w:rsidR="00A972D2" w:rsidRPr="00916D08" w:rsidRDefault="00A972D2" w:rsidP="00916D08">
      <w:pPr>
        <w:spacing w:line="360" w:lineRule="auto"/>
        <w:rPr>
          <w:rFonts w:ascii="Times New Roman" w:hAnsi="Times New Roman"/>
          <w:sz w:val="24"/>
          <w:rPrChange w:id="2144" w:author="LENOVO" w:date="2022-05-05T16:28:00Z">
            <w:rPr/>
          </w:rPrChange>
        </w:rPr>
        <w:pPrChange w:id="2145" w:author="LENOVO" w:date="2022-05-05T16:28:00Z">
          <w:pPr/>
        </w:pPrChange>
      </w:pPr>
    </w:p>
    <w:p w14:paraId="5AF5D097" w14:textId="2350127D" w:rsidR="00A972D2" w:rsidRPr="00916D08" w:rsidRDefault="00A972D2" w:rsidP="00916D08">
      <w:pPr>
        <w:spacing w:line="360" w:lineRule="auto"/>
        <w:rPr>
          <w:rFonts w:ascii="Times New Roman" w:hAnsi="Times New Roman"/>
          <w:sz w:val="24"/>
          <w:rPrChange w:id="2146" w:author="LENOVO" w:date="2022-05-05T16:28:00Z">
            <w:rPr/>
          </w:rPrChange>
        </w:rPr>
        <w:pPrChange w:id="2147" w:author="LENOVO" w:date="2022-05-05T16:28:00Z">
          <w:pPr/>
        </w:pPrChange>
      </w:pPr>
    </w:p>
    <w:p w14:paraId="51E212E3" w14:textId="77777777" w:rsidR="00A972D2" w:rsidRPr="00916D08" w:rsidRDefault="00A972D2" w:rsidP="00916D08">
      <w:pPr>
        <w:spacing w:line="360" w:lineRule="auto"/>
        <w:rPr>
          <w:rFonts w:ascii="Times New Roman" w:hAnsi="Times New Roman"/>
          <w:sz w:val="24"/>
          <w:rPrChange w:id="2148" w:author="LENOVO" w:date="2022-05-05T16:28:00Z">
            <w:rPr/>
          </w:rPrChange>
        </w:rPr>
        <w:pPrChange w:id="2149" w:author="LENOVO" w:date="2022-05-05T16:28:00Z">
          <w:pPr/>
        </w:pPrChange>
      </w:pPr>
    </w:p>
    <w:p w14:paraId="5AE0F5DF" w14:textId="77777777" w:rsidR="00A972D2" w:rsidRPr="00916D08" w:rsidRDefault="00A972D2" w:rsidP="00916D08">
      <w:pPr>
        <w:spacing w:line="360" w:lineRule="auto"/>
        <w:rPr>
          <w:rFonts w:ascii="Times New Roman" w:hAnsi="Times New Roman"/>
          <w:sz w:val="24"/>
          <w:rPrChange w:id="2150" w:author="LENOVO" w:date="2022-05-05T16:28:00Z">
            <w:rPr/>
          </w:rPrChange>
        </w:rPr>
        <w:pPrChange w:id="2151" w:author="LENOVO" w:date="2022-05-05T16:28:00Z">
          <w:pPr/>
        </w:pPrChange>
      </w:pPr>
    </w:p>
    <w:p w14:paraId="6D44ADC5" w14:textId="77777777" w:rsidR="00A972D2" w:rsidRPr="00916D08" w:rsidRDefault="00A972D2" w:rsidP="00916D08">
      <w:pPr>
        <w:pStyle w:val="Balk"/>
        <w:spacing w:line="360" w:lineRule="auto"/>
        <w:rPr>
          <w:sz w:val="24"/>
          <w:rPrChange w:id="2152" w:author="LENOVO" w:date="2022-05-05T16:28:00Z">
            <w:rPr/>
          </w:rPrChange>
        </w:rPr>
        <w:pPrChange w:id="2153" w:author="LENOVO" w:date="2022-05-05T16:28:00Z">
          <w:pPr>
            <w:pStyle w:val="Balk"/>
          </w:pPr>
        </w:pPrChange>
      </w:pPr>
      <w:bookmarkStart w:id="2154" w:name="_Toc102649949"/>
      <w:r w:rsidRPr="00916D08">
        <w:rPr>
          <w:sz w:val="24"/>
          <w:rPrChange w:id="2155" w:author="LENOVO" w:date="2022-05-05T16:28:00Z">
            <w:rPr/>
          </w:rPrChange>
        </w:rPr>
        <w:t>REFERANSLAR</w:t>
      </w:r>
      <w:bookmarkEnd w:id="2154"/>
    </w:p>
    <w:p w14:paraId="7ECB4E22" w14:textId="77777777" w:rsidR="00A972D2" w:rsidRPr="004855AA" w:rsidRDefault="00A972D2" w:rsidP="00A972D2">
      <w:pPr>
        <w:spacing w:line="360" w:lineRule="auto"/>
        <w:rPr>
          <w:rFonts w:ascii="Times New Roman" w:hAnsi="Times New Roman" w:cs="Times New Roman"/>
          <w:sz w:val="24"/>
          <w:szCs w:val="24"/>
        </w:rPr>
      </w:pPr>
      <w:r w:rsidRPr="004855AA">
        <w:rPr>
          <w:rFonts w:ascii="Times New Roman" w:hAnsi="Times New Roman" w:cs="Times New Roman"/>
          <w:sz w:val="24"/>
          <w:szCs w:val="24"/>
        </w:rPr>
        <w:t xml:space="preserve">[1] </w:t>
      </w:r>
      <w:hyperlink r:id="rId48" w:history="1">
        <w:r w:rsidRPr="004855AA">
          <w:rPr>
            <w:rStyle w:val="Hyperlink"/>
            <w:rFonts w:ascii="Times New Roman" w:hAnsi="Times New Roman" w:cs="Times New Roman"/>
            <w:sz w:val="24"/>
            <w:szCs w:val="24"/>
          </w:rPr>
          <w:t>https://pages.vassar.edu/magnes/2019/05/12/computational-simulation-of-rocket-trajectories/</w:t>
        </w:r>
      </w:hyperlink>
      <w:r w:rsidRPr="004855AA">
        <w:rPr>
          <w:rFonts w:ascii="Times New Roman" w:hAnsi="Times New Roman" w:cs="Times New Roman"/>
          <w:sz w:val="24"/>
          <w:szCs w:val="24"/>
        </w:rPr>
        <w:t xml:space="preserve"> </w:t>
      </w:r>
    </w:p>
    <w:p w14:paraId="58815A06" w14:textId="77777777" w:rsidR="00A972D2" w:rsidRPr="004855AA" w:rsidRDefault="00A972D2" w:rsidP="00A972D2">
      <w:pPr>
        <w:spacing w:line="360" w:lineRule="auto"/>
        <w:rPr>
          <w:rFonts w:ascii="Times New Roman" w:hAnsi="Times New Roman" w:cs="Times New Roman"/>
          <w:sz w:val="24"/>
          <w:szCs w:val="24"/>
        </w:rPr>
      </w:pPr>
      <w:r w:rsidRPr="004855AA">
        <w:rPr>
          <w:rFonts w:ascii="Times New Roman" w:hAnsi="Times New Roman" w:cs="Times New Roman"/>
          <w:sz w:val="24"/>
          <w:szCs w:val="24"/>
        </w:rPr>
        <w:t xml:space="preserve">[2] </w:t>
      </w:r>
      <w:hyperlink r:id="rId49" w:history="1">
        <w:r w:rsidRPr="004855AA">
          <w:rPr>
            <w:rStyle w:val="Hyperlink"/>
            <w:rFonts w:ascii="Times New Roman" w:hAnsi="Times New Roman" w:cs="Times New Roman"/>
            <w:sz w:val="24"/>
            <w:szCs w:val="24"/>
          </w:rPr>
          <w:t>http://www.braeunig.us/space/atmmodel.htm</w:t>
        </w:r>
      </w:hyperlink>
      <w:r w:rsidRPr="004855AA">
        <w:rPr>
          <w:rFonts w:ascii="Times New Roman" w:hAnsi="Times New Roman" w:cs="Times New Roman"/>
          <w:sz w:val="24"/>
          <w:szCs w:val="24"/>
        </w:rPr>
        <w:t xml:space="preserve"> </w:t>
      </w:r>
    </w:p>
    <w:p w14:paraId="23F29F0E" w14:textId="77777777" w:rsidR="00C36E8D" w:rsidRPr="00916D08" w:rsidRDefault="00C36E8D" w:rsidP="00916D08">
      <w:pPr>
        <w:spacing w:line="360" w:lineRule="auto"/>
        <w:rPr>
          <w:rFonts w:ascii="Times New Roman" w:hAnsi="Times New Roman"/>
          <w:sz w:val="24"/>
          <w:rPrChange w:id="2156" w:author="LENOVO" w:date="2022-05-05T16:28:00Z">
            <w:rPr/>
          </w:rPrChange>
        </w:rPr>
        <w:pPrChange w:id="2157" w:author="LENOVO" w:date="2022-05-05T16:28:00Z">
          <w:pPr/>
        </w:pPrChange>
      </w:pPr>
    </w:p>
    <w:sectPr w:rsidR="00C36E8D" w:rsidRPr="00916D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E41"/>
    <w:rsid w:val="000253F6"/>
    <w:rsid w:val="00046EB5"/>
    <w:rsid w:val="00054F83"/>
    <w:rsid w:val="00055BAF"/>
    <w:rsid w:val="000939C8"/>
    <w:rsid w:val="000C7898"/>
    <w:rsid w:val="001119BC"/>
    <w:rsid w:val="00112E69"/>
    <w:rsid w:val="00114079"/>
    <w:rsid w:val="00127251"/>
    <w:rsid w:val="00141C85"/>
    <w:rsid w:val="00175A4A"/>
    <w:rsid w:val="001B002E"/>
    <w:rsid w:val="001B19A7"/>
    <w:rsid w:val="001E1249"/>
    <w:rsid w:val="0021260D"/>
    <w:rsid w:val="002609CE"/>
    <w:rsid w:val="00272D0F"/>
    <w:rsid w:val="00284766"/>
    <w:rsid w:val="00293576"/>
    <w:rsid w:val="002B1B72"/>
    <w:rsid w:val="002B49DD"/>
    <w:rsid w:val="002B59B9"/>
    <w:rsid w:val="0034140A"/>
    <w:rsid w:val="00383DFD"/>
    <w:rsid w:val="00392764"/>
    <w:rsid w:val="003976CB"/>
    <w:rsid w:val="003F0C74"/>
    <w:rsid w:val="00412D38"/>
    <w:rsid w:val="00441058"/>
    <w:rsid w:val="00464AFD"/>
    <w:rsid w:val="00470CCB"/>
    <w:rsid w:val="004855AA"/>
    <w:rsid w:val="004D14A9"/>
    <w:rsid w:val="004F6C8B"/>
    <w:rsid w:val="00563DFE"/>
    <w:rsid w:val="0057277A"/>
    <w:rsid w:val="005B75D0"/>
    <w:rsid w:val="005D754A"/>
    <w:rsid w:val="006336B9"/>
    <w:rsid w:val="00647D6D"/>
    <w:rsid w:val="006B5D7A"/>
    <w:rsid w:val="006C1485"/>
    <w:rsid w:val="006D6F87"/>
    <w:rsid w:val="006E0D0D"/>
    <w:rsid w:val="00701E08"/>
    <w:rsid w:val="00716CD1"/>
    <w:rsid w:val="007559D8"/>
    <w:rsid w:val="007727EE"/>
    <w:rsid w:val="007A3842"/>
    <w:rsid w:val="007A47E2"/>
    <w:rsid w:val="007B652E"/>
    <w:rsid w:val="00806474"/>
    <w:rsid w:val="00852540"/>
    <w:rsid w:val="00863235"/>
    <w:rsid w:val="008803F1"/>
    <w:rsid w:val="00887395"/>
    <w:rsid w:val="008D127A"/>
    <w:rsid w:val="008F251C"/>
    <w:rsid w:val="00916D08"/>
    <w:rsid w:val="009964FE"/>
    <w:rsid w:val="009A0572"/>
    <w:rsid w:val="009B517B"/>
    <w:rsid w:val="009B59D3"/>
    <w:rsid w:val="00A03D5E"/>
    <w:rsid w:val="00A122D6"/>
    <w:rsid w:val="00A31FD4"/>
    <w:rsid w:val="00A322BD"/>
    <w:rsid w:val="00A51FB1"/>
    <w:rsid w:val="00A86EA4"/>
    <w:rsid w:val="00A94B5E"/>
    <w:rsid w:val="00A9729C"/>
    <w:rsid w:val="00A972D2"/>
    <w:rsid w:val="00AA7ED0"/>
    <w:rsid w:val="00AB7780"/>
    <w:rsid w:val="00AF4918"/>
    <w:rsid w:val="00B02960"/>
    <w:rsid w:val="00B04A62"/>
    <w:rsid w:val="00B36551"/>
    <w:rsid w:val="00B6616F"/>
    <w:rsid w:val="00BA34B3"/>
    <w:rsid w:val="00BB3DB3"/>
    <w:rsid w:val="00C17BF9"/>
    <w:rsid w:val="00C36E8D"/>
    <w:rsid w:val="00C67E4D"/>
    <w:rsid w:val="00CB4007"/>
    <w:rsid w:val="00CF3F84"/>
    <w:rsid w:val="00DA3B4E"/>
    <w:rsid w:val="00DD2E6A"/>
    <w:rsid w:val="00DE153F"/>
    <w:rsid w:val="00DE238D"/>
    <w:rsid w:val="00DE3F56"/>
    <w:rsid w:val="00E06651"/>
    <w:rsid w:val="00E14880"/>
    <w:rsid w:val="00E1576E"/>
    <w:rsid w:val="00E32178"/>
    <w:rsid w:val="00E55447"/>
    <w:rsid w:val="00E84E41"/>
    <w:rsid w:val="00EA32E6"/>
    <w:rsid w:val="00EA3798"/>
    <w:rsid w:val="00EB59D5"/>
    <w:rsid w:val="00EC020A"/>
    <w:rsid w:val="00EE000F"/>
    <w:rsid w:val="00EE117F"/>
    <w:rsid w:val="00EF5942"/>
    <w:rsid w:val="00F30B89"/>
    <w:rsid w:val="00F40A81"/>
    <w:rsid w:val="00F70FF7"/>
    <w:rsid w:val="00FB4876"/>
    <w:rsid w:val="00FC5F09"/>
    <w:rsid w:val="00FF222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9DB78"/>
  <w15:chartTrackingRefBased/>
  <w15:docId w15:val="{0785E1E9-5E32-4BFD-B89E-3EFF0971F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75D0"/>
    <w:pPr>
      <w:keepNext/>
      <w:keepLines/>
      <w:spacing w:before="360" w:after="120"/>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5447"/>
    <w:rPr>
      <w:color w:val="0563C1" w:themeColor="hyperlink"/>
      <w:u w:val="single"/>
    </w:rPr>
  </w:style>
  <w:style w:type="paragraph" w:customStyle="1" w:styleId="Default">
    <w:name w:val="Default"/>
    <w:rsid w:val="00392764"/>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392764"/>
    <w:pPr>
      <w:spacing w:after="0" w:line="240" w:lineRule="auto"/>
      <w:contextualSpacing/>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392764"/>
    <w:rPr>
      <w:rFonts w:ascii="Times New Roman" w:eastAsiaTheme="majorEastAsia" w:hAnsi="Times New Roman" w:cstheme="majorBidi"/>
      <w:b/>
      <w:spacing w:val="-10"/>
      <w:kern w:val="28"/>
      <w:sz w:val="32"/>
      <w:szCs w:val="56"/>
    </w:rPr>
  </w:style>
  <w:style w:type="paragraph" w:styleId="NoSpacing">
    <w:name w:val="No Spacing"/>
    <w:link w:val="NoSpacingChar"/>
    <w:uiPriority w:val="1"/>
    <w:qFormat/>
    <w:rsid w:val="005B75D0"/>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5B75D0"/>
    <w:rPr>
      <w:rFonts w:eastAsiaTheme="minorEastAsia"/>
      <w:lang w:eastAsia="tr-TR"/>
    </w:rPr>
  </w:style>
  <w:style w:type="character" w:customStyle="1" w:styleId="Heading1Char">
    <w:name w:val="Heading 1 Char"/>
    <w:basedOn w:val="DefaultParagraphFont"/>
    <w:link w:val="Heading1"/>
    <w:uiPriority w:val="9"/>
    <w:rsid w:val="005B75D0"/>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B75D0"/>
    <w:pPr>
      <w:outlineLvl w:val="9"/>
    </w:pPr>
    <w:rPr>
      <w:lang w:eastAsia="tr-TR"/>
    </w:rPr>
  </w:style>
  <w:style w:type="paragraph" w:customStyle="1" w:styleId="Balk">
    <w:name w:val="Başlık"/>
    <w:basedOn w:val="Heading1"/>
    <w:link w:val="BalkChar"/>
    <w:qFormat/>
    <w:rsid w:val="005B75D0"/>
  </w:style>
  <w:style w:type="paragraph" w:styleId="TOC1">
    <w:name w:val="toc 1"/>
    <w:basedOn w:val="Normal"/>
    <w:next w:val="Normal"/>
    <w:autoRedefine/>
    <w:uiPriority w:val="39"/>
    <w:unhideWhenUsed/>
    <w:rsid w:val="005B75D0"/>
    <w:pPr>
      <w:spacing w:after="100"/>
    </w:pPr>
  </w:style>
  <w:style w:type="character" w:customStyle="1" w:styleId="BalkChar">
    <w:name w:val="Başlık Char"/>
    <w:basedOn w:val="TitleChar"/>
    <w:link w:val="Balk"/>
    <w:rsid w:val="009B59D3"/>
    <w:rPr>
      <w:rFonts w:ascii="Times New Roman" w:eastAsiaTheme="majorEastAsia" w:hAnsi="Times New Roman" w:cstheme="majorBidi"/>
      <w:b/>
      <w:spacing w:val="-10"/>
      <w:kern w:val="28"/>
      <w:sz w:val="32"/>
      <w:szCs w:val="32"/>
    </w:rPr>
  </w:style>
  <w:style w:type="table" w:styleId="TableGrid">
    <w:name w:val="Table Grid"/>
    <w:basedOn w:val="TableNormal"/>
    <w:uiPriority w:val="39"/>
    <w:rsid w:val="00CF3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59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59D5"/>
    <w:rPr>
      <w:rFonts w:ascii="Segoe UI" w:hAnsi="Segoe UI" w:cs="Segoe UI"/>
      <w:sz w:val="18"/>
      <w:szCs w:val="18"/>
    </w:rPr>
  </w:style>
  <w:style w:type="paragraph" w:styleId="Revision">
    <w:name w:val="Revision"/>
    <w:hidden/>
    <w:uiPriority w:val="99"/>
    <w:semiHidden/>
    <w:rsid w:val="00EB59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598488">
      <w:bodyDiv w:val="1"/>
      <w:marLeft w:val="0"/>
      <w:marRight w:val="0"/>
      <w:marTop w:val="0"/>
      <w:marBottom w:val="0"/>
      <w:divBdr>
        <w:top w:val="none" w:sz="0" w:space="0" w:color="auto"/>
        <w:left w:val="none" w:sz="0" w:space="0" w:color="auto"/>
        <w:bottom w:val="none" w:sz="0" w:space="0" w:color="auto"/>
        <w:right w:val="none" w:sz="0" w:space="0" w:color="auto"/>
      </w:divBdr>
      <w:divsChild>
        <w:div w:id="864830089">
          <w:marLeft w:val="0"/>
          <w:marRight w:val="0"/>
          <w:marTop w:val="0"/>
          <w:marBottom w:val="0"/>
          <w:divBdr>
            <w:top w:val="none" w:sz="0" w:space="0" w:color="auto"/>
            <w:left w:val="none" w:sz="0" w:space="0" w:color="auto"/>
            <w:bottom w:val="none" w:sz="0" w:space="0" w:color="auto"/>
            <w:right w:val="none" w:sz="0" w:space="0" w:color="auto"/>
          </w:divBdr>
          <w:divsChild>
            <w:div w:id="1988583063">
              <w:marLeft w:val="0"/>
              <w:marRight w:val="0"/>
              <w:marTop w:val="0"/>
              <w:marBottom w:val="0"/>
              <w:divBdr>
                <w:top w:val="none" w:sz="0" w:space="0" w:color="auto"/>
                <w:left w:val="none" w:sz="0" w:space="0" w:color="auto"/>
                <w:bottom w:val="none" w:sz="0" w:space="0" w:color="auto"/>
                <w:right w:val="none" w:sz="0" w:space="0" w:color="auto"/>
              </w:divBdr>
            </w:div>
            <w:div w:id="2076049943">
              <w:marLeft w:val="0"/>
              <w:marRight w:val="0"/>
              <w:marTop w:val="0"/>
              <w:marBottom w:val="0"/>
              <w:divBdr>
                <w:top w:val="none" w:sz="0" w:space="0" w:color="auto"/>
                <w:left w:val="none" w:sz="0" w:space="0" w:color="auto"/>
                <w:bottom w:val="none" w:sz="0" w:space="0" w:color="auto"/>
                <w:right w:val="none" w:sz="0" w:space="0" w:color="auto"/>
              </w:divBdr>
            </w:div>
            <w:div w:id="904992526">
              <w:marLeft w:val="0"/>
              <w:marRight w:val="0"/>
              <w:marTop w:val="0"/>
              <w:marBottom w:val="0"/>
              <w:divBdr>
                <w:top w:val="none" w:sz="0" w:space="0" w:color="auto"/>
                <w:left w:val="none" w:sz="0" w:space="0" w:color="auto"/>
                <w:bottom w:val="none" w:sz="0" w:space="0" w:color="auto"/>
                <w:right w:val="none" w:sz="0" w:space="0" w:color="auto"/>
              </w:divBdr>
            </w:div>
            <w:div w:id="1894777535">
              <w:marLeft w:val="0"/>
              <w:marRight w:val="0"/>
              <w:marTop w:val="0"/>
              <w:marBottom w:val="0"/>
              <w:divBdr>
                <w:top w:val="none" w:sz="0" w:space="0" w:color="auto"/>
                <w:left w:val="none" w:sz="0" w:space="0" w:color="auto"/>
                <w:bottom w:val="none" w:sz="0" w:space="0" w:color="auto"/>
                <w:right w:val="none" w:sz="0" w:space="0" w:color="auto"/>
              </w:divBdr>
            </w:div>
            <w:div w:id="1796023385">
              <w:marLeft w:val="0"/>
              <w:marRight w:val="0"/>
              <w:marTop w:val="0"/>
              <w:marBottom w:val="0"/>
              <w:divBdr>
                <w:top w:val="none" w:sz="0" w:space="0" w:color="auto"/>
                <w:left w:val="none" w:sz="0" w:space="0" w:color="auto"/>
                <w:bottom w:val="none" w:sz="0" w:space="0" w:color="auto"/>
                <w:right w:val="none" w:sz="0" w:space="0" w:color="auto"/>
              </w:divBdr>
            </w:div>
            <w:div w:id="2031369033">
              <w:marLeft w:val="0"/>
              <w:marRight w:val="0"/>
              <w:marTop w:val="0"/>
              <w:marBottom w:val="0"/>
              <w:divBdr>
                <w:top w:val="none" w:sz="0" w:space="0" w:color="auto"/>
                <w:left w:val="none" w:sz="0" w:space="0" w:color="auto"/>
                <w:bottom w:val="none" w:sz="0" w:space="0" w:color="auto"/>
                <w:right w:val="none" w:sz="0" w:space="0" w:color="auto"/>
              </w:divBdr>
            </w:div>
            <w:div w:id="1908296337">
              <w:marLeft w:val="0"/>
              <w:marRight w:val="0"/>
              <w:marTop w:val="0"/>
              <w:marBottom w:val="0"/>
              <w:divBdr>
                <w:top w:val="none" w:sz="0" w:space="0" w:color="auto"/>
                <w:left w:val="none" w:sz="0" w:space="0" w:color="auto"/>
                <w:bottom w:val="none" w:sz="0" w:space="0" w:color="auto"/>
                <w:right w:val="none" w:sz="0" w:space="0" w:color="auto"/>
              </w:divBdr>
            </w:div>
            <w:div w:id="1253778437">
              <w:marLeft w:val="0"/>
              <w:marRight w:val="0"/>
              <w:marTop w:val="0"/>
              <w:marBottom w:val="0"/>
              <w:divBdr>
                <w:top w:val="none" w:sz="0" w:space="0" w:color="auto"/>
                <w:left w:val="none" w:sz="0" w:space="0" w:color="auto"/>
                <w:bottom w:val="none" w:sz="0" w:space="0" w:color="auto"/>
                <w:right w:val="none" w:sz="0" w:space="0" w:color="auto"/>
              </w:divBdr>
            </w:div>
            <w:div w:id="1640769255">
              <w:marLeft w:val="0"/>
              <w:marRight w:val="0"/>
              <w:marTop w:val="0"/>
              <w:marBottom w:val="0"/>
              <w:divBdr>
                <w:top w:val="none" w:sz="0" w:space="0" w:color="auto"/>
                <w:left w:val="none" w:sz="0" w:space="0" w:color="auto"/>
                <w:bottom w:val="none" w:sz="0" w:space="0" w:color="auto"/>
                <w:right w:val="none" w:sz="0" w:space="0" w:color="auto"/>
              </w:divBdr>
            </w:div>
            <w:div w:id="1820536908">
              <w:marLeft w:val="0"/>
              <w:marRight w:val="0"/>
              <w:marTop w:val="0"/>
              <w:marBottom w:val="0"/>
              <w:divBdr>
                <w:top w:val="none" w:sz="0" w:space="0" w:color="auto"/>
                <w:left w:val="none" w:sz="0" w:space="0" w:color="auto"/>
                <w:bottom w:val="none" w:sz="0" w:space="0" w:color="auto"/>
                <w:right w:val="none" w:sz="0" w:space="0" w:color="auto"/>
              </w:divBdr>
            </w:div>
            <w:div w:id="2033534383">
              <w:marLeft w:val="0"/>
              <w:marRight w:val="0"/>
              <w:marTop w:val="0"/>
              <w:marBottom w:val="0"/>
              <w:divBdr>
                <w:top w:val="none" w:sz="0" w:space="0" w:color="auto"/>
                <w:left w:val="none" w:sz="0" w:space="0" w:color="auto"/>
                <w:bottom w:val="none" w:sz="0" w:space="0" w:color="auto"/>
                <w:right w:val="none" w:sz="0" w:space="0" w:color="auto"/>
              </w:divBdr>
            </w:div>
            <w:div w:id="1607811351">
              <w:marLeft w:val="0"/>
              <w:marRight w:val="0"/>
              <w:marTop w:val="0"/>
              <w:marBottom w:val="0"/>
              <w:divBdr>
                <w:top w:val="none" w:sz="0" w:space="0" w:color="auto"/>
                <w:left w:val="none" w:sz="0" w:space="0" w:color="auto"/>
                <w:bottom w:val="none" w:sz="0" w:space="0" w:color="auto"/>
                <w:right w:val="none" w:sz="0" w:space="0" w:color="auto"/>
              </w:divBdr>
            </w:div>
            <w:div w:id="556821952">
              <w:marLeft w:val="0"/>
              <w:marRight w:val="0"/>
              <w:marTop w:val="0"/>
              <w:marBottom w:val="0"/>
              <w:divBdr>
                <w:top w:val="none" w:sz="0" w:space="0" w:color="auto"/>
                <w:left w:val="none" w:sz="0" w:space="0" w:color="auto"/>
                <w:bottom w:val="none" w:sz="0" w:space="0" w:color="auto"/>
                <w:right w:val="none" w:sz="0" w:space="0" w:color="auto"/>
              </w:divBdr>
            </w:div>
            <w:div w:id="2095125972">
              <w:marLeft w:val="0"/>
              <w:marRight w:val="0"/>
              <w:marTop w:val="0"/>
              <w:marBottom w:val="0"/>
              <w:divBdr>
                <w:top w:val="none" w:sz="0" w:space="0" w:color="auto"/>
                <w:left w:val="none" w:sz="0" w:space="0" w:color="auto"/>
                <w:bottom w:val="none" w:sz="0" w:space="0" w:color="auto"/>
                <w:right w:val="none" w:sz="0" w:space="0" w:color="auto"/>
              </w:divBdr>
            </w:div>
            <w:div w:id="1877423769">
              <w:marLeft w:val="0"/>
              <w:marRight w:val="0"/>
              <w:marTop w:val="0"/>
              <w:marBottom w:val="0"/>
              <w:divBdr>
                <w:top w:val="none" w:sz="0" w:space="0" w:color="auto"/>
                <w:left w:val="none" w:sz="0" w:space="0" w:color="auto"/>
                <w:bottom w:val="none" w:sz="0" w:space="0" w:color="auto"/>
                <w:right w:val="none" w:sz="0" w:space="0" w:color="auto"/>
              </w:divBdr>
            </w:div>
            <w:div w:id="788664531">
              <w:marLeft w:val="0"/>
              <w:marRight w:val="0"/>
              <w:marTop w:val="0"/>
              <w:marBottom w:val="0"/>
              <w:divBdr>
                <w:top w:val="none" w:sz="0" w:space="0" w:color="auto"/>
                <w:left w:val="none" w:sz="0" w:space="0" w:color="auto"/>
                <w:bottom w:val="none" w:sz="0" w:space="0" w:color="auto"/>
                <w:right w:val="none" w:sz="0" w:space="0" w:color="auto"/>
              </w:divBdr>
            </w:div>
            <w:div w:id="218786190">
              <w:marLeft w:val="0"/>
              <w:marRight w:val="0"/>
              <w:marTop w:val="0"/>
              <w:marBottom w:val="0"/>
              <w:divBdr>
                <w:top w:val="none" w:sz="0" w:space="0" w:color="auto"/>
                <w:left w:val="none" w:sz="0" w:space="0" w:color="auto"/>
                <w:bottom w:val="none" w:sz="0" w:space="0" w:color="auto"/>
                <w:right w:val="none" w:sz="0" w:space="0" w:color="auto"/>
              </w:divBdr>
            </w:div>
            <w:div w:id="371924308">
              <w:marLeft w:val="0"/>
              <w:marRight w:val="0"/>
              <w:marTop w:val="0"/>
              <w:marBottom w:val="0"/>
              <w:divBdr>
                <w:top w:val="none" w:sz="0" w:space="0" w:color="auto"/>
                <w:left w:val="none" w:sz="0" w:space="0" w:color="auto"/>
                <w:bottom w:val="none" w:sz="0" w:space="0" w:color="auto"/>
                <w:right w:val="none" w:sz="0" w:space="0" w:color="auto"/>
              </w:divBdr>
            </w:div>
            <w:div w:id="706417666">
              <w:marLeft w:val="0"/>
              <w:marRight w:val="0"/>
              <w:marTop w:val="0"/>
              <w:marBottom w:val="0"/>
              <w:divBdr>
                <w:top w:val="none" w:sz="0" w:space="0" w:color="auto"/>
                <w:left w:val="none" w:sz="0" w:space="0" w:color="auto"/>
                <w:bottom w:val="none" w:sz="0" w:space="0" w:color="auto"/>
                <w:right w:val="none" w:sz="0" w:space="0" w:color="auto"/>
              </w:divBdr>
            </w:div>
            <w:div w:id="262032179">
              <w:marLeft w:val="0"/>
              <w:marRight w:val="0"/>
              <w:marTop w:val="0"/>
              <w:marBottom w:val="0"/>
              <w:divBdr>
                <w:top w:val="none" w:sz="0" w:space="0" w:color="auto"/>
                <w:left w:val="none" w:sz="0" w:space="0" w:color="auto"/>
                <w:bottom w:val="none" w:sz="0" w:space="0" w:color="auto"/>
                <w:right w:val="none" w:sz="0" w:space="0" w:color="auto"/>
              </w:divBdr>
            </w:div>
            <w:div w:id="1869029111">
              <w:marLeft w:val="0"/>
              <w:marRight w:val="0"/>
              <w:marTop w:val="0"/>
              <w:marBottom w:val="0"/>
              <w:divBdr>
                <w:top w:val="none" w:sz="0" w:space="0" w:color="auto"/>
                <w:left w:val="none" w:sz="0" w:space="0" w:color="auto"/>
                <w:bottom w:val="none" w:sz="0" w:space="0" w:color="auto"/>
                <w:right w:val="none" w:sz="0" w:space="0" w:color="auto"/>
              </w:divBdr>
            </w:div>
            <w:div w:id="20979201">
              <w:marLeft w:val="0"/>
              <w:marRight w:val="0"/>
              <w:marTop w:val="0"/>
              <w:marBottom w:val="0"/>
              <w:divBdr>
                <w:top w:val="none" w:sz="0" w:space="0" w:color="auto"/>
                <w:left w:val="none" w:sz="0" w:space="0" w:color="auto"/>
                <w:bottom w:val="none" w:sz="0" w:space="0" w:color="auto"/>
                <w:right w:val="none" w:sz="0" w:space="0" w:color="auto"/>
              </w:divBdr>
            </w:div>
            <w:div w:id="501120175">
              <w:marLeft w:val="0"/>
              <w:marRight w:val="0"/>
              <w:marTop w:val="0"/>
              <w:marBottom w:val="0"/>
              <w:divBdr>
                <w:top w:val="none" w:sz="0" w:space="0" w:color="auto"/>
                <w:left w:val="none" w:sz="0" w:space="0" w:color="auto"/>
                <w:bottom w:val="none" w:sz="0" w:space="0" w:color="auto"/>
                <w:right w:val="none" w:sz="0" w:space="0" w:color="auto"/>
              </w:divBdr>
            </w:div>
            <w:div w:id="1840652615">
              <w:marLeft w:val="0"/>
              <w:marRight w:val="0"/>
              <w:marTop w:val="0"/>
              <w:marBottom w:val="0"/>
              <w:divBdr>
                <w:top w:val="none" w:sz="0" w:space="0" w:color="auto"/>
                <w:left w:val="none" w:sz="0" w:space="0" w:color="auto"/>
                <w:bottom w:val="none" w:sz="0" w:space="0" w:color="auto"/>
                <w:right w:val="none" w:sz="0" w:space="0" w:color="auto"/>
              </w:divBdr>
            </w:div>
            <w:div w:id="895820966">
              <w:marLeft w:val="0"/>
              <w:marRight w:val="0"/>
              <w:marTop w:val="0"/>
              <w:marBottom w:val="0"/>
              <w:divBdr>
                <w:top w:val="none" w:sz="0" w:space="0" w:color="auto"/>
                <w:left w:val="none" w:sz="0" w:space="0" w:color="auto"/>
                <w:bottom w:val="none" w:sz="0" w:space="0" w:color="auto"/>
                <w:right w:val="none" w:sz="0" w:space="0" w:color="auto"/>
              </w:divBdr>
            </w:div>
            <w:div w:id="113258015">
              <w:marLeft w:val="0"/>
              <w:marRight w:val="0"/>
              <w:marTop w:val="0"/>
              <w:marBottom w:val="0"/>
              <w:divBdr>
                <w:top w:val="none" w:sz="0" w:space="0" w:color="auto"/>
                <w:left w:val="none" w:sz="0" w:space="0" w:color="auto"/>
                <w:bottom w:val="none" w:sz="0" w:space="0" w:color="auto"/>
                <w:right w:val="none" w:sz="0" w:space="0" w:color="auto"/>
              </w:divBdr>
            </w:div>
            <w:div w:id="1709136740">
              <w:marLeft w:val="0"/>
              <w:marRight w:val="0"/>
              <w:marTop w:val="0"/>
              <w:marBottom w:val="0"/>
              <w:divBdr>
                <w:top w:val="none" w:sz="0" w:space="0" w:color="auto"/>
                <w:left w:val="none" w:sz="0" w:space="0" w:color="auto"/>
                <w:bottom w:val="none" w:sz="0" w:space="0" w:color="auto"/>
                <w:right w:val="none" w:sz="0" w:space="0" w:color="auto"/>
              </w:divBdr>
            </w:div>
            <w:div w:id="928805223">
              <w:marLeft w:val="0"/>
              <w:marRight w:val="0"/>
              <w:marTop w:val="0"/>
              <w:marBottom w:val="0"/>
              <w:divBdr>
                <w:top w:val="none" w:sz="0" w:space="0" w:color="auto"/>
                <w:left w:val="none" w:sz="0" w:space="0" w:color="auto"/>
                <w:bottom w:val="none" w:sz="0" w:space="0" w:color="auto"/>
                <w:right w:val="none" w:sz="0" w:space="0" w:color="auto"/>
              </w:divBdr>
            </w:div>
            <w:div w:id="654067780">
              <w:marLeft w:val="0"/>
              <w:marRight w:val="0"/>
              <w:marTop w:val="0"/>
              <w:marBottom w:val="0"/>
              <w:divBdr>
                <w:top w:val="none" w:sz="0" w:space="0" w:color="auto"/>
                <w:left w:val="none" w:sz="0" w:space="0" w:color="auto"/>
                <w:bottom w:val="none" w:sz="0" w:space="0" w:color="auto"/>
                <w:right w:val="none" w:sz="0" w:space="0" w:color="auto"/>
              </w:divBdr>
            </w:div>
            <w:div w:id="1919437007">
              <w:marLeft w:val="0"/>
              <w:marRight w:val="0"/>
              <w:marTop w:val="0"/>
              <w:marBottom w:val="0"/>
              <w:divBdr>
                <w:top w:val="none" w:sz="0" w:space="0" w:color="auto"/>
                <w:left w:val="none" w:sz="0" w:space="0" w:color="auto"/>
                <w:bottom w:val="none" w:sz="0" w:space="0" w:color="auto"/>
                <w:right w:val="none" w:sz="0" w:space="0" w:color="auto"/>
              </w:divBdr>
            </w:div>
            <w:div w:id="1461611954">
              <w:marLeft w:val="0"/>
              <w:marRight w:val="0"/>
              <w:marTop w:val="0"/>
              <w:marBottom w:val="0"/>
              <w:divBdr>
                <w:top w:val="none" w:sz="0" w:space="0" w:color="auto"/>
                <w:left w:val="none" w:sz="0" w:space="0" w:color="auto"/>
                <w:bottom w:val="none" w:sz="0" w:space="0" w:color="auto"/>
                <w:right w:val="none" w:sz="0" w:space="0" w:color="auto"/>
              </w:divBdr>
            </w:div>
            <w:div w:id="1572152319">
              <w:marLeft w:val="0"/>
              <w:marRight w:val="0"/>
              <w:marTop w:val="0"/>
              <w:marBottom w:val="0"/>
              <w:divBdr>
                <w:top w:val="none" w:sz="0" w:space="0" w:color="auto"/>
                <w:left w:val="none" w:sz="0" w:space="0" w:color="auto"/>
                <w:bottom w:val="none" w:sz="0" w:space="0" w:color="auto"/>
                <w:right w:val="none" w:sz="0" w:space="0" w:color="auto"/>
              </w:divBdr>
            </w:div>
            <w:div w:id="101531097">
              <w:marLeft w:val="0"/>
              <w:marRight w:val="0"/>
              <w:marTop w:val="0"/>
              <w:marBottom w:val="0"/>
              <w:divBdr>
                <w:top w:val="none" w:sz="0" w:space="0" w:color="auto"/>
                <w:left w:val="none" w:sz="0" w:space="0" w:color="auto"/>
                <w:bottom w:val="none" w:sz="0" w:space="0" w:color="auto"/>
                <w:right w:val="none" w:sz="0" w:space="0" w:color="auto"/>
              </w:divBdr>
            </w:div>
            <w:div w:id="1506748659">
              <w:marLeft w:val="0"/>
              <w:marRight w:val="0"/>
              <w:marTop w:val="0"/>
              <w:marBottom w:val="0"/>
              <w:divBdr>
                <w:top w:val="none" w:sz="0" w:space="0" w:color="auto"/>
                <w:left w:val="none" w:sz="0" w:space="0" w:color="auto"/>
                <w:bottom w:val="none" w:sz="0" w:space="0" w:color="auto"/>
                <w:right w:val="none" w:sz="0" w:space="0" w:color="auto"/>
              </w:divBdr>
            </w:div>
            <w:div w:id="335691650">
              <w:marLeft w:val="0"/>
              <w:marRight w:val="0"/>
              <w:marTop w:val="0"/>
              <w:marBottom w:val="0"/>
              <w:divBdr>
                <w:top w:val="none" w:sz="0" w:space="0" w:color="auto"/>
                <w:left w:val="none" w:sz="0" w:space="0" w:color="auto"/>
                <w:bottom w:val="none" w:sz="0" w:space="0" w:color="auto"/>
                <w:right w:val="none" w:sz="0" w:space="0" w:color="auto"/>
              </w:divBdr>
            </w:div>
            <w:div w:id="1808207421">
              <w:marLeft w:val="0"/>
              <w:marRight w:val="0"/>
              <w:marTop w:val="0"/>
              <w:marBottom w:val="0"/>
              <w:divBdr>
                <w:top w:val="none" w:sz="0" w:space="0" w:color="auto"/>
                <w:left w:val="none" w:sz="0" w:space="0" w:color="auto"/>
                <w:bottom w:val="none" w:sz="0" w:space="0" w:color="auto"/>
                <w:right w:val="none" w:sz="0" w:space="0" w:color="auto"/>
              </w:divBdr>
            </w:div>
            <w:div w:id="1309245160">
              <w:marLeft w:val="0"/>
              <w:marRight w:val="0"/>
              <w:marTop w:val="0"/>
              <w:marBottom w:val="0"/>
              <w:divBdr>
                <w:top w:val="none" w:sz="0" w:space="0" w:color="auto"/>
                <w:left w:val="none" w:sz="0" w:space="0" w:color="auto"/>
                <w:bottom w:val="none" w:sz="0" w:space="0" w:color="auto"/>
                <w:right w:val="none" w:sz="0" w:space="0" w:color="auto"/>
              </w:divBdr>
            </w:div>
            <w:div w:id="1044863145">
              <w:marLeft w:val="0"/>
              <w:marRight w:val="0"/>
              <w:marTop w:val="0"/>
              <w:marBottom w:val="0"/>
              <w:divBdr>
                <w:top w:val="none" w:sz="0" w:space="0" w:color="auto"/>
                <w:left w:val="none" w:sz="0" w:space="0" w:color="auto"/>
                <w:bottom w:val="none" w:sz="0" w:space="0" w:color="auto"/>
                <w:right w:val="none" w:sz="0" w:space="0" w:color="auto"/>
              </w:divBdr>
            </w:div>
            <w:div w:id="1728650536">
              <w:marLeft w:val="0"/>
              <w:marRight w:val="0"/>
              <w:marTop w:val="0"/>
              <w:marBottom w:val="0"/>
              <w:divBdr>
                <w:top w:val="none" w:sz="0" w:space="0" w:color="auto"/>
                <w:left w:val="none" w:sz="0" w:space="0" w:color="auto"/>
                <w:bottom w:val="none" w:sz="0" w:space="0" w:color="auto"/>
                <w:right w:val="none" w:sz="0" w:space="0" w:color="auto"/>
              </w:divBdr>
            </w:div>
            <w:div w:id="471102057">
              <w:marLeft w:val="0"/>
              <w:marRight w:val="0"/>
              <w:marTop w:val="0"/>
              <w:marBottom w:val="0"/>
              <w:divBdr>
                <w:top w:val="none" w:sz="0" w:space="0" w:color="auto"/>
                <w:left w:val="none" w:sz="0" w:space="0" w:color="auto"/>
                <w:bottom w:val="none" w:sz="0" w:space="0" w:color="auto"/>
                <w:right w:val="none" w:sz="0" w:space="0" w:color="auto"/>
              </w:divBdr>
            </w:div>
            <w:div w:id="1599682151">
              <w:marLeft w:val="0"/>
              <w:marRight w:val="0"/>
              <w:marTop w:val="0"/>
              <w:marBottom w:val="0"/>
              <w:divBdr>
                <w:top w:val="none" w:sz="0" w:space="0" w:color="auto"/>
                <w:left w:val="none" w:sz="0" w:space="0" w:color="auto"/>
                <w:bottom w:val="none" w:sz="0" w:space="0" w:color="auto"/>
                <w:right w:val="none" w:sz="0" w:space="0" w:color="auto"/>
              </w:divBdr>
            </w:div>
            <w:div w:id="556864032">
              <w:marLeft w:val="0"/>
              <w:marRight w:val="0"/>
              <w:marTop w:val="0"/>
              <w:marBottom w:val="0"/>
              <w:divBdr>
                <w:top w:val="none" w:sz="0" w:space="0" w:color="auto"/>
                <w:left w:val="none" w:sz="0" w:space="0" w:color="auto"/>
                <w:bottom w:val="none" w:sz="0" w:space="0" w:color="auto"/>
                <w:right w:val="none" w:sz="0" w:space="0" w:color="auto"/>
              </w:divBdr>
            </w:div>
            <w:div w:id="1391727882">
              <w:marLeft w:val="0"/>
              <w:marRight w:val="0"/>
              <w:marTop w:val="0"/>
              <w:marBottom w:val="0"/>
              <w:divBdr>
                <w:top w:val="none" w:sz="0" w:space="0" w:color="auto"/>
                <w:left w:val="none" w:sz="0" w:space="0" w:color="auto"/>
                <w:bottom w:val="none" w:sz="0" w:space="0" w:color="auto"/>
                <w:right w:val="none" w:sz="0" w:space="0" w:color="auto"/>
              </w:divBdr>
            </w:div>
            <w:div w:id="792746694">
              <w:marLeft w:val="0"/>
              <w:marRight w:val="0"/>
              <w:marTop w:val="0"/>
              <w:marBottom w:val="0"/>
              <w:divBdr>
                <w:top w:val="none" w:sz="0" w:space="0" w:color="auto"/>
                <w:left w:val="none" w:sz="0" w:space="0" w:color="auto"/>
                <w:bottom w:val="none" w:sz="0" w:space="0" w:color="auto"/>
                <w:right w:val="none" w:sz="0" w:space="0" w:color="auto"/>
              </w:divBdr>
            </w:div>
            <w:div w:id="277882352">
              <w:marLeft w:val="0"/>
              <w:marRight w:val="0"/>
              <w:marTop w:val="0"/>
              <w:marBottom w:val="0"/>
              <w:divBdr>
                <w:top w:val="none" w:sz="0" w:space="0" w:color="auto"/>
                <w:left w:val="none" w:sz="0" w:space="0" w:color="auto"/>
                <w:bottom w:val="none" w:sz="0" w:space="0" w:color="auto"/>
                <w:right w:val="none" w:sz="0" w:space="0" w:color="auto"/>
              </w:divBdr>
            </w:div>
            <w:div w:id="1978119">
              <w:marLeft w:val="0"/>
              <w:marRight w:val="0"/>
              <w:marTop w:val="0"/>
              <w:marBottom w:val="0"/>
              <w:divBdr>
                <w:top w:val="none" w:sz="0" w:space="0" w:color="auto"/>
                <w:left w:val="none" w:sz="0" w:space="0" w:color="auto"/>
                <w:bottom w:val="none" w:sz="0" w:space="0" w:color="auto"/>
                <w:right w:val="none" w:sz="0" w:space="0" w:color="auto"/>
              </w:divBdr>
            </w:div>
            <w:div w:id="1214541861">
              <w:marLeft w:val="0"/>
              <w:marRight w:val="0"/>
              <w:marTop w:val="0"/>
              <w:marBottom w:val="0"/>
              <w:divBdr>
                <w:top w:val="none" w:sz="0" w:space="0" w:color="auto"/>
                <w:left w:val="none" w:sz="0" w:space="0" w:color="auto"/>
                <w:bottom w:val="none" w:sz="0" w:space="0" w:color="auto"/>
                <w:right w:val="none" w:sz="0" w:space="0" w:color="auto"/>
              </w:divBdr>
            </w:div>
            <w:div w:id="1859393276">
              <w:marLeft w:val="0"/>
              <w:marRight w:val="0"/>
              <w:marTop w:val="0"/>
              <w:marBottom w:val="0"/>
              <w:divBdr>
                <w:top w:val="none" w:sz="0" w:space="0" w:color="auto"/>
                <w:left w:val="none" w:sz="0" w:space="0" w:color="auto"/>
                <w:bottom w:val="none" w:sz="0" w:space="0" w:color="auto"/>
                <w:right w:val="none" w:sz="0" w:space="0" w:color="auto"/>
              </w:divBdr>
            </w:div>
            <w:div w:id="1467821063">
              <w:marLeft w:val="0"/>
              <w:marRight w:val="0"/>
              <w:marTop w:val="0"/>
              <w:marBottom w:val="0"/>
              <w:divBdr>
                <w:top w:val="none" w:sz="0" w:space="0" w:color="auto"/>
                <w:left w:val="none" w:sz="0" w:space="0" w:color="auto"/>
                <w:bottom w:val="none" w:sz="0" w:space="0" w:color="auto"/>
                <w:right w:val="none" w:sz="0" w:space="0" w:color="auto"/>
              </w:divBdr>
            </w:div>
            <w:div w:id="648481942">
              <w:marLeft w:val="0"/>
              <w:marRight w:val="0"/>
              <w:marTop w:val="0"/>
              <w:marBottom w:val="0"/>
              <w:divBdr>
                <w:top w:val="none" w:sz="0" w:space="0" w:color="auto"/>
                <w:left w:val="none" w:sz="0" w:space="0" w:color="auto"/>
                <w:bottom w:val="none" w:sz="0" w:space="0" w:color="auto"/>
                <w:right w:val="none" w:sz="0" w:space="0" w:color="auto"/>
              </w:divBdr>
            </w:div>
            <w:div w:id="1332024317">
              <w:marLeft w:val="0"/>
              <w:marRight w:val="0"/>
              <w:marTop w:val="0"/>
              <w:marBottom w:val="0"/>
              <w:divBdr>
                <w:top w:val="none" w:sz="0" w:space="0" w:color="auto"/>
                <w:left w:val="none" w:sz="0" w:space="0" w:color="auto"/>
                <w:bottom w:val="none" w:sz="0" w:space="0" w:color="auto"/>
                <w:right w:val="none" w:sz="0" w:space="0" w:color="auto"/>
              </w:divBdr>
            </w:div>
            <w:div w:id="1604145337">
              <w:marLeft w:val="0"/>
              <w:marRight w:val="0"/>
              <w:marTop w:val="0"/>
              <w:marBottom w:val="0"/>
              <w:divBdr>
                <w:top w:val="none" w:sz="0" w:space="0" w:color="auto"/>
                <w:left w:val="none" w:sz="0" w:space="0" w:color="auto"/>
                <w:bottom w:val="none" w:sz="0" w:space="0" w:color="auto"/>
                <w:right w:val="none" w:sz="0" w:space="0" w:color="auto"/>
              </w:divBdr>
            </w:div>
            <w:div w:id="1856265054">
              <w:marLeft w:val="0"/>
              <w:marRight w:val="0"/>
              <w:marTop w:val="0"/>
              <w:marBottom w:val="0"/>
              <w:divBdr>
                <w:top w:val="none" w:sz="0" w:space="0" w:color="auto"/>
                <w:left w:val="none" w:sz="0" w:space="0" w:color="auto"/>
                <w:bottom w:val="none" w:sz="0" w:space="0" w:color="auto"/>
                <w:right w:val="none" w:sz="0" w:space="0" w:color="auto"/>
              </w:divBdr>
            </w:div>
            <w:div w:id="1047804571">
              <w:marLeft w:val="0"/>
              <w:marRight w:val="0"/>
              <w:marTop w:val="0"/>
              <w:marBottom w:val="0"/>
              <w:divBdr>
                <w:top w:val="none" w:sz="0" w:space="0" w:color="auto"/>
                <w:left w:val="none" w:sz="0" w:space="0" w:color="auto"/>
                <w:bottom w:val="none" w:sz="0" w:space="0" w:color="auto"/>
                <w:right w:val="none" w:sz="0" w:space="0" w:color="auto"/>
              </w:divBdr>
            </w:div>
            <w:div w:id="1502157304">
              <w:marLeft w:val="0"/>
              <w:marRight w:val="0"/>
              <w:marTop w:val="0"/>
              <w:marBottom w:val="0"/>
              <w:divBdr>
                <w:top w:val="none" w:sz="0" w:space="0" w:color="auto"/>
                <w:left w:val="none" w:sz="0" w:space="0" w:color="auto"/>
                <w:bottom w:val="none" w:sz="0" w:space="0" w:color="auto"/>
                <w:right w:val="none" w:sz="0" w:space="0" w:color="auto"/>
              </w:divBdr>
            </w:div>
            <w:div w:id="1592081746">
              <w:marLeft w:val="0"/>
              <w:marRight w:val="0"/>
              <w:marTop w:val="0"/>
              <w:marBottom w:val="0"/>
              <w:divBdr>
                <w:top w:val="none" w:sz="0" w:space="0" w:color="auto"/>
                <w:left w:val="none" w:sz="0" w:space="0" w:color="auto"/>
                <w:bottom w:val="none" w:sz="0" w:space="0" w:color="auto"/>
                <w:right w:val="none" w:sz="0" w:space="0" w:color="auto"/>
              </w:divBdr>
            </w:div>
            <w:div w:id="466705387">
              <w:marLeft w:val="0"/>
              <w:marRight w:val="0"/>
              <w:marTop w:val="0"/>
              <w:marBottom w:val="0"/>
              <w:divBdr>
                <w:top w:val="none" w:sz="0" w:space="0" w:color="auto"/>
                <w:left w:val="none" w:sz="0" w:space="0" w:color="auto"/>
                <w:bottom w:val="none" w:sz="0" w:space="0" w:color="auto"/>
                <w:right w:val="none" w:sz="0" w:space="0" w:color="auto"/>
              </w:divBdr>
            </w:div>
            <w:div w:id="1515073780">
              <w:marLeft w:val="0"/>
              <w:marRight w:val="0"/>
              <w:marTop w:val="0"/>
              <w:marBottom w:val="0"/>
              <w:divBdr>
                <w:top w:val="none" w:sz="0" w:space="0" w:color="auto"/>
                <w:left w:val="none" w:sz="0" w:space="0" w:color="auto"/>
                <w:bottom w:val="none" w:sz="0" w:space="0" w:color="auto"/>
                <w:right w:val="none" w:sz="0" w:space="0" w:color="auto"/>
              </w:divBdr>
            </w:div>
            <w:div w:id="500849114">
              <w:marLeft w:val="0"/>
              <w:marRight w:val="0"/>
              <w:marTop w:val="0"/>
              <w:marBottom w:val="0"/>
              <w:divBdr>
                <w:top w:val="none" w:sz="0" w:space="0" w:color="auto"/>
                <w:left w:val="none" w:sz="0" w:space="0" w:color="auto"/>
                <w:bottom w:val="none" w:sz="0" w:space="0" w:color="auto"/>
                <w:right w:val="none" w:sz="0" w:space="0" w:color="auto"/>
              </w:divBdr>
            </w:div>
            <w:div w:id="721102942">
              <w:marLeft w:val="0"/>
              <w:marRight w:val="0"/>
              <w:marTop w:val="0"/>
              <w:marBottom w:val="0"/>
              <w:divBdr>
                <w:top w:val="none" w:sz="0" w:space="0" w:color="auto"/>
                <w:left w:val="none" w:sz="0" w:space="0" w:color="auto"/>
                <w:bottom w:val="none" w:sz="0" w:space="0" w:color="auto"/>
                <w:right w:val="none" w:sz="0" w:space="0" w:color="auto"/>
              </w:divBdr>
            </w:div>
            <w:div w:id="784663742">
              <w:marLeft w:val="0"/>
              <w:marRight w:val="0"/>
              <w:marTop w:val="0"/>
              <w:marBottom w:val="0"/>
              <w:divBdr>
                <w:top w:val="none" w:sz="0" w:space="0" w:color="auto"/>
                <w:left w:val="none" w:sz="0" w:space="0" w:color="auto"/>
                <w:bottom w:val="none" w:sz="0" w:space="0" w:color="auto"/>
                <w:right w:val="none" w:sz="0" w:space="0" w:color="auto"/>
              </w:divBdr>
            </w:div>
            <w:div w:id="1764956000">
              <w:marLeft w:val="0"/>
              <w:marRight w:val="0"/>
              <w:marTop w:val="0"/>
              <w:marBottom w:val="0"/>
              <w:divBdr>
                <w:top w:val="none" w:sz="0" w:space="0" w:color="auto"/>
                <w:left w:val="none" w:sz="0" w:space="0" w:color="auto"/>
                <w:bottom w:val="none" w:sz="0" w:space="0" w:color="auto"/>
                <w:right w:val="none" w:sz="0" w:space="0" w:color="auto"/>
              </w:divBdr>
            </w:div>
            <w:div w:id="1230921777">
              <w:marLeft w:val="0"/>
              <w:marRight w:val="0"/>
              <w:marTop w:val="0"/>
              <w:marBottom w:val="0"/>
              <w:divBdr>
                <w:top w:val="none" w:sz="0" w:space="0" w:color="auto"/>
                <w:left w:val="none" w:sz="0" w:space="0" w:color="auto"/>
                <w:bottom w:val="none" w:sz="0" w:space="0" w:color="auto"/>
                <w:right w:val="none" w:sz="0" w:space="0" w:color="auto"/>
              </w:divBdr>
            </w:div>
            <w:div w:id="1462652491">
              <w:marLeft w:val="0"/>
              <w:marRight w:val="0"/>
              <w:marTop w:val="0"/>
              <w:marBottom w:val="0"/>
              <w:divBdr>
                <w:top w:val="none" w:sz="0" w:space="0" w:color="auto"/>
                <w:left w:val="none" w:sz="0" w:space="0" w:color="auto"/>
                <w:bottom w:val="none" w:sz="0" w:space="0" w:color="auto"/>
                <w:right w:val="none" w:sz="0" w:space="0" w:color="auto"/>
              </w:divBdr>
            </w:div>
            <w:div w:id="1028719502">
              <w:marLeft w:val="0"/>
              <w:marRight w:val="0"/>
              <w:marTop w:val="0"/>
              <w:marBottom w:val="0"/>
              <w:divBdr>
                <w:top w:val="none" w:sz="0" w:space="0" w:color="auto"/>
                <w:left w:val="none" w:sz="0" w:space="0" w:color="auto"/>
                <w:bottom w:val="none" w:sz="0" w:space="0" w:color="auto"/>
                <w:right w:val="none" w:sz="0" w:space="0" w:color="auto"/>
              </w:divBdr>
            </w:div>
            <w:div w:id="1492141044">
              <w:marLeft w:val="0"/>
              <w:marRight w:val="0"/>
              <w:marTop w:val="0"/>
              <w:marBottom w:val="0"/>
              <w:divBdr>
                <w:top w:val="none" w:sz="0" w:space="0" w:color="auto"/>
                <w:left w:val="none" w:sz="0" w:space="0" w:color="auto"/>
                <w:bottom w:val="none" w:sz="0" w:space="0" w:color="auto"/>
                <w:right w:val="none" w:sz="0" w:space="0" w:color="auto"/>
              </w:divBdr>
            </w:div>
            <w:div w:id="252983168">
              <w:marLeft w:val="0"/>
              <w:marRight w:val="0"/>
              <w:marTop w:val="0"/>
              <w:marBottom w:val="0"/>
              <w:divBdr>
                <w:top w:val="none" w:sz="0" w:space="0" w:color="auto"/>
                <w:left w:val="none" w:sz="0" w:space="0" w:color="auto"/>
                <w:bottom w:val="none" w:sz="0" w:space="0" w:color="auto"/>
                <w:right w:val="none" w:sz="0" w:space="0" w:color="auto"/>
              </w:divBdr>
            </w:div>
            <w:div w:id="1364867586">
              <w:marLeft w:val="0"/>
              <w:marRight w:val="0"/>
              <w:marTop w:val="0"/>
              <w:marBottom w:val="0"/>
              <w:divBdr>
                <w:top w:val="none" w:sz="0" w:space="0" w:color="auto"/>
                <w:left w:val="none" w:sz="0" w:space="0" w:color="auto"/>
                <w:bottom w:val="none" w:sz="0" w:space="0" w:color="auto"/>
                <w:right w:val="none" w:sz="0" w:space="0" w:color="auto"/>
              </w:divBdr>
            </w:div>
            <w:div w:id="1804885680">
              <w:marLeft w:val="0"/>
              <w:marRight w:val="0"/>
              <w:marTop w:val="0"/>
              <w:marBottom w:val="0"/>
              <w:divBdr>
                <w:top w:val="none" w:sz="0" w:space="0" w:color="auto"/>
                <w:left w:val="none" w:sz="0" w:space="0" w:color="auto"/>
                <w:bottom w:val="none" w:sz="0" w:space="0" w:color="auto"/>
                <w:right w:val="none" w:sz="0" w:space="0" w:color="auto"/>
              </w:divBdr>
            </w:div>
            <w:div w:id="802577686">
              <w:marLeft w:val="0"/>
              <w:marRight w:val="0"/>
              <w:marTop w:val="0"/>
              <w:marBottom w:val="0"/>
              <w:divBdr>
                <w:top w:val="none" w:sz="0" w:space="0" w:color="auto"/>
                <w:left w:val="none" w:sz="0" w:space="0" w:color="auto"/>
                <w:bottom w:val="none" w:sz="0" w:space="0" w:color="auto"/>
                <w:right w:val="none" w:sz="0" w:space="0" w:color="auto"/>
              </w:divBdr>
            </w:div>
            <w:div w:id="668824170">
              <w:marLeft w:val="0"/>
              <w:marRight w:val="0"/>
              <w:marTop w:val="0"/>
              <w:marBottom w:val="0"/>
              <w:divBdr>
                <w:top w:val="none" w:sz="0" w:space="0" w:color="auto"/>
                <w:left w:val="none" w:sz="0" w:space="0" w:color="auto"/>
                <w:bottom w:val="none" w:sz="0" w:space="0" w:color="auto"/>
                <w:right w:val="none" w:sz="0" w:space="0" w:color="auto"/>
              </w:divBdr>
            </w:div>
            <w:div w:id="1713965549">
              <w:marLeft w:val="0"/>
              <w:marRight w:val="0"/>
              <w:marTop w:val="0"/>
              <w:marBottom w:val="0"/>
              <w:divBdr>
                <w:top w:val="none" w:sz="0" w:space="0" w:color="auto"/>
                <w:left w:val="none" w:sz="0" w:space="0" w:color="auto"/>
                <w:bottom w:val="none" w:sz="0" w:space="0" w:color="auto"/>
                <w:right w:val="none" w:sz="0" w:space="0" w:color="auto"/>
              </w:divBdr>
            </w:div>
            <w:div w:id="1243178843">
              <w:marLeft w:val="0"/>
              <w:marRight w:val="0"/>
              <w:marTop w:val="0"/>
              <w:marBottom w:val="0"/>
              <w:divBdr>
                <w:top w:val="none" w:sz="0" w:space="0" w:color="auto"/>
                <w:left w:val="none" w:sz="0" w:space="0" w:color="auto"/>
                <w:bottom w:val="none" w:sz="0" w:space="0" w:color="auto"/>
                <w:right w:val="none" w:sz="0" w:space="0" w:color="auto"/>
              </w:divBdr>
            </w:div>
            <w:div w:id="661323986">
              <w:marLeft w:val="0"/>
              <w:marRight w:val="0"/>
              <w:marTop w:val="0"/>
              <w:marBottom w:val="0"/>
              <w:divBdr>
                <w:top w:val="none" w:sz="0" w:space="0" w:color="auto"/>
                <w:left w:val="none" w:sz="0" w:space="0" w:color="auto"/>
                <w:bottom w:val="none" w:sz="0" w:space="0" w:color="auto"/>
                <w:right w:val="none" w:sz="0" w:space="0" w:color="auto"/>
              </w:divBdr>
            </w:div>
            <w:div w:id="1891964369">
              <w:marLeft w:val="0"/>
              <w:marRight w:val="0"/>
              <w:marTop w:val="0"/>
              <w:marBottom w:val="0"/>
              <w:divBdr>
                <w:top w:val="none" w:sz="0" w:space="0" w:color="auto"/>
                <w:left w:val="none" w:sz="0" w:space="0" w:color="auto"/>
                <w:bottom w:val="none" w:sz="0" w:space="0" w:color="auto"/>
                <w:right w:val="none" w:sz="0" w:space="0" w:color="auto"/>
              </w:divBdr>
            </w:div>
            <w:div w:id="30540168">
              <w:marLeft w:val="0"/>
              <w:marRight w:val="0"/>
              <w:marTop w:val="0"/>
              <w:marBottom w:val="0"/>
              <w:divBdr>
                <w:top w:val="none" w:sz="0" w:space="0" w:color="auto"/>
                <w:left w:val="none" w:sz="0" w:space="0" w:color="auto"/>
                <w:bottom w:val="none" w:sz="0" w:space="0" w:color="auto"/>
                <w:right w:val="none" w:sz="0" w:space="0" w:color="auto"/>
              </w:divBdr>
            </w:div>
            <w:div w:id="1267080970">
              <w:marLeft w:val="0"/>
              <w:marRight w:val="0"/>
              <w:marTop w:val="0"/>
              <w:marBottom w:val="0"/>
              <w:divBdr>
                <w:top w:val="none" w:sz="0" w:space="0" w:color="auto"/>
                <w:left w:val="none" w:sz="0" w:space="0" w:color="auto"/>
                <w:bottom w:val="none" w:sz="0" w:space="0" w:color="auto"/>
                <w:right w:val="none" w:sz="0" w:space="0" w:color="auto"/>
              </w:divBdr>
            </w:div>
            <w:div w:id="1188527083">
              <w:marLeft w:val="0"/>
              <w:marRight w:val="0"/>
              <w:marTop w:val="0"/>
              <w:marBottom w:val="0"/>
              <w:divBdr>
                <w:top w:val="none" w:sz="0" w:space="0" w:color="auto"/>
                <w:left w:val="none" w:sz="0" w:space="0" w:color="auto"/>
                <w:bottom w:val="none" w:sz="0" w:space="0" w:color="auto"/>
                <w:right w:val="none" w:sz="0" w:space="0" w:color="auto"/>
              </w:divBdr>
            </w:div>
            <w:div w:id="403340245">
              <w:marLeft w:val="0"/>
              <w:marRight w:val="0"/>
              <w:marTop w:val="0"/>
              <w:marBottom w:val="0"/>
              <w:divBdr>
                <w:top w:val="none" w:sz="0" w:space="0" w:color="auto"/>
                <w:left w:val="none" w:sz="0" w:space="0" w:color="auto"/>
                <w:bottom w:val="none" w:sz="0" w:space="0" w:color="auto"/>
                <w:right w:val="none" w:sz="0" w:space="0" w:color="auto"/>
              </w:divBdr>
            </w:div>
            <w:div w:id="895705395">
              <w:marLeft w:val="0"/>
              <w:marRight w:val="0"/>
              <w:marTop w:val="0"/>
              <w:marBottom w:val="0"/>
              <w:divBdr>
                <w:top w:val="none" w:sz="0" w:space="0" w:color="auto"/>
                <w:left w:val="none" w:sz="0" w:space="0" w:color="auto"/>
                <w:bottom w:val="none" w:sz="0" w:space="0" w:color="auto"/>
                <w:right w:val="none" w:sz="0" w:space="0" w:color="auto"/>
              </w:divBdr>
            </w:div>
            <w:div w:id="168450025">
              <w:marLeft w:val="0"/>
              <w:marRight w:val="0"/>
              <w:marTop w:val="0"/>
              <w:marBottom w:val="0"/>
              <w:divBdr>
                <w:top w:val="none" w:sz="0" w:space="0" w:color="auto"/>
                <w:left w:val="none" w:sz="0" w:space="0" w:color="auto"/>
                <w:bottom w:val="none" w:sz="0" w:space="0" w:color="auto"/>
                <w:right w:val="none" w:sz="0" w:space="0" w:color="auto"/>
              </w:divBdr>
            </w:div>
            <w:div w:id="698508433">
              <w:marLeft w:val="0"/>
              <w:marRight w:val="0"/>
              <w:marTop w:val="0"/>
              <w:marBottom w:val="0"/>
              <w:divBdr>
                <w:top w:val="none" w:sz="0" w:space="0" w:color="auto"/>
                <w:left w:val="none" w:sz="0" w:space="0" w:color="auto"/>
                <w:bottom w:val="none" w:sz="0" w:space="0" w:color="auto"/>
                <w:right w:val="none" w:sz="0" w:space="0" w:color="auto"/>
              </w:divBdr>
            </w:div>
            <w:div w:id="1070691047">
              <w:marLeft w:val="0"/>
              <w:marRight w:val="0"/>
              <w:marTop w:val="0"/>
              <w:marBottom w:val="0"/>
              <w:divBdr>
                <w:top w:val="none" w:sz="0" w:space="0" w:color="auto"/>
                <w:left w:val="none" w:sz="0" w:space="0" w:color="auto"/>
                <w:bottom w:val="none" w:sz="0" w:space="0" w:color="auto"/>
                <w:right w:val="none" w:sz="0" w:space="0" w:color="auto"/>
              </w:divBdr>
            </w:div>
            <w:div w:id="1013335786">
              <w:marLeft w:val="0"/>
              <w:marRight w:val="0"/>
              <w:marTop w:val="0"/>
              <w:marBottom w:val="0"/>
              <w:divBdr>
                <w:top w:val="none" w:sz="0" w:space="0" w:color="auto"/>
                <w:left w:val="none" w:sz="0" w:space="0" w:color="auto"/>
                <w:bottom w:val="none" w:sz="0" w:space="0" w:color="auto"/>
                <w:right w:val="none" w:sz="0" w:space="0" w:color="auto"/>
              </w:divBdr>
            </w:div>
            <w:div w:id="586579352">
              <w:marLeft w:val="0"/>
              <w:marRight w:val="0"/>
              <w:marTop w:val="0"/>
              <w:marBottom w:val="0"/>
              <w:divBdr>
                <w:top w:val="none" w:sz="0" w:space="0" w:color="auto"/>
                <w:left w:val="none" w:sz="0" w:space="0" w:color="auto"/>
                <w:bottom w:val="none" w:sz="0" w:space="0" w:color="auto"/>
                <w:right w:val="none" w:sz="0" w:space="0" w:color="auto"/>
              </w:divBdr>
            </w:div>
            <w:div w:id="1746687000">
              <w:marLeft w:val="0"/>
              <w:marRight w:val="0"/>
              <w:marTop w:val="0"/>
              <w:marBottom w:val="0"/>
              <w:divBdr>
                <w:top w:val="none" w:sz="0" w:space="0" w:color="auto"/>
                <w:left w:val="none" w:sz="0" w:space="0" w:color="auto"/>
                <w:bottom w:val="none" w:sz="0" w:space="0" w:color="auto"/>
                <w:right w:val="none" w:sz="0" w:space="0" w:color="auto"/>
              </w:divBdr>
            </w:div>
            <w:div w:id="1023017886">
              <w:marLeft w:val="0"/>
              <w:marRight w:val="0"/>
              <w:marTop w:val="0"/>
              <w:marBottom w:val="0"/>
              <w:divBdr>
                <w:top w:val="none" w:sz="0" w:space="0" w:color="auto"/>
                <w:left w:val="none" w:sz="0" w:space="0" w:color="auto"/>
                <w:bottom w:val="none" w:sz="0" w:space="0" w:color="auto"/>
                <w:right w:val="none" w:sz="0" w:space="0" w:color="auto"/>
              </w:divBdr>
            </w:div>
            <w:div w:id="1143080462">
              <w:marLeft w:val="0"/>
              <w:marRight w:val="0"/>
              <w:marTop w:val="0"/>
              <w:marBottom w:val="0"/>
              <w:divBdr>
                <w:top w:val="none" w:sz="0" w:space="0" w:color="auto"/>
                <w:left w:val="none" w:sz="0" w:space="0" w:color="auto"/>
                <w:bottom w:val="none" w:sz="0" w:space="0" w:color="auto"/>
                <w:right w:val="none" w:sz="0" w:space="0" w:color="auto"/>
              </w:divBdr>
            </w:div>
            <w:div w:id="1642543268">
              <w:marLeft w:val="0"/>
              <w:marRight w:val="0"/>
              <w:marTop w:val="0"/>
              <w:marBottom w:val="0"/>
              <w:divBdr>
                <w:top w:val="none" w:sz="0" w:space="0" w:color="auto"/>
                <w:left w:val="none" w:sz="0" w:space="0" w:color="auto"/>
                <w:bottom w:val="none" w:sz="0" w:space="0" w:color="auto"/>
                <w:right w:val="none" w:sz="0" w:space="0" w:color="auto"/>
              </w:divBdr>
            </w:div>
            <w:div w:id="2128619785">
              <w:marLeft w:val="0"/>
              <w:marRight w:val="0"/>
              <w:marTop w:val="0"/>
              <w:marBottom w:val="0"/>
              <w:divBdr>
                <w:top w:val="none" w:sz="0" w:space="0" w:color="auto"/>
                <w:left w:val="none" w:sz="0" w:space="0" w:color="auto"/>
                <w:bottom w:val="none" w:sz="0" w:space="0" w:color="auto"/>
                <w:right w:val="none" w:sz="0" w:space="0" w:color="auto"/>
              </w:divBdr>
            </w:div>
            <w:div w:id="1261452973">
              <w:marLeft w:val="0"/>
              <w:marRight w:val="0"/>
              <w:marTop w:val="0"/>
              <w:marBottom w:val="0"/>
              <w:divBdr>
                <w:top w:val="none" w:sz="0" w:space="0" w:color="auto"/>
                <w:left w:val="none" w:sz="0" w:space="0" w:color="auto"/>
                <w:bottom w:val="none" w:sz="0" w:space="0" w:color="auto"/>
                <w:right w:val="none" w:sz="0" w:space="0" w:color="auto"/>
              </w:divBdr>
            </w:div>
            <w:div w:id="208036146">
              <w:marLeft w:val="0"/>
              <w:marRight w:val="0"/>
              <w:marTop w:val="0"/>
              <w:marBottom w:val="0"/>
              <w:divBdr>
                <w:top w:val="none" w:sz="0" w:space="0" w:color="auto"/>
                <w:left w:val="none" w:sz="0" w:space="0" w:color="auto"/>
                <w:bottom w:val="none" w:sz="0" w:space="0" w:color="auto"/>
                <w:right w:val="none" w:sz="0" w:space="0" w:color="auto"/>
              </w:divBdr>
            </w:div>
            <w:div w:id="1868785771">
              <w:marLeft w:val="0"/>
              <w:marRight w:val="0"/>
              <w:marTop w:val="0"/>
              <w:marBottom w:val="0"/>
              <w:divBdr>
                <w:top w:val="none" w:sz="0" w:space="0" w:color="auto"/>
                <w:left w:val="none" w:sz="0" w:space="0" w:color="auto"/>
                <w:bottom w:val="none" w:sz="0" w:space="0" w:color="auto"/>
                <w:right w:val="none" w:sz="0" w:space="0" w:color="auto"/>
              </w:divBdr>
            </w:div>
            <w:div w:id="1914385347">
              <w:marLeft w:val="0"/>
              <w:marRight w:val="0"/>
              <w:marTop w:val="0"/>
              <w:marBottom w:val="0"/>
              <w:divBdr>
                <w:top w:val="none" w:sz="0" w:space="0" w:color="auto"/>
                <w:left w:val="none" w:sz="0" w:space="0" w:color="auto"/>
                <w:bottom w:val="none" w:sz="0" w:space="0" w:color="auto"/>
                <w:right w:val="none" w:sz="0" w:space="0" w:color="auto"/>
              </w:divBdr>
            </w:div>
            <w:div w:id="1391030146">
              <w:marLeft w:val="0"/>
              <w:marRight w:val="0"/>
              <w:marTop w:val="0"/>
              <w:marBottom w:val="0"/>
              <w:divBdr>
                <w:top w:val="none" w:sz="0" w:space="0" w:color="auto"/>
                <w:left w:val="none" w:sz="0" w:space="0" w:color="auto"/>
                <w:bottom w:val="none" w:sz="0" w:space="0" w:color="auto"/>
                <w:right w:val="none" w:sz="0" w:space="0" w:color="auto"/>
              </w:divBdr>
            </w:div>
            <w:div w:id="1695423406">
              <w:marLeft w:val="0"/>
              <w:marRight w:val="0"/>
              <w:marTop w:val="0"/>
              <w:marBottom w:val="0"/>
              <w:divBdr>
                <w:top w:val="none" w:sz="0" w:space="0" w:color="auto"/>
                <w:left w:val="none" w:sz="0" w:space="0" w:color="auto"/>
                <w:bottom w:val="none" w:sz="0" w:space="0" w:color="auto"/>
                <w:right w:val="none" w:sz="0" w:space="0" w:color="auto"/>
              </w:divBdr>
            </w:div>
            <w:div w:id="89282924">
              <w:marLeft w:val="0"/>
              <w:marRight w:val="0"/>
              <w:marTop w:val="0"/>
              <w:marBottom w:val="0"/>
              <w:divBdr>
                <w:top w:val="none" w:sz="0" w:space="0" w:color="auto"/>
                <w:left w:val="none" w:sz="0" w:space="0" w:color="auto"/>
                <w:bottom w:val="none" w:sz="0" w:space="0" w:color="auto"/>
                <w:right w:val="none" w:sz="0" w:space="0" w:color="auto"/>
              </w:divBdr>
            </w:div>
            <w:div w:id="948703196">
              <w:marLeft w:val="0"/>
              <w:marRight w:val="0"/>
              <w:marTop w:val="0"/>
              <w:marBottom w:val="0"/>
              <w:divBdr>
                <w:top w:val="none" w:sz="0" w:space="0" w:color="auto"/>
                <w:left w:val="none" w:sz="0" w:space="0" w:color="auto"/>
                <w:bottom w:val="none" w:sz="0" w:space="0" w:color="auto"/>
                <w:right w:val="none" w:sz="0" w:space="0" w:color="auto"/>
              </w:divBdr>
            </w:div>
            <w:div w:id="1732002306">
              <w:marLeft w:val="0"/>
              <w:marRight w:val="0"/>
              <w:marTop w:val="0"/>
              <w:marBottom w:val="0"/>
              <w:divBdr>
                <w:top w:val="none" w:sz="0" w:space="0" w:color="auto"/>
                <w:left w:val="none" w:sz="0" w:space="0" w:color="auto"/>
                <w:bottom w:val="none" w:sz="0" w:space="0" w:color="auto"/>
                <w:right w:val="none" w:sz="0" w:space="0" w:color="auto"/>
              </w:divBdr>
            </w:div>
            <w:div w:id="1349789008">
              <w:marLeft w:val="0"/>
              <w:marRight w:val="0"/>
              <w:marTop w:val="0"/>
              <w:marBottom w:val="0"/>
              <w:divBdr>
                <w:top w:val="none" w:sz="0" w:space="0" w:color="auto"/>
                <w:left w:val="none" w:sz="0" w:space="0" w:color="auto"/>
                <w:bottom w:val="none" w:sz="0" w:space="0" w:color="auto"/>
                <w:right w:val="none" w:sz="0" w:space="0" w:color="auto"/>
              </w:divBdr>
            </w:div>
            <w:div w:id="115488797">
              <w:marLeft w:val="0"/>
              <w:marRight w:val="0"/>
              <w:marTop w:val="0"/>
              <w:marBottom w:val="0"/>
              <w:divBdr>
                <w:top w:val="none" w:sz="0" w:space="0" w:color="auto"/>
                <w:left w:val="none" w:sz="0" w:space="0" w:color="auto"/>
                <w:bottom w:val="none" w:sz="0" w:space="0" w:color="auto"/>
                <w:right w:val="none" w:sz="0" w:space="0" w:color="auto"/>
              </w:divBdr>
            </w:div>
            <w:div w:id="1118839965">
              <w:marLeft w:val="0"/>
              <w:marRight w:val="0"/>
              <w:marTop w:val="0"/>
              <w:marBottom w:val="0"/>
              <w:divBdr>
                <w:top w:val="none" w:sz="0" w:space="0" w:color="auto"/>
                <w:left w:val="none" w:sz="0" w:space="0" w:color="auto"/>
                <w:bottom w:val="none" w:sz="0" w:space="0" w:color="auto"/>
                <w:right w:val="none" w:sz="0" w:space="0" w:color="auto"/>
              </w:divBdr>
            </w:div>
            <w:div w:id="529339407">
              <w:marLeft w:val="0"/>
              <w:marRight w:val="0"/>
              <w:marTop w:val="0"/>
              <w:marBottom w:val="0"/>
              <w:divBdr>
                <w:top w:val="none" w:sz="0" w:space="0" w:color="auto"/>
                <w:left w:val="none" w:sz="0" w:space="0" w:color="auto"/>
                <w:bottom w:val="none" w:sz="0" w:space="0" w:color="auto"/>
                <w:right w:val="none" w:sz="0" w:space="0" w:color="auto"/>
              </w:divBdr>
            </w:div>
            <w:div w:id="395668689">
              <w:marLeft w:val="0"/>
              <w:marRight w:val="0"/>
              <w:marTop w:val="0"/>
              <w:marBottom w:val="0"/>
              <w:divBdr>
                <w:top w:val="none" w:sz="0" w:space="0" w:color="auto"/>
                <w:left w:val="none" w:sz="0" w:space="0" w:color="auto"/>
                <w:bottom w:val="none" w:sz="0" w:space="0" w:color="auto"/>
                <w:right w:val="none" w:sz="0" w:space="0" w:color="auto"/>
              </w:divBdr>
            </w:div>
            <w:div w:id="955914632">
              <w:marLeft w:val="0"/>
              <w:marRight w:val="0"/>
              <w:marTop w:val="0"/>
              <w:marBottom w:val="0"/>
              <w:divBdr>
                <w:top w:val="none" w:sz="0" w:space="0" w:color="auto"/>
                <w:left w:val="none" w:sz="0" w:space="0" w:color="auto"/>
                <w:bottom w:val="none" w:sz="0" w:space="0" w:color="auto"/>
                <w:right w:val="none" w:sz="0" w:space="0" w:color="auto"/>
              </w:divBdr>
            </w:div>
            <w:div w:id="400180718">
              <w:marLeft w:val="0"/>
              <w:marRight w:val="0"/>
              <w:marTop w:val="0"/>
              <w:marBottom w:val="0"/>
              <w:divBdr>
                <w:top w:val="none" w:sz="0" w:space="0" w:color="auto"/>
                <w:left w:val="none" w:sz="0" w:space="0" w:color="auto"/>
                <w:bottom w:val="none" w:sz="0" w:space="0" w:color="auto"/>
                <w:right w:val="none" w:sz="0" w:space="0" w:color="auto"/>
              </w:divBdr>
            </w:div>
            <w:div w:id="1215309208">
              <w:marLeft w:val="0"/>
              <w:marRight w:val="0"/>
              <w:marTop w:val="0"/>
              <w:marBottom w:val="0"/>
              <w:divBdr>
                <w:top w:val="none" w:sz="0" w:space="0" w:color="auto"/>
                <w:left w:val="none" w:sz="0" w:space="0" w:color="auto"/>
                <w:bottom w:val="none" w:sz="0" w:space="0" w:color="auto"/>
                <w:right w:val="none" w:sz="0" w:space="0" w:color="auto"/>
              </w:divBdr>
            </w:div>
            <w:div w:id="1452165865">
              <w:marLeft w:val="0"/>
              <w:marRight w:val="0"/>
              <w:marTop w:val="0"/>
              <w:marBottom w:val="0"/>
              <w:divBdr>
                <w:top w:val="none" w:sz="0" w:space="0" w:color="auto"/>
                <w:left w:val="none" w:sz="0" w:space="0" w:color="auto"/>
                <w:bottom w:val="none" w:sz="0" w:space="0" w:color="auto"/>
                <w:right w:val="none" w:sz="0" w:space="0" w:color="auto"/>
              </w:divBdr>
            </w:div>
            <w:div w:id="1594164595">
              <w:marLeft w:val="0"/>
              <w:marRight w:val="0"/>
              <w:marTop w:val="0"/>
              <w:marBottom w:val="0"/>
              <w:divBdr>
                <w:top w:val="none" w:sz="0" w:space="0" w:color="auto"/>
                <w:left w:val="none" w:sz="0" w:space="0" w:color="auto"/>
                <w:bottom w:val="none" w:sz="0" w:space="0" w:color="auto"/>
                <w:right w:val="none" w:sz="0" w:space="0" w:color="auto"/>
              </w:divBdr>
            </w:div>
            <w:div w:id="438254263">
              <w:marLeft w:val="0"/>
              <w:marRight w:val="0"/>
              <w:marTop w:val="0"/>
              <w:marBottom w:val="0"/>
              <w:divBdr>
                <w:top w:val="none" w:sz="0" w:space="0" w:color="auto"/>
                <w:left w:val="none" w:sz="0" w:space="0" w:color="auto"/>
                <w:bottom w:val="none" w:sz="0" w:space="0" w:color="auto"/>
                <w:right w:val="none" w:sz="0" w:space="0" w:color="auto"/>
              </w:divBdr>
            </w:div>
            <w:div w:id="349451688">
              <w:marLeft w:val="0"/>
              <w:marRight w:val="0"/>
              <w:marTop w:val="0"/>
              <w:marBottom w:val="0"/>
              <w:divBdr>
                <w:top w:val="none" w:sz="0" w:space="0" w:color="auto"/>
                <w:left w:val="none" w:sz="0" w:space="0" w:color="auto"/>
                <w:bottom w:val="none" w:sz="0" w:space="0" w:color="auto"/>
                <w:right w:val="none" w:sz="0" w:space="0" w:color="auto"/>
              </w:divBdr>
            </w:div>
            <w:div w:id="20328126">
              <w:marLeft w:val="0"/>
              <w:marRight w:val="0"/>
              <w:marTop w:val="0"/>
              <w:marBottom w:val="0"/>
              <w:divBdr>
                <w:top w:val="none" w:sz="0" w:space="0" w:color="auto"/>
                <w:left w:val="none" w:sz="0" w:space="0" w:color="auto"/>
                <w:bottom w:val="none" w:sz="0" w:space="0" w:color="auto"/>
                <w:right w:val="none" w:sz="0" w:space="0" w:color="auto"/>
              </w:divBdr>
            </w:div>
            <w:div w:id="1062824341">
              <w:marLeft w:val="0"/>
              <w:marRight w:val="0"/>
              <w:marTop w:val="0"/>
              <w:marBottom w:val="0"/>
              <w:divBdr>
                <w:top w:val="none" w:sz="0" w:space="0" w:color="auto"/>
                <w:left w:val="none" w:sz="0" w:space="0" w:color="auto"/>
                <w:bottom w:val="none" w:sz="0" w:space="0" w:color="auto"/>
                <w:right w:val="none" w:sz="0" w:space="0" w:color="auto"/>
              </w:divBdr>
            </w:div>
            <w:div w:id="764620176">
              <w:marLeft w:val="0"/>
              <w:marRight w:val="0"/>
              <w:marTop w:val="0"/>
              <w:marBottom w:val="0"/>
              <w:divBdr>
                <w:top w:val="none" w:sz="0" w:space="0" w:color="auto"/>
                <w:left w:val="none" w:sz="0" w:space="0" w:color="auto"/>
                <w:bottom w:val="none" w:sz="0" w:space="0" w:color="auto"/>
                <w:right w:val="none" w:sz="0" w:space="0" w:color="auto"/>
              </w:divBdr>
            </w:div>
            <w:div w:id="325521431">
              <w:marLeft w:val="0"/>
              <w:marRight w:val="0"/>
              <w:marTop w:val="0"/>
              <w:marBottom w:val="0"/>
              <w:divBdr>
                <w:top w:val="none" w:sz="0" w:space="0" w:color="auto"/>
                <w:left w:val="none" w:sz="0" w:space="0" w:color="auto"/>
                <w:bottom w:val="none" w:sz="0" w:space="0" w:color="auto"/>
                <w:right w:val="none" w:sz="0" w:space="0" w:color="auto"/>
              </w:divBdr>
            </w:div>
            <w:div w:id="1533225785">
              <w:marLeft w:val="0"/>
              <w:marRight w:val="0"/>
              <w:marTop w:val="0"/>
              <w:marBottom w:val="0"/>
              <w:divBdr>
                <w:top w:val="none" w:sz="0" w:space="0" w:color="auto"/>
                <w:left w:val="none" w:sz="0" w:space="0" w:color="auto"/>
                <w:bottom w:val="none" w:sz="0" w:space="0" w:color="auto"/>
                <w:right w:val="none" w:sz="0" w:space="0" w:color="auto"/>
              </w:divBdr>
            </w:div>
            <w:div w:id="1239443217">
              <w:marLeft w:val="0"/>
              <w:marRight w:val="0"/>
              <w:marTop w:val="0"/>
              <w:marBottom w:val="0"/>
              <w:divBdr>
                <w:top w:val="none" w:sz="0" w:space="0" w:color="auto"/>
                <w:left w:val="none" w:sz="0" w:space="0" w:color="auto"/>
                <w:bottom w:val="none" w:sz="0" w:space="0" w:color="auto"/>
                <w:right w:val="none" w:sz="0" w:space="0" w:color="auto"/>
              </w:divBdr>
            </w:div>
            <w:div w:id="319113703">
              <w:marLeft w:val="0"/>
              <w:marRight w:val="0"/>
              <w:marTop w:val="0"/>
              <w:marBottom w:val="0"/>
              <w:divBdr>
                <w:top w:val="none" w:sz="0" w:space="0" w:color="auto"/>
                <w:left w:val="none" w:sz="0" w:space="0" w:color="auto"/>
                <w:bottom w:val="none" w:sz="0" w:space="0" w:color="auto"/>
                <w:right w:val="none" w:sz="0" w:space="0" w:color="auto"/>
              </w:divBdr>
            </w:div>
            <w:div w:id="1360933441">
              <w:marLeft w:val="0"/>
              <w:marRight w:val="0"/>
              <w:marTop w:val="0"/>
              <w:marBottom w:val="0"/>
              <w:divBdr>
                <w:top w:val="none" w:sz="0" w:space="0" w:color="auto"/>
                <w:left w:val="none" w:sz="0" w:space="0" w:color="auto"/>
                <w:bottom w:val="none" w:sz="0" w:space="0" w:color="auto"/>
                <w:right w:val="none" w:sz="0" w:space="0" w:color="auto"/>
              </w:divBdr>
            </w:div>
            <w:div w:id="180166076">
              <w:marLeft w:val="0"/>
              <w:marRight w:val="0"/>
              <w:marTop w:val="0"/>
              <w:marBottom w:val="0"/>
              <w:divBdr>
                <w:top w:val="none" w:sz="0" w:space="0" w:color="auto"/>
                <w:left w:val="none" w:sz="0" w:space="0" w:color="auto"/>
                <w:bottom w:val="none" w:sz="0" w:space="0" w:color="auto"/>
                <w:right w:val="none" w:sz="0" w:space="0" w:color="auto"/>
              </w:divBdr>
            </w:div>
            <w:div w:id="1009874518">
              <w:marLeft w:val="0"/>
              <w:marRight w:val="0"/>
              <w:marTop w:val="0"/>
              <w:marBottom w:val="0"/>
              <w:divBdr>
                <w:top w:val="none" w:sz="0" w:space="0" w:color="auto"/>
                <w:left w:val="none" w:sz="0" w:space="0" w:color="auto"/>
                <w:bottom w:val="none" w:sz="0" w:space="0" w:color="auto"/>
                <w:right w:val="none" w:sz="0" w:space="0" w:color="auto"/>
              </w:divBdr>
            </w:div>
            <w:div w:id="1630358118">
              <w:marLeft w:val="0"/>
              <w:marRight w:val="0"/>
              <w:marTop w:val="0"/>
              <w:marBottom w:val="0"/>
              <w:divBdr>
                <w:top w:val="none" w:sz="0" w:space="0" w:color="auto"/>
                <w:left w:val="none" w:sz="0" w:space="0" w:color="auto"/>
                <w:bottom w:val="none" w:sz="0" w:space="0" w:color="auto"/>
                <w:right w:val="none" w:sz="0" w:space="0" w:color="auto"/>
              </w:divBdr>
            </w:div>
            <w:div w:id="1436631436">
              <w:marLeft w:val="0"/>
              <w:marRight w:val="0"/>
              <w:marTop w:val="0"/>
              <w:marBottom w:val="0"/>
              <w:divBdr>
                <w:top w:val="none" w:sz="0" w:space="0" w:color="auto"/>
                <w:left w:val="none" w:sz="0" w:space="0" w:color="auto"/>
                <w:bottom w:val="none" w:sz="0" w:space="0" w:color="auto"/>
                <w:right w:val="none" w:sz="0" w:space="0" w:color="auto"/>
              </w:divBdr>
            </w:div>
            <w:div w:id="833182629">
              <w:marLeft w:val="0"/>
              <w:marRight w:val="0"/>
              <w:marTop w:val="0"/>
              <w:marBottom w:val="0"/>
              <w:divBdr>
                <w:top w:val="none" w:sz="0" w:space="0" w:color="auto"/>
                <w:left w:val="none" w:sz="0" w:space="0" w:color="auto"/>
                <w:bottom w:val="none" w:sz="0" w:space="0" w:color="auto"/>
                <w:right w:val="none" w:sz="0" w:space="0" w:color="auto"/>
              </w:divBdr>
            </w:div>
            <w:div w:id="1907688911">
              <w:marLeft w:val="0"/>
              <w:marRight w:val="0"/>
              <w:marTop w:val="0"/>
              <w:marBottom w:val="0"/>
              <w:divBdr>
                <w:top w:val="none" w:sz="0" w:space="0" w:color="auto"/>
                <w:left w:val="none" w:sz="0" w:space="0" w:color="auto"/>
                <w:bottom w:val="none" w:sz="0" w:space="0" w:color="auto"/>
                <w:right w:val="none" w:sz="0" w:space="0" w:color="auto"/>
              </w:divBdr>
            </w:div>
            <w:div w:id="1564489304">
              <w:marLeft w:val="0"/>
              <w:marRight w:val="0"/>
              <w:marTop w:val="0"/>
              <w:marBottom w:val="0"/>
              <w:divBdr>
                <w:top w:val="none" w:sz="0" w:space="0" w:color="auto"/>
                <w:left w:val="none" w:sz="0" w:space="0" w:color="auto"/>
                <w:bottom w:val="none" w:sz="0" w:space="0" w:color="auto"/>
                <w:right w:val="none" w:sz="0" w:space="0" w:color="auto"/>
              </w:divBdr>
            </w:div>
            <w:div w:id="1956521929">
              <w:marLeft w:val="0"/>
              <w:marRight w:val="0"/>
              <w:marTop w:val="0"/>
              <w:marBottom w:val="0"/>
              <w:divBdr>
                <w:top w:val="none" w:sz="0" w:space="0" w:color="auto"/>
                <w:left w:val="none" w:sz="0" w:space="0" w:color="auto"/>
                <w:bottom w:val="none" w:sz="0" w:space="0" w:color="auto"/>
                <w:right w:val="none" w:sz="0" w:space="0" w:color="auto"/>
              </w:divBdr>
            </w:div>
            <w:div w:id="1350182167">
              <w:marLeft w:val="0"/>
              <w:marRight w:val="0"/>
              <w:marTop w:val="0"/>
              <w:marBottom w:val="0"/>
              <w:divBdr>
                <w:top w:val="none" w:sz="0" w:space="0" w:color="auto"/>
                <w:left w:val="none" w:sz="0" w:space="0" w:color="auto"/>
                <w:bottom w:val="none" w:sz="0" w:space="0" w:color="auto"/>
                <w:right w:val="none" w:sz="0" w:space="0" w:color="auto"/>
              </w:divBdr>
            </w:div>
            <w:div w:id="1685207962">
              <w:marLeft w:val="0"/>
              <w:marRight w:val="0"/>
              <w:marTop w:val="0"/>
              <w:marBottom w:val="0"/>
              <w:divBdr>
                <w:top w:val="none" w:sz="0" w:space="0" w:color="auto"/>
                <w:left w:val="none" w:sz="0" w:space="0" w:color="auto"/>
                <w:bottom w:val="none" w:sz="0" w:space="0" w:color="auto"/>
                <w:right w:val="none" w:sz="0" w:space="0" w:color="auto"/>
              </w:divBdr>
            </w:div>
            <w:div w:id="726606487">
              <w:marLeft w:val="0"/>
              <w:marRight w:val="0"/>
              <w:marTop w:val="0"/>
              <w:marBottom w:val="0"/>
              <w:divBdr>
                <w:top w:val="none" w:sz="0" w:space="0" w:color="auto"/>
                <w:left w:val="none" w:sz="0" w:space="0" w:color="auto"/>
                <w:bottom w:val="none" w:sz="0" w:space="0" w:color="auto"/>
                <w:right w:val="none" w:sz="0" w:space="0" w:color="auto"/>
              </w:divBdr>
            </w:div>
            <w:div w:id="121846524">
              <w:marLeft w:val="0"/>
              <w:marRight w:val="0"/>
              <w:marTop w:val="0"/>
              <w:marBottom w:val="0"/>
              <w:divBdr>
                <w:top w:val="none" w:sz="0" w:space="0" w:color="auto"/>
                <w:left w:val="none" w:sz="0" w:space="0" w:color="auto"/>
                <w:bottom w:val="none" w:sz="0" w:space="0" w:color="auto"/>
                <w:right w:val="none" w:sz="0" w:space="0" w:color="auto"/>
              </w:divBdr>
            </w:div>
            <w:div w:id="1659075310">
              <w:marLeft w:val="0"/>
              <w:marRight w:val="0"/>
              <w:marTop w:val="0"/>
              <w:marBottom w:val="0"/>
              <w:divBdr>
                <w:top w:val="none" w:sz="0" w:space="0" w:color="auto"/>
                <w:left w:val="none" w:sz="0" w:space="0" w:color="auto"/>
                <w:bottom w:val="none" w:sz="0" w:space="0" w:color="auto"/>
                <w:right w:val="none" w:sz="0" w:space="0" w:color="auto"/>
              </w:divBdr>
            </w:div>
            <w:div w:id="660500389">
              <w:marLeft w:val="0"/>
              <w:marRight w:val="0"/>
              <w:marTop w:val="0"/>
              <w:marBottom w:val="0"/>
              <w:divBdr>
                <w:top w:val="none" w:sz="0" w:space="0" w:color="auto"/>
                <w:left w:val="none" w:sz="0" w:space="0" w:color="auto"/>
                <w:bottom w:val="none" w:sz="0" w:space="0" w:color="auto"/>
                <w:right w:val="none" w:sz="0" w:space="0" w:color="auto"/>
              </w:divBdr>
            </w:div>
            <w:div w:id="782460645">
              <w:marLeft w:val="0"/>
              <w:marRight w:val="0"/>
              <w:marTop w:val="0"/>
              <w:marBottom w:val="0"/>
              <w:divBdr>
                <w:top w:val="none" w:sz="0" w:space="0" w:color="auto"/>
                <w:left w:val="none" w:sz="0" w:space="0" w:color="auto"/>
                <w:bottom w:val="none" w:sz="0" w:space="0" w:color="auto"/>
                <w:right w:val="none" w:sz="0" w:space="0" w:color="auto"/>
              </w:divBdr>
            </w:div>
            <w:div w:id="59062292">
              <w:marLeft w:val="0"/>
              <w:marRight w:val="0"/>
              <w:marTop w:val="0"/>
              <w:marBottom w:val="0"/>
              <w:divBdr>
                <w:top w:val="none" w:sz="0" w:space="0" w:color="auto"/>
                <w:left w:val="none" w:sz="0" w:space="0" w:color="auto"/>
                <w:bottom w:val="none" w:sz="0" w:space="0" w:color="auto"/>
                <w:right w:val="none" w:sz="0" w:space="0" w:color="auto"/>
              </w:divBdr>
            </w:div>
            <w:div w:id="48575162">
              <w:marLeft w:val="0"/>
              <w:marRight w:val="0"/>
              <w:marTop w:val="0"/>
              <w:marBottom w:val="0"/>
              <w:divBdr>
                <w:top w:val="none" w:sz="0" w:space="0" w:color="auto"/>
                <w:left w:val="none" w:sz="0" w:space="0" w:color="auto"/>
                <w:bottom w:val="none" w:sz="0" w:space="0" w:color="auto"/>
                <w:right w:val="none" w:sz="0" w:space="0" w:color="auto"/>
              </w:divBdr>
            </w:div>
            <w:div w:id="487017069">
              <w:marLeft w:val="0"/>
              <w:marRight w:val="0"/>
              <w:marTop w:val="0"/>
              <w:marBottom w:val="0"/>
              <w:divBdr>
                <w:top w:val="none" w:sz="0" w:space="0" w:color="auto"/>
                <w:left w:val="none" w:sz="0" w:space="0" w:color="auto"/>
                <w:bottom w:val="none" w:sz="0" w:space="0" w:color="auto"/>
                <w:right w:val="none" w:sz="0" w:space="0" w:color="auto"/>
              </w:divBdr>
            </w:div>
            <w:div w:id="1708601093">
              <w:marLeft w:val="0"/>
              <w:marRight w:val="0"/>
              <w:marTop w:val="0"/>
              <w:marBottom w:val="0"/>
              <w:divBdr>
                <w:top w:val="none" w:sz="0" w:space="0" w:color="auto"/>
                <w:left w:val="none" w:sz="0" w:space="0" w:color="auto"/>
                <w:bottom w:val="none" w:sz="0" w:space="0" w:color="auto"/>
                <w:right w:val="none" w:sz="0" w:space="0" w:color="auto"/>
              </w:divBdr>
            </w:div>
            <w:div w:id="1437409704">
              <w:marLeft w:val="0"/>
              <w:marRight w:val="0"/>
              <w:marTop w:val="0"/>
              <w:marBottom w:val="0"/>
              <w:divBdr>
                <w:top w:val="none" w:sz="0" w:space="0" w:color="auto"/>
                <w:left w:val="none" w:sz="0" w:space="0" w:color="auto"/>
                <w:bottom w:val="none" w:sz="0" w:space="0" w:color="auto"/>
                <w:right w:val="none" w:sz="0" w:space="0" w:color="auto"/>
              </w:divBdr>
            </w:div>
            <w:div w:id="771780682">
              <w:marLeft w:val="0"/>
              <w:marRight w:val="0"/>
              <w:marTop w:val="0"/>
              <w:marBottom w:val="0"/>
              <w:divBdr>
                <w:top w:val="none" w:sz="0" w:space="0" w:color="auto"/>
                <w:left w:val="none" w:sz="0" w:space="0" w:color="auto"/>
                <w:bottom w:val="none" w:sz="0" w:space="0" w:color="auto"/>
                <w:right w:val="none" w:sz="0" w:space="0" w:color="auto"/>
              </w:divBdr>
            </w:div>
            <w:div w:id="1716196997">
              <w:marLeft w:val="0"/>
              <w:marRight w:val="0"/>
              <w:marTop w:val="0"/>
              <w:marBottom w:val="0"/>
              <w:divBdr>
                <w:top w:val="none" w:sz="0" w:space="0" w:color="auto"/>
                <w:left w:val="none" w:sz="0" w:space="0" w:color="auto"/>
                <w:bottom w:val="none" w:sz="0" w:space="0" w:color="auto"/>
                <w:right w:val="none" w:sz="0" w:space="0" w:color="auto"/>
              </w:divBdr>
            </w:div>
            <w:div w:id="112556859">
              <w:marLeft w:val="0"/>
              <w:marRight w:val="0"/>
              <w:marTop w:val="0"/>
              <w:marBottom w:val="0"/>
              <w:divBdr>
                <w:top w:val="none" w:sz="0" w:space="0" w:color="auto"/>
                <w:left w:val="none" w:sz="0" w:space="0" w:color="auto"/>
                <w:bottom w:val="none" w:sz="0" w:space="0" w:color="auto"/>
                <w:right w:val="none" w:sz="0" w:space="0" w:color="auto"/>
              </w:divBdr>
            </w:div>
            <w:div w:id="788352405">
              <w:marLeft w:val="0"/>
              <w:marRight w:val="0"/>
              <w:marTop w:val="0"/>
              <w:marBottom w:val="0"/>
              <w:divBdr>
                <w:top w:val="none" w:sz="0" w:space="0" w:color="auto"/>
                <w:left w:val="none" w:sz="0" w:space="0" w:color="auto"/>
                <w:bottom w:val="none" w:sz="0" w:space="0" w:color="auto"/>
                <w:right w:val="none" w:sz="0" w:space="0" w:color="auto"/>
              </w:divBdr>
            </w:div>
            <w:div w:id="1512835189">
              <w:marLeft w:val="0"/>
              <w:marRight w:val="0"/>
              <w:marTop w:val="0"/>
              <w:marBottom w:val="0"/>
              <w:divBdr>
                <w:top w:val="none" w:sz="0" w:space="0" w:color="auto"/>
                <w:left w:val="none" w:sz="0" w:space="0" w:color="auto"/>
                <w:bottom w:val="none" w:sz="0" w:space="0" w:color="auto"/>
                <w:right w:val="none" w:sz="0" w:space="0" w:color="auto"/>
              </w:divBdr>
            </w:div>
            <w:div w:id="2060352871">
              <w:marLeft w:val="0"/>
              <w:marRight w:val="0"/>
              <w:marTop w:val="0"/>
              <w:marBottom w:val="0"/>
              <w:divBdr>
                <w:top w:val="none" w:sz="0" w:space="0" w:color="auto"/>
                <w:left w:val="none" w:sz="0" w:space="0" w:color="auto"/>
                <w:bottom w:val="none" w:sz="0" w:space="0" w:color="auto"/>
                <w:right w:val="none" w:sz="0" w:space="0" w:color="auto"/>
              </w:divBdr>
            </w:div>
            <w:div w:id="858739">
              <w:marLeft w:val="0"/>
              <w:marRight w:val="0"/>
              <w:marTop w:val="0"/>
              <w:marBottom w:val="0"/>
              <w:divBdr>
                <w:top w:val="none" w:sz="0" w:space="0" w:color="auto"/>
                <w:left w:val="none" w:sz="0" w:space="0" w:color="auto"/>
                <w:bottom w:val="none" w:sz="0" w:space="0" w:color="auto"/>
                <w:right w:val="none" w:sz="0" w:space="0" w:color="auto"/>
              </w:divBdr>
            </w:div>
            <w:div w:id="1293831931">
              <w:marLeft w:val="0"/>
              <w:marRight w:val="0"/>
              <w:marTop w:val="0"/>
              <w:marBottom w:val="0"/>
              <w:divBdr>
                <w:top w:val="none" w:sz="0" w:space="0" w:color="auto"/>
                <w:left w:val="none" w:sz="0" w:space="0" w:color="auto"/>
                <w:bottom w:val="none" w:sz="0" w:space="0" w:color="auto"/>
                <w:right w:val="none" w:sz="0" w:space="0" w:color="auto"/>
              </w:divBdr>
            </w:div>
            <w:div w:id="526792929">
              <w:marLeft w:val="0"/>
              <w:marRight w:val="0"/>
              <w:marTop w:val="0"/>
              <w:marBottom w:val="0"/>
              <w:divBdr>
                <w:top w:val="none" w:sz="0" w:space="0" w:color="auto"/>
                <w:left w:val="none" w:sz="0" w:space="0" w:color="auto"/>
                <w:bottom w:val="none" w:sz="0" w:space="0" w:color="auto"/>
                <w:right w:val="none" w:sz="0" w:space="0" w:color="auto"/>
              </w:divBdr>
            </w:div>
            <w:div w:id="421724692">
              <w:marLeft w:val="0"/>
              <w:marRight w:val="0"/>
              <w:marTop w:val="0"/>
              <w:marBottom w:val="0"/>
              <w:divBdr>
                <w:top w:val="none" w:sz="0" w:space="0" w:color="auto"/>
                <w:left w:val="none" w:sz="0" w:space="0" w:color="auto"/>
                <w:bottom w:val="none" w:sz="0" w:space="0" w:color="auto"/>
                <w:right w:val="none" w:sz="0" w:space="0" w:color="auto"/>
              </w:divBdr>
            </w:div>
            <w:div w:id="781848505">
              <w:marLeft w:val="0"/>
              <w:marRight w:val="0"/>
              <w:marTop w:val="0"/>
              <w:marBottom w:val="0"/>
              <w:divBdr>
                <w:top w:val="none" w:sz="0" w:space="0" w:color="auto"/>
                <w:left w:val="none" w:sz="0" w:space="0" w:color="auto"/>
                <w:bottom w:val="none" w:sz="0" w:space="0" w:color="auto"/>
                <w:right w:val="none" w:sz="0" w:space="0" w:color="auto"/>
              </w:divBdr>
            </w:div>
            <w:div w:id="825704013">
              <w:marLeft w:val="0"/>
              <w:marRight w:val="0"/>
              <w:marTop w:val="0"/>
              <w:marBottom w:val="0"/>
              <w:divBdr>
                <w:top w:val="none" w:sz="0" w:space="0" w:color="auto"/>
                <w:left w:val="none" w:sz="0" w:space="0" w:color="auto"/>
                <w:bottom w:val="none" w:sz="0" w:space="0" w:color="auto"/>
                <w:right w:val="none" w:sz="0" w:space="0" w:color="auto"/>
              </w:divBdr>
            </w:div>
            <w:div w:id="681590332">
              <w:marLeft w:val="0"/>
              <w:marRight w:val="0"/>
              <w:marTop w:val="0"/>
              <w:marBottom w:val="0"/>
              <w:divBdr>
                <w:top w:val="none" w:sz="0" w:space="0" w:color="auto"/>
                <w:left w:val="none" w:sz="0" w:space="0" w:color="auto"/>
                <w:bottom w:val="none" w:sz="0" w:space="0" w:color="auto"/>
                <w:right w:val="none" w:sz="0" w:space="0" w:color="auto"/>
              </w:divBdr>
            </w:div>
            <w:div w:id="685905600">
              <w:marLeft w:val="0"/>
              <w:marRight w:val="0"/>
              <w:marTop w:val="0"/>
              <w:marBottom w:val="0"/>
              <w:divBdr>
                <w:top w:val="none" w:sz="0" w:space="0" w:color="auto"/>
                <w:left w:val="none" w:sz="0" w:space="0" w:color="auto"/>
                <w:bottom w:val="none" w:sz="0" w:space="0" w:color="auto"/>
                <w:right w:val="none" w:sz="0" w:space="0" w:color="auto"/>
              </w:divBdr>
            </w:div>
            <w:div w:id="1387221902">
              <w:marLeft w:val="0"/>
              <w:marRight w:val="0"/>
              <w:marTop w:val="0"/>
              <w:marBottom w:val="0"/>
              <w:divBdr>
                <w:top w:val="none" w:sz="0" w:space="0" w:color="auto"/>
                <w:left w:val="none" w:sz="0" w:space="0" w:color="auto"/>
                <w:bottom w:val="none" w:sz="0" w:space="0" w:color="auto"/>
                <w:right w:val="none" w:sz="0" w:space="0" w:color="auto"/>
              </w:divBdr>
            </w:div>
            <w:div w:id="254359514">
              <w:marLeft w:val="0"/>
              <w:marRight w:val="0"/>
              <w:marTop w:val="0"/>
              <w:marBottom w:val="0"/>
              <w:divBdr>
                <w:top w:val="none" w:sz="0" w:space="0" w:color="auto"/>
                <w:left w:val="none" w:sz="0" w:space="0" w:color="auto"/>
                <w:bottom w:val="none" w:sz="0" w:space="0" w:color="auto"/>
                <w:right w:val="none" w:sz="0" w:space="0" w:color="auto"/>
              </w:divBdr>
            </w:div>
            <w:div w:id="746994894">
              <w:marLeft w:val="0"/>
              <w:marRight w:val="0"/>
              <w:marTop w:val="0"/>
              <w:marBottom w:val="0"/>
              <w:divBdr>
                <w:top w:val="none" w:sz="0" w:space="0" w:color="auto"/>
                <w:left w:val="none" w:sz="0" w:space="0" w:color="auto"/>
                <w:bottom w:val="none" w:sz="0" w:space="0" w:color="auto"/>
                <w:right w:val="none" w:sz="0" w:space="0" w:color="auto"/>
              </w:divBdr>
            </w:div>
            <w:div w:id="931081950">
              <w:marLeft w:val="0"/>
              <w:marRight w:val="0"/>
              <w:marTop w:val="0"/>
              <w:marBottom w:val="0"/>
              <w:divBdr>
                <w:top w:val="none" w:sz="0" w:space="0" w:color="auto"/>
                <w:left w:val="none" w:sz="0" w:space="0" w:color="auto"/>
                <w:bottom w:val="none" w:sz="0" w:space="0" w:color="auto"/>
                <w:right w:val="none" w:sz="0" w:space="0" w:color="auto"/>
              </w:divBdr>
            </w:div>
            <w:div w:id="77141219">
              <w:marLeft w:val="0"/>
              <w:marRight w:val="0"/>
              <w:marTop w:val="0"/>
              <w:marBottom w:val="0"/>
              <w:divBdr>
                <w:top w:val="none" w:sz="0" w:space="0" w:color="auto"/>
                <w:left w:val="none" w:sz="0" w:space="0" w:color="auto"/>
                <w:bottom w:val="none" w:sz="0" w:space="0" w:color="auto"/>
                <w:right w:val="none" w:sz="0" w:space="0" w:color="auto"/>
              </w:divBdr>
            </w:div>
            <w:div w:id="1543517913">
              <w:marLeft w:val="0"/>
              <w:marRight w:val="0"/>
              <w:marTop w:val="0"/>
              <w:marBottom w:val="0"/>
              <w:divBdr>
                <w:top w:val="none" w:sz="0" w:space="0" w:color="auto"/>
                <w:left w:val="none" w:sz="0" w:space="0" w:color="auto"/>
                <w:bottom w:val="none" w:sz="0" w:space="0" w:color="auto"/>
                <w:right w:val="none" w:sz="0" w:space="0" w:color="auto"/>
              </w:divBdr>
            </w:div>
            <w:div w:id="975379409">
              <w:marLeft w:val="0"/>
              <w:marRight w:val="0"/>
              <w:marTop w:val="0"/>
              <w:marBottom w:val="0"/>
              <w:divBdr>
                <w:top w:val="none" w:sz="0" w:space="0" w:color="auto"/>
                <w:left w:val="none" w:sz="0" w:space="0" w:color="auto"/>
                <w:bottom w:val="none" w:sz="0" w:space="0" w:color="auto"/>
                <w:right w:val="none" w:sz="0" w:space="0" w:color="auto"/>
              </w:divBdr>
            </w:div>
            <w:div w:id="1041973736">
              <w:marLeft w:val="0"/>
              <w:marRight w:val="0"/>
              <w:marTop w:val="0"/>
              <w:marBottom w:val="0"/>
              <w:divBdr>
                <w:top w:val="none" w:sz="0" w:space="0" w:color="auto"/>
                <w:left w:val="none" w:sz="0" w:space="0" w:color="auto"/>
                <w:bottom w:val="none" w:sz="0" w:space="0" w:color="auto"/>
                <w:right w:val="none" w:sz="0" w:space="0" w:color="auto"/>
              </w:divBdr>
            </w:div>
            <w:div w:id="17902103">
              <w:marLeft w:val="0"/>
              <w:marRight w:val="0"/>
              <w:marTop w:val="0"/>
              <w:marBottom w:val="0"/>
              <w:divBdr>
                <w:top w:val="none" w:sz="0" w:space="0" w:color="auto"/>
                <w:left w:val="none" w:sz="0" w:space="0" w:color="auto"/>
                <w:bottom w:val="none" w:sz="0" w:space="0" w:color="auto"/>
                <w:right w:val="none" w:sz="0" w:space="0" w:color="auto"/>
              </w:divBdr>
            </w:div>
            <w:div w:id="1253734763">
              <w:marLeft w:val="0"/>
              <w:marRight w:val="0"/>
              <w:marTop w:val="0"/>
              <w:marBottom w:val="0"/>
              <w:divBdr>
                <w:top w:val="none" w:sz="0" w:space="0" w:color="auto"/>
                <w:left w:val="none" w:sz="0" w:space="0" w:color="auto"/>
                <w:bottom w:val="none" w:sz="0" w:space="0" w:color="auto"/>
                <w:right w:val="none" w:sz="0" w:space="0" w:color="auto"/>
              </w:divBdr>
            </w:div>
            <w:div w:id="887575007">
              <w:marLeft w:val="0"/>
              <w:marRight w:val="0"/>
              <w:marTop w:val="0"/>
              <w:marBottom w:val="0"/>
              <w:divBdr>
                <w:top w:val="none" w:sz="0" w:space="0" w:color="auto"/>
                <w:left w:val="none" w:sz="0" w:space="0" w:color="auto"/>
                <w:bottom w:val="none" w:sz="0" w:space="0" w:color="auto"/>
                <w:right w:val="none" w:sz="0" w:space="0" w:color="auto"/>
              </w:divBdr>
            </w:div>
            <w:div w:id="1803772059">
              <w:marLeft w:val="0"/>
              <w:marRight w:val="0"/>
              <w:marTop w:val="0"/>
              <w:marBottom w:val="0"/>
              <w:divBdr>
                <w:top w:val="none" w:sz="0" w:space="0" w:color="auto"/>
                <w:left w:val="none" w:sz="0" w:space="0" w:color="auto"/>
                <w:bottom w:val="none" w:sz="0" w:space="0" w:color="auto"/>
                <w:right w:val="none" w:sz="0" w:space="0" w:color="auto"/>
              </w:divBdr>
            </w:div>
            <w:div w:id="1206676797">
              <w:marLeft w:val="0"/>
              <w:marRight w:val="0"/>
              <w:marTop w:val="0"/>
              <w:marBottom w:val="0"/>
              <w:divBdr>
                <w:top w:val="none" w:sz="0" w:space="0" w:color="auto"/>
                <w:left w:val="none" w:sz="0" w:space="0" w:color="auto"/>
                <w:bottom w:val="none" w:sz="0" w:space="0" w:color="auto"/>
                <w:right w:val="none" w:sz="0" w:space="0" w:color="auto"/>
              </w:divBdr>
            </w:div>
            <w:div w:id="1523740632">
              <w:marLeft w:val="0"/>
              <w:marRight w:val="0"/>
              <w:marTop w:val="0"/>
              <w:marBottom w:val="0"/>
              <w:divBdr>
                <w:top w:val="none" w:sz="0" w:space="0" w:color="auto"/>
                <w:left w:val="none" w:sz="0" w:space="0" w:color="auto"/>
                <w:bottom w:val="none" w:sz="0" w:space="0" w:color="auto"/>
                <w:right w:val="none" w:sz="0" w:space="0" w:color="auto"/>
              </w:divBdr>
            </w:div>
            <w:div w:id="1757361111">
              <w:marLeft w:val="0"/>
              <w:marRight w:val="0"/>
              <w:marTop w:val="0"/>
              <w:marBottom w:val="0"/>
              <w:divBdr>
                <w:top w:val="none" w:sz="0" w:space="0" w:color="auto"/>
                <w:left w:val="none" w:sz="0" w:space="0" w:color="auto"/>
                <w:bottom w:val="none" w:sz="0" w:space="0" w:color="auto"/>
                <w:right w:val="none" w:sz="0" w:space="0" w:color="auto"/>
              </w:divBdr>
            </w:div>
            <w:div w:id="1173835958">
              <w:marLeft w:val="0"/>
              <w:marRight w:val="0"/>
              <w:marTop w:val="0"/>
              <w:marBottom w:val="0"/>
              <w:divBdr>
                <w:top w:val="none" w:sz="0" w:space="0" w:color="auto"/>
                <w:left w:val="none" w:sz="0" w:space="0" w:color="auto"/>
                <w:bottom w:val="none" w:sz="0" w:space="0" w:color="auto"/>
                <w:right w:val="none" w:sz="0" w:space="0" w:color="auto"/>
              </w:divBdr>
            </w:div>
            <w:div w:id="25373779">
              <w:marLeft w:val="0"/>
              <w:marRight w:val="0"/>
              <w:marTop w:val="0"/>
              <w:marBottom w:val="0"/>
              <w:divBdr>
                <w:top w:val="none" w:sz="0" w:space="0" w:color="auto"/>
                <w:left w:val="none" w:sz="0" w:space="0" w:color="auto"/>
                <w:bottom w:val="none" w:sz="0" w:space="0" w:color="auto"/>
                <w:right w:val="none" w:sz="0" w:space="0" w:color="auto"/>
              </w:divBdr>
            </w:div>
            <w:div w:id="1999843373">
              <w:marLeft w:val="0"/>
              <w:marRight w:val="0"/>
              <w:marTop w:val="0"/>
              <w:marBottom w:val="0"/>
              <w:divBdr>
                <w:top w:val="none" w:sz="0" w:space="0" w:color="auto"/>
                <w:left w:val="none" w:sz="0" w:space="0" w:color="auto"/>
                <w:bottom w:val="none" w:sz="0" w:space="0" w:color="auto"/>
                <w:right w:val="none" w:sz="0" w:space="0" w:color="auto"/>
              </w:divBdr>
            </w:div>
            <w:div w:id="1086076098">
              <w:marLeft w:val="0"/>
              <w:marRight w:val="0"/>
              <w:marTop w:val="0"/>
              <w:marBottom w:val="0"/>
              <w:divBdr>
                <w:top w:val="none" w:sz="0" w:space="0" w:color="auto"/>
                <w:left w:val="none" w:sz="0" w:space="0" w:color="auto"/>
                <w:bottom w:val="none" w:sz="0" w:space="0" w:color="auto"/>
                <w:right w:val="none" w:sz="0" w:space="0" w:color="auto"/>
              </w:divBdr>
            </w:div>
            <w:div w:id="343867509">
              <w:marLeft w:val="0"/>
              <w:marRight w:val="0"/>
              <w:marTop w:val="0"/>
              <w:marBottom w:val="0"/>
              <w:divBdr>
                <w:top w:val="none" w:sz="0" w:space="0" w:color="auto"/>
                <w:left w:val="none" w:sz="0" w:space="0" w:color="auto"/>
                <w:bottom w:val="none" w:sz="0" w:space="0" w:color="auto"/>
                <w:right w:val="none" w:sz="0" w:space="0" w:color="auto"/>
              </w:divBdr>
            </w:div>
            <w:div w:id="416050960">
              <w:marLeft w:val="0"/>
              <w:marRight w:val="0"/>
              <w:marTop w:val="0"/>
              <w:marBottom w:val="0"/>
              <w:divBdr>
                <w:top w:val="none" w:sz="0" w:space="0" w:color="auto"/>
                <w:left w:val="none" w:sz="0" w:space="0" w:color="auto"/>
                <w:bottom w:val="none" w:sz="0" w:space="0" w:color="auto"/>
                <w:right w:val="none" w:sz="0" w:space="0" w:color="auto"/>
              </w:divBdr>
            </w:div>
            <w:div w:id="1605455524">
              <w:marLeft w:val="0"/>
              <w:marRight w:val="0"/>
              <w:marTop w:val="0"/>
              <w:marBottom w:val="0"/>
              <w:divBdr>
                <w:top w:val="none" w:sz="0" w:space="0" w:color="auto"/>
                <w:left w:val="none" w:sz="0" w:space="0" w:color="auto"/>
                <w:bottom w:val="none" w:sz="0" w:space="0" w:color="auto"/>
                <w:right w:val="none" w:sz="0" w:space="0" w:color="auto"/>
              </w:divBdr>
            </w:div>
            <w:div w:id="212422474">
              <w:marLeft w:val="0"/>
              <w:marRight w:val="0"/>
              <w:marTop w:val="0"/>
              <w:marBottom w:val="0"/>
              <w:divBdr>
                <w:top w:val="none" w:sz="0" w:space="0" w:color="auto"/>
                <w:left w:val="none" w:sz="0" w:space="0" w:color="auto"/>
                <w:bottom w:val="none" w:sz="0" w:space="0" w:color="auto"/>
                <w:right w:val="none" w:sz="0" w:space="0" w:color="auto"/>
              </w:divBdr>
            </w:div>
            <w:div w:id="1612005675">
              <w:marLeft w:val="0"/>
              <w:marRight w:val="0"/>
              <w:marTop w:val="0"/>
              <w:marBottom w:val="0"/>
              <w:divBdr>
                <w:top w:val="none" w:sz="0" w:space="0" w:color="auto"/>
                <w:left w:val="none" w:sz="0" w:space="0" w:color="auto"/>
                <w:bottom w:val="none" w:sz="0" w:space="0" w:color="auto"/>
                <w:right w:val="none" w:sz="0" w:space="0" w:color="auto"/>
              </w:divBdr>
            </w:div>
            <w:div w:id="514004190">
              <w:marLeft w:val="0"/>
              <w:marRight w:val="0"/>
              <w:marTop w:val="0"/>
              <w:marBottom w:val="0"/>
              <w:divBdr>
                <w:top w:val="none" w:sz="0" w:space="0" w:color="auto"/>
                <w:left w:val="none" w:sz="0" w:space="0" w:color="auto"/>
                <w:bottom w:val="none" w:sz="0" w:space="0" w:color="auto"/>
                <w:right w:val="none" w:sz="0" w:space="0" w:color="auto"/>
              </w:divBdr>
            </w:div>
            <w:div w:id="237180912">
              <w:marLeft w:val="0"/>
              <w:marRight w:val="0"/>
              <w:marTop w:val="0"/>
              <w:marBottom w:val="0"/>
              <w:divBdr>
                <w:top w:val="none" w:sz="0" w:space="0" w:color="auto"/>
                <w:left w:val="none" w:sz="0" w:space="0" w:color="auto"/>
                <w:bottom w:val="none" w:sz="0" w:space="0" w:color="auto"/>
                <w:right w:val="none" w:sz="0" w:space="0" w:color="auto"/>
              </w:divBdr>
            </w:div>
            <w:div w:id="1623269936">
              <w:marLeft w:val="0"/>
              <w:marRight w:val="0"/>
              <w:marTop w:val="0"/>
              <w:marBottom w:val="0"/>
              <w:divBdr>
                <w:top w:val="none" w:sz="0" w:space="0" w:color="auto"/>
                <w:left w:val="none" w:sz="0" w:space="0" w:color="auto"/>
                <w:bottom w:val="none" w:sz="0" w:space="0" w:color="auto"/>
                <w:right w:val="none" w:sz="0" w:space="0" w:color="auto"/>
              </w:divBdr>
            </w:div>
            <w:div w:id="236087858">
              <w:marLeft w:val="0"/>
              <w:marRight w:val="0"/>
              <w:marTop w:val="0"/>
              <w:marBottom w:val="0"/>
              <w:divBdr>
                <w:top w:val="none" w:sz="0" w:space="0" w:color="auto"/>
                <w:left w:val="none" w:sz="0" w:space="0" w:color="auto"/>
                <w:bottom w:val="none" w:sz="0" w:space="0" w:color="auto"/>
                <w:right w:val="none" w:sz="0" w:space="0" w:color="auto"/>
              </w:divBdr>
            </w:div>
            <w:div w:id="705839343">
              <w:marLeft w:val="0"/>
              <w:marRight w:val="0"/>
              <w:marTop w:val="0"/>
              <w:marBottom w:val="0"/>
              <w:divBdr>
                <w:top w:val="none" w:sz="0" w:space="0" w:color="auto"/>
                <w:left w:val="none" w:sz="0" w:space="0" w:color="auto"/>
                <w:bottom w:val="none" w:sz="0" w:space="0" w:color="auto"/>
                <w:right w:val="none" w:sz="0" w:space="0" w:color="auto"/>
              </w:divBdr>
            </w:div>
            <w:div w:id="773205980">
              <w:marLeft w:val="0"/>
              <w:marRight w:val="0"/>
              <w:marTop w:val="0"/>
              <w:marBottom w:val="0"/>
              <w:divBdr>
                <w:top w:val="none" w:sz="0" w:space="0" w:color="auto"/>
                <w:left w:val="none" w:sz="0" w:space="0" w:color="auto"/>
                <w:bottom w:val="none" w:sz="0" w:space="0" w:color="auto"/>
                <w:right w:val="none" w:sz="0" w:space="0" w:color="auto"/>
              </w:divBdr>
            </w:div>
            <w:div w:id="783766669">
              <w:marLeft w:val="0"/>
              <w:marRight w:val="0"/>
              <w:marTop w:val="0"/>
              <w:marBottom w:val="0"/>
              <w:divBdr>
                <w:top w:val="none" w:sz="0" w:space="0" w:color="auto"/>
                <w:left w:val="none" w:sz="0" w:space="0" w:color="auto"/>
                <w:bottom w:val="none" w:sz="0" w:space="0" w:color="auto"/>
                <w:right w:val="none" w:sz="0" w:space="0" w:color="auto"/>
              </w:divBdr>
            </w:div>
            <w:div w:id="1029836442">
              <w:marLeft w:val="0"/>
              <w:marRight w:val="0"/>
              <w:marTop w:val="0"/>
              <w:marBottom w:val="0"/>
              <w:divBdr>
                <w:top w:val="none" w:sz="0" w:space="0" w:color="auto"/>
                <w:left w:val="none" w:sz="0" w:space="0" w:color="auto"/>
                <w:bottom w:val="none" w:sz="0" w:space="0" w:color="auto"/>
                <w:right w:val="none" w:sz="0" w:space="0" w:color="auto"/>
              </w:divBdr>
            </w:div>
            <w:div w:id="843473327">
              <w:marLeft w:val="0"/>
              <w:marRight w:val="0"/>
              <w:marTop w:val="0"/>
              <w:marBottom w:val="0"/>
              <w:divBdr>
                <w:top w:val="none" w:sz="0" w:space="0" w:color="auto"/>
                <w:left w:val="none" w:sz="0" w:space="0" w:color="auto"/>
                <w:bottom w:val="none" w:sz="0" w:space="0" w:color="auto"/>
                <w:right w:val="none" w:sz="0" w:space="0" w:color="auto"/>
              </w:divBdr>
            </w:div>
            <w:div w:id="636422874">
              <w:marLeft w:val="0"/>
              <w:marRight w:val="0"/>
              <w:marTop w:val="0"/>
              <w:marBottom w:val="0"/>
              <w:divBdr>
                <w:top w:val="none" w:sz="0" w:space="0" w:color="auto"/>
                <w:left w:val="none" w:sz="0" w:space="0" w:color="auto"/>
                <w:bottom w:val="none" w:sz="0" w:space="0" w:color="auto"/>
                <w:right w:val="none" w:sz="0" w:space="0" w:color="auto"/>
              </w:divBdr>
            </w:div>
            <w:div w:id="1407649985">
              <w:marLeft w:val="0"/>
              <w:marRight w:val="0"/>
              <w:marTop w:val="0"/>
              <w:marBottom w:val="0"/>
              <w:divBdr>
                <w:top w:val="none" w:sz="0" w:space="0" w:color="auto"/>
                <w:left w:val="none" w:sz="0" w:space="0" w:color="auto"/>
                <w:bottom w:val="none" w:sz="0" w:space="0" w:color="auto"/>
                <w:right w:val="none" w:sz="0" w:space="0" w:color="auto"/>
              </w:divBdr>
            </w:div>
            <w:div w:id="1791968863">
              <w:marLeft w:val="0"/>
              <w:marRight w:val="0"/>
              <w:marTop w:val="0"/>
              <w:marBottom w:val="0"/>
              <w:divBdr>
                <w:top w:val="none" w:sz="0" w:space="0" w:color="auto"/>
                <w:left w:val="none" w:sz="0" w:space="0" w:color="auto"/>
                <w:bottom w:val="none" w:sz="0" w:space="0" w:color="auto"/>
                <w:right w:val="none" w:sz="0" w:space="0" w:color="auto"/>
              </w:divBdr>
            </w:div>
            <w:div w:id="1390685201">
              <w:marLeft w:val="0"/>
              <w:marRight w:val="0"/>
              <w:marTop w:val="0"/>
              <w:marBottom w:val="0"/>
              <w:divBdr>
                <w:top w:val="none" w:sz="0" w:space="0" w:color="auto"/>
                <w:left w:val="none" w:sz="0" w:space="0" w:color="auto"/>
                <w:bottom w:val="none" w:sz="0" w:space="0" w:color="auto"/>
                <w:right w:val="none" w:sz="0" w:space="0" w:color="auto"/>
              </w:divBdr>
            </w:div>
            <w:div w:id="429275515">
              <w:marLeft w:val="0"/>
              <w:marRight w:val="0"/>
              <w:marTop w:val="0"/>
              <w:marBottom w:val="0"/>
              <w:divBdr>
                <w:top w:val="none" w:sz="0" w:space="0" w:color="auto"/>
                <w:left w:val="none" w:sz="0" w:space="0" w:color="auto"/>
                <w:bottom w:val="none" w:sz="0" w:space="0" w:color="auto"/>
                <w:right w:val="none" w:sz="0" w:space="0" w:color="auto"/>
              </w:divBdr>
            </w:div>
            <w:div w:id="1018510200">
              <w:marLeft w:val="0"/>
              <w:marRight w:val="0"/>
              <w:marTop w:val="0"/>
              <w:marBottom w:val="0"/>
              <w:divBdr>
                <w:top w:val="none" w:sz="0" w:space="0" w:color="auto"/>
                <w:left w:val="none" w:sz="0" w:space="0" w:color="auto"/>
                <w:bottom w:val="none" w:sz="0" w:space="0" w:color="auto"/>
                <w:right w:val="none" w:sz="0" w:space="0" w:color="auto"/>
              </w:divBdr>
            </w:div>
            <w:div w:id="117259980">
              <w:marLeft w:val="0"/>
              <w:marRight w:val="0"/>
              <w:marTop w:val="0"/>
              <w:marBottom w:val="0"/>
              <w:divBdr>
                <w:top w:val="none" w:sz="0" w:space="0" w:color="auto"/>
                <w:left w:val="none" w:sz="0" w:space="0" w:color="auto"/>
                <w:bottom w:val="none" w:sz="0" w:space="0" w:color="auto"/>
                <w:right w:val="none" w:sz="0" w:space="0" w:color="auto"/>
              </w:divBdr>
            </w:div>
            <w:div w:id="914899844">
              <w:marLeft w:val="0"/>
              <w:marRight w:val="0"/>
              <w:marTop w:val="0"/>
              <w:marBottom w:val="0"/>
              <w:divBdr>
                <w:top w:val="none" w:sz="0" w:space="0" w:color="auto"/>
                <w:left w:val="none" w:sz="0" w:space="0" w:color="auto"/>
                <w:bottom w:val="none" w:sz="0" w:space="0" w:color="auto"/>
                <w:right w:val="none" w:sz="0" w:space="0" w:color="auto"/>
              </w:divBdr>
            </w:div>
            <w:div w:id="800423501">
              <w:marLeft w:val="0"/>
              <w:marRight w:val="0"/>
              <w:marTop w:val="0"/>
              <w:marBottom w:val="0"/>
              <w:divBdr>
                <w:top w:val="none" w:sz="0" w:space="0" w:color="auto"/>
                <w:left w:val="none" w:sz="0" w:space="0" w:color="auto"/>
                <w:bottom w:val="none" w:sz="0" w:space="0" w:color="auto"/>
                <w:right w:val="none" w:sz="0" w:space="0" w:color="auto"/>
              </w:divBdr>
            </w:div>
            <w:div w:id="2055886577">
              <w:marLeft w:val="0"/>
              <w:marRight w:val="0"/>
              <w:marTop w:val="0"/>
              <w:marBottom w:val="0"/>
              <w:divBdr>
                <w:top w:val="none" w:sz="0" w:space="0" w:color="auto"/>
                <w:left w:val="none" w:sz="0" w:space="0" w:color="auto"/>
                <w:bottom w:val="none" w:sz="0" w:space="0" w:color="auto"/>
                <w:right w:val="none" w:sz="0" w:space="0" w:color="auto"/>
              </w:divBdr>
            </w:div>
            <w:div w:id="16854160">
              <w:marLeft w:val="0"/>
              <w:marRight w:val="0"/>
              <w:marTop w:val="0"/>
              <w:marBottom w:val="0"/>
              <w:divBdr>
                <w:top w:val="none" w:sz="0" w:space="0" w:color="auto"/>
                <w:left w:val="none" w:sz="0" w:space="0" w:color="auto"/>
                <w:bottom w:val="none" w:sz="0" w:space="0" w:color="auto"/>
                <w:right w:val="none" w:sz="0" w:space="0" w:color="auto"/>
              </w:divBdr>
            </w:div>
            <w:div w:id="502815000">
              <w:marLeft w:val="0"/>
              <w:marRight w:val="0"/>
              <w:marTop w:val="0"/>
              <w:marBottom w:val="0"/>
              <w:divBdr>
                <w:top w:val="none" w:sz="0" w:space="0" w:color="auto"/>
                <w:left w:val="none" w:sz="0" w:space="0" w:color="auto"/>
                <w:bottom w:val="none" w:sz="0" w:space="0" w:color="auto"/>
                <w:right w:val="none" w:sz="0" w:space="0" w:color="auto"/>
              </w:divBdr>
            </w:div>
            <w:div w:id="374354424">
              <w:marLeft w:val="0"/>
              <w:marRight w:val="0"/>
              <w:marTop w:val="0"/>
              <w:marBottom w:val="0"/>
              <w:divBdr>
                <w:top w:val="none" w:sz="0" w:space="0" w:color="auto"/>
                <w:left w:val="none" w:sz="0" w:space="0" w:color="auto"/>
                <w:bottom w:val="none" w:sz="0" w:space="0" w:color="auto"/>
                <w:right w:val="none" w:sz="0" w:space="0" w:color="auto"/>
              </w:divBdr>
            </w:div>
            <w:div w:id="237794047">
              <w:marLeft w:val="0"/>
              <w:marRight w:val="0"/>
              <w:marTop w:val="0"/>
              <w:marBottom w:val="0"/>
              <w:divBdr>
                <w:top w:val="none" w:sz="0" w:space="0" w:color="auto"/>
                <w:left w:val="none" w:sz="0" w:space="0" w:color="auto"/>
                <w:bottom w:val="none" w:sz="0" w:space="0" w:color="auto"/>
                <w:right w:val="none" w:sz="0" w:space="0" w:color="auto"/>
              </w:divBdr>
            </w:div>
            <w:div w:id="1363167870">
              <w:marLeft w:val="0"/>
              <w:marRight w:val="0"/>
              <w:marTop w:val="0"/>
              <w:marBottom w:val="0"/>
              <w:divBdr>
                <w:top w:val="none" w:sz="0" w:space="0" w:color="auto"/>
                <w:left w:val="none" w:sz="0" w:space="0" w:color="auto"/>
                <w:bottom w:val="none" w:sz="0" w:space="0" w:color="auto"/>
                <w:right w:val="none" w:sz="0" w:space="0" w:color="auto"/>
              </w:divBdr>
            </w:div>
            <w:div w:id="1864857602">
              <w:marLeft w:val="0"/>
              <w:marRight w:val="0"/>
              <w:marTop w:val="0"/>
              <w:marBottom w:val="0"/>
              <w:divBdr>
                <w:top w:val="none" w:sz="0" w:space="0" w:color="auto"/>
                <w:left w:val="none" w:sz="0" w:space="0" w:color="auto"/>
                <w:bottom w:val="none" w:sz="0" w:space="0" w:color="auto"/>
                <w:right w:val="none" w:sz="0" w:space="0" w:color="auto"/>
              </w:divBdr>
            </w:div>
            <w:div w:id="52507746">
              <w:marLeft w:val="0"/>
              <w:marRight w:val="0"/>
              <w:marTop w:val="0"/>
              <w:marBottom w:val="0"/>
              <w:divBdr>
                <w:top w:val="none" w:sz="0" w:space="0" w:color="auto"/>
                <w:left w:val="none" w:sz="0" w:space="0" w:color="auto"/>
                <w:bottom w:val="none" w:sz="0" w:space="0" w:color="auto"/>
                <w:right w:val="none" w:sz="0" w:space="0" w:color="auto"/>
              </w:divBdr>
            </w:div>
            <w:div w:id="765881120">
              <w:marLeft w:val="0"/>
              <w:marRight w:val="0"/>
              <w:marTop w:val="0"/>
              <w:marBottom w:val="0"/>
              <w:divBdr>
                <w:top w:val="none" w:sz="0" w:space="0" w:color="auto"/>
                <w:left w:val="none" w:sz="0" w:space="0" w:color="auto"/>
                <w:bottom w:val="none" w:sz="0" w:space="0" w:color="auto"/>
                <w:right w:val="none" w:sz="0" w:space="0" w:color="auto"/>
              </w:divBdr>
            </w:div>
            <w:div w:id="1416125217">
              <w:marLeft w:val="0"/>
              <w:marRight w:val="0"/>
              <w:marTop w:val="0"/>
              <w:marBottom w:val="0"/>
              <w:divBdr>
                <w:top w:val="none" w:sz="0" w:space="0" w:color="auto"/>
                <w:left w:val="none" w:sz="0" w:space="0" w:color="auto"/>
                <w:bottom w:val="none" w:sz="0" w:space="0" w:color="auto"/>
                <w:right w:val="none" w:sz="0" w:space="0" w:color="auto"/>
              </w:divBdr>
            </w:div>
            <w:div w:id="574516395">
              <w:marLeft w:val="0"/>
              <w:marRight w:val="0"/>
              <w:marTop w:val="0"/>
              <w:marBottom w:val="0"/>
              <w:divBdr>
                <w:top w:val="none" w:sz="0" w:space="0" w:color="auto"/>
                <w:left w:val="none" w:sz="0" w:space="0" w:color="auto"/>
                <w:bottom w:val="none" w:sz="0" w:space="0" w:color="auto"/>
                <w:right w:val="none" w:sz="0" w:space="0" w:color="auto"/>
              </w:divBdr>
            </w:div>
            <w:div w:id="385030187">
              <w:marLeft w:val="0"/>
              <w:marRight w:val="0"/>
              <w:marTop w:val="0"/>
              <w:marBottom w:val="0"/>
              <w:divBdr>
                <w:top w:val="none" w:sz="0" w:space="0" w:color="auto"/>
                <w:left w:val="none" w:sz="0" w:space="0" w:color="auto"/>
                <w:bottom w:val="none" w:sz="0" w:space="0" w:color="auto"/>
                <w:right w:val="none" w:sz="0" w:space="0" w:color="auto"/>
              </w:divBdr>
            </w:div>
            <w:div w:id="880751492">
              <w:marLeft w:val="0"/>
              <w:marRight w:val="0"/>
              <w:marTop w:val="0"/>
              <w:marBottom w:val="0"/>
              <w:divBdr>
                <w:top w:val="none" w:sz="0" w:space="0" w:color="auto"/>
                <w:left w:val="none" w:sz="0" w:space="0" w:color="auto"/>
                <w:bottom w:val="none" w:sz="0" w:space="0" w:color="auto"/>
                <w:right w:val="none" w:sz="0" w:space="0" w:color="auto"/>
              </w:divBdr>
            </w:div>
            <w:div w:id="1514613105">
              <w:marLeft w:val="0"/>
              <w:marRight w:val="0"/>
              <w:marTop w:val="0"/>
              <w:marBottom w:val="0"/>
              <w:divBdr>
                <w:top w:val="none" w:sz="0" w:space="0" w:color="auto"/>
                <w:left w:val="none" w:sz="0" w:space="0" w:color="auto"/>
                <w:bottom w:val="none" w:sz="0" w:space="0" w:color="auto"/>
                <w:right w:val="none" w:sz="0" w:space="0" w:color="auto"/>
              </w:divBdr>
            </w:div>
            <w:div w:id="2056080800">
              <w:marLeft w:val="0"/>
              <w:marRight w:val="0"/>
              <w:marTop w:val="0"/>
              <w:marBottom w:val="0"/>
              <w:divBdr>
                <w:top w:val="none" w:sz="0" w:space="0" w:color="auto"/>
                <w:left w:val="none" w:sz="0" w:space="0" w:color="auto"/>
                <w:bottom w:val="none" w:sz="0" w:space="0" w:color="auto"/>
                <w:right w:val="none" w:sz="0" w:space="0" w:color="auto"/>
              </w:divBdr>
            </w:div>
            <w:div w:id="234824894">
              <w:marLeft w:val="0"/>
              <w:marRight w:val="0"/>
              <w:marTop w:val="0"/>
              <w:marBottom w:val="0"/>
              <w:divBdr>
                <w:top w:val="none" w:sz="0" w:space="0" w:color="auto"/>
                <w:left w:val="none" w:sz="0" w:space="0" w:color="auto"/>
                <w:bottom w:val="none" w:sz="0" w:space="0" w:color="auto"/>
                <w:right w:val="none" w:sz="0" w:space="0" w:color="auto"/>
              </w:divBdr>
            </w:div>
            <w:div w:id="406222506">
              <w:marLeft w:val="0"/>
              <w:marRight w:val="0"/>
              <w:marTop w:val="0"/>
              <w:marBottom w:val="0"/>
              <w:divBdr>
                <w:top w:val="none" w:sz="0" w:space="0" w:color="auto"/>
                <w:left w:val="none" w:sz="0" w:space="0" w:color="auto"/>
                <w:bottom w:val="none" w:sz="0" w:space="0" w:color="auto"/>
                <w:right w:val="none" w:sz="0" w:space="0" w:color="auto"/>
              </w:divBdr>
            </w:div>
            <w:div w:id="319312378">
              <w:marLeft w:val="0"/>
              <w:marRight w:val="0"/>
              <w:marTop w:val="0"/>
              <w:marBottom w:val="0"/>
              <w:divBdr>
                <w:top w:val="none" w:sz="0" w:space="0" w:color="auto"/>
                <w:left w:val="none" w:sz="0" w:space="0" w:color="auto"/>
                <w:bottom w:val="none" w:sz="0" w:space="0" w:color="auto"/>
                <w:right w:val="none" w:sz="0" w:space="0" w:color="auto"/>
              </w:divBdr>
            </w:div>
            <w:div w:id="2014064482">
              <w:marLeft w:val="0"/>
              <w:marRight w:val="0"/>
              <w:marTop w:val="0"/>
              <w:marBottom w:val="0"/>
              <w:divBdr>
                <w:top w:val="none" w:sz="0" w:space="0" w:color="auto"/>
                <w:left w:val="none" w:sz="0" w:space="0" w:color="auto"/>
                <w:bottom w:val="none" w:sz="0" w:space="0" w:color="auto"/>
                <w:right w:val="none" w:sz="0" w:space="0" w:color="auto"/>
              </w:divBdr>
            </w:div>
            <w:div w:id="1663461131">
              <w:marLeft w:val="0"/>
              <w:marRight w:val="0"/>
              <w:marTop w:val="0"/>
              <w:marBottom w:val="0"/>
              <w:divBdr>
                <w:top w:val="none" w:sz="0" w:space="0" w:color="auto"/>
                <w:left w:val="none" w:sz="0" w:space="0" w:color="auto"/>
                <w:bottom w:val="none" w:sz="0" w:space="0" w:color="auto"/>
                <w:right w:val="none" w:sz="0" w:space="0" w:color="auto"/>
              </w:divBdr>
            </w:div>
            <w:div w:id="1095705222">
              <w:marLeft w:val="0"/>
              <w:marRight w:val="0"/>
              <w:marTop w:val="0"/>
              <w:marBottom w:val="0"/>
              <w:divBdr>
                <w:top w:val="none" w:sz="0" w:space="0" w:color="auto"/>
                <w:left w:val="none" w:sz="0" w:space="0" w:color="auto"/>
                <w:bottom w:val="none" w:sz="0" w:space="0" w:color="auto"/>
                <w:right w:val="none" w:sz="0" w:space="0" w:color="auto"/>
              </w:divBdr>
            </w:div>
            <w:div w:id="86536822">
              <w:marLeft w:val="0"/>
              <w:marRight w:val="0"/>
              <w:marTop w:val="0"/>
              <w:marBottom w:val="0"/>
              <w:divBdr>
                <w:top w:val="none" w:sz="0" w:space="0" w:color="auto"/>
                <w:left w:val="none" w:sz="0" w:space="0" w:color="auto"/>
                <w:bottom w:val="none" w:sz="0" w:space="0" w:color="auto"/>
                <w:right w:val="none" w:sz="0" w:space="0" w:color="auto"/>
              </w:divBdr>
            </w:div>
            <w:div w:id="805970157">
              <w:marLeft w:val="0"/>
              <w:marRight w:val="0"/>
              <w:marTop w:val="0"/>
              <w:marBottom w:val="0"/>
              <w:divBdr>
                <w:top w:val="none" w:sz="0" w:space="0" w:color="auto"/>
                <w:left w:val="none" w:sz="0" w:space="0" w:color="auto"/>
                <w:bottom w:val="none" w:sz="0" w:space="0" w:color="auto"/>
                <w:right w:val="none" w:sz="0" w:space="0" w:color="auto"/>
              </w:divBdr>
            </w:div>
            <w:div w:id="915167150">
              <w:marLeft w:val="0"/>
              <w:marRight w:val="0"/>
              <w:marTop w:val="0"/>
              <w:marBottom w:val="0"/>
              <w:divBdr>
                <w:top w:val="none" w:sz="0" w:space="0" w:color="auto"/>
                <w:left w:val="none" w:sz="0" w:space="0" w:color="auto"/>
                <w:bottom w:val="none" w:sz="0" w:space="0" w:color="auto"/>
                <w:right w:val="none" w:sz="0" w:space="0" w:color="auto"/>
              </w:divBdr>
            </w:div>
            <w:div w:id="1242104323">
              <w:marLeft w:val="0"/>
              <w:marRight w:val="0"/>
              <w:marTop w:val="0"/>
              <w:marBottom w:val="0"/>
              <w:divBdr>
                <w:top w:val="none" w:sz="0" w:space="0" w:color="auto"/>
                <w:left w:val="none" w:sz="0" w:space="0" w:color="auto"/>
                <w:bottom w:val="none" w:sz="0" w:space="0" w:color="auto"/>
                <w:right w:val="none" w:sz="0" w:space="0" w:color="auto"/>
              </w:divBdr>
            </w:div>
            <w:div w:id="582950777">
              <w:marLeft w:val="0"/>
              <w:marRight w:val="0"/>
              <w:marTop w:val="0"/>
              <w:marBottom w:val="0"/>
              <w:divBdr>
                <w:top w:val="none" w:sz="0" w:space="0" w:color="auto"/>
                <w:left w:val="none" w:sz="0" w:space="0" w:color="auto"/>
                <w:bottom w:val="none" w:sz="0" w:space="0" w:color="auto"/>
                <w:right w:val="none" w:sz="0" w:space="0" w:color="auto"/>
              </w:divBdr>
            </w:div>
            <w:div w:id="2111855832">
              <w:marLeft w:val="0"/>
              <w:marRight w:val="0"/>
              <w:marTop w:val="0"/>
              <w:marBottom w:val="0"/>
              <w:divBdr>
                <w:top w:val="none" w:sz="0" w:space="0" w:color="auto"/>
                <w:left w:val="none" w:sz="0" w:space="0" w:color="auto"/>
                <w:bottom w:val="none" w:sz="0" w:space="0" w:color="auto"/>
                <w:right w:val="none" w:sz="0" w:space="0" w:color="auto"/>
              </w:divBdr>
            </w:div>
            <w:div w:id="1730954745">
              <w:marLeft w:val="0"/>
              <w:marRight w:val="0"/>
              <w:marTop w:val="0"/>
              <w:marBottom w:val="0"/>
              <w:divBdr>
                <w:top w:val="none" w:sz="0" w:space="0" w:color="auto"/>
                <w:left w:val="none" w:sz="0" w:space="0" w:color="auto"/>
                <w:bottom w:val="none" w:sz="0" w:space="0" w:color="auto"/>
                <w:right w:val="none" w:sz="0" w:space="0" w:color="auto"/>
              </w:divBdr>
            </w:div>
            <w:div w:id="1908683565">
              <w:marLeft w:val="0"/>
              <w:marRight w:val="0"/>
              <w:marTop w:val="0"/>
              <w:marBottom w:val="0"/>
              <w:divBdr>
                <w:top w:val="none" w:sz="0" w:space="0" w:color="auto"/>
                <w:left w:val="none" w:sz="0" w:space="0" w:color="auto"/>
                <w:bottom w:val="none" w:sz="0" w:space="0" w:color="auto"/>
                <w:right w:val="none" w:sz="0" w:space="0" w:color="auto"/>
              </w:divBdr>
            </w:div>
            <w:div w:id="1536115390">
              <w:marLeft w:val="0"/>
              <w:marRight w:val="0"/>
              <w:marTop w:val="0"/>
              <w:marBottom w:val="0"/>
              <w:divBdr>
                <w:top w:val="none" w:sz="0" w:space="0" w:color="auto"/>
                <w:left w:val="none" w:sz="0" w:space="0" w:color="auto"/>
                <w:bottom w:val="none" w:sz="0" w:space="0" w:color="auto"/>
                <w:right w:val="none" w:sz="0" w:space="0" w:color="auto"/>
              </w:divBdr>
            </w:div>
            <w:div w:id="41830110">
              <w:marLeft w:val="0"/>
              <w:marRight w:val="0"/>
              <w:marTop w:val="0"/>
              <w:marBottom w:val="0"/>
              <w:divBdr>
                <w:top w:val="none" w:sz="0" w:space="0" w:color="auto"/>
                <w:left w:val="none" w:sz="0" w:space="0" w:color="auto"/>
                <w:bottom w:val="none" w:sz="0" w:space="0" w:color="auto"/>
                <w:right w:val="none" w:sz="0" w:space="0" w:color="auto"/>
              </w:divBdr>
            </w:div>
            <w:div w:id="1121537090">
              <w:marLeft w:val="0"/>
              <w:marRight w:val="0"/>
              <w:marTop w:val="0"/>
              <w:marBottom w:val="0"/>
              <w:divBdr>
                <w:top w:val="none" w:sz="0" w:space="0" w:color="auto"/>
                <w:left w:val="none" w:sz="0" w:space="0" w:color="auto"/>
                <w:bottom w:val="none" w:sz="0" w:space="0" w:color="auto"/>
                <w:right w:val="none" w:sz="0" w:space="0" w:color="auto"/>
              </w:divBdr>
            </w:div>
            <w:div w:id="615141101">
              <w:marLeft w:val="0"/>
              <w:marRight w:val="0"/>
              <w:marTop w:val="0"/>
              <w:marBottom w:val="0"/>
              <w:divBdr>
                <w:top w:val="none" w:sz="0" w:space="0" w:color="auto"/>
                <w:left w:val="none" w:sz="0" w:space="0" w:color="auto"/>
                <w:bottom w:val="none" w:sz="0" w:space="0" w:color="auto"/>
                <w:right w:val="none" w:sz="0" w:space="0" w:color="auto"/>
              </w:divBdr>
            </w:div>
            <w:div w:id="1799647133">
              <w:marLeft w:val="0"/>
              <w:marRight w:val="0"/>
              <w:marTop w:val="0"/>
              <w:marBottom w:val="0"/>
              <w:divBdr>
                <w:top w:val="none" w:sz="0" w:space="0" w:color="auto"/>
                <w:left w:val="none" w:sz="0" w:space="0" w:color="auto"/>
                <w:bottom w:val="none" w:sz="0" w:space="0" w:color="auto"/>
                <w:right w:val="none" w:sz="0" w:space="0" w:color="auto"/>
              </w:divBdr>
            </w:div>
            <w:div w:id="1905068439">
              <w:marLeft w:val="0"/>
              <w:marRight w:val="0"/>
              <w:marTop w:val="0"/>
              <w:marBottom w:val="0"/>
              <w:divBdr>
                <w:top w:val="none" w:sz="0" w:space="0" w:color="auto"/>
                <w:left w:val="none" w:sz="0" w:space="0" w:color="auto"/>
                <w:bottom w:val="none" w:sz="0" w:space="0" w:color="auto"/>
                <w:right w:val="none" w:sz="0" w:space="0" w:color="auto"/>
              </w:divBdr>
            </w:div>
            <w:div w:id="12154160">
              <w:marLeft w:val="0"/>
              <w:marRight w:val="0"/>
              <w:marTop w:val="0"/>
              <w:marBottom w:val="0"/>
              <w:divBdr>
                <w:top w:val="none" w:sz="0" w:space="0" w:color="auto"/>
                <w:left w:val="none" w:sz="0" w:space="0" w:color="auto"/>
                <w:bottom w:val="none" w:sz="0" w:space="0" w:color="auto"/>
                <w:right w:val="none" w:sz="0" w:space="0" w:color="auto"/>
              </w:divBdr>
            </w:div>
            <w:div w:id="1623731316">
              <w:marLeft w:val="0"/>
              <w:marRight w:val="0"/>
              <w:marTop w:val="0"/>
              <w:marBottom w:val="0"/>
              <w:divBdr>
                <w:top w:val="none" w:sz="0" w:space="0" w:color="auto"/>
                <w:left w:val="none" w:sz="0" w:space="0" w:color="auto"/>
                <w:bottom w:val="none" w:sz="0" w:space="0" w:color="auto"/>
                <w:right w:val="none" w:sz="0" w:space="0" w:color="auto"/>
              </w:divBdr>
            </w:div>
            <w:div w:id="1656299942">
              <w:marLeft w:val="0"/>
              <w:marRight w:val="0"/>
              <w:marTop w:val="0"/>
              <w:marBottom w:val="0"/>
              <w:divBdr>
                <w:top w:val="none" w:sz="0" w:space="0" w:color="auto"/>
                <w:left w:val="none" w:sz="0" w:space="0" w:color="auto"/>
                <w:bottom w:val="none" w:sz="0" w:space="0" w:color="auto"/>
                <w:right w:val="none" w:sz="0" w:space="0" w:color="auto"/>
              </w:divBdr>
            </w:div>
            <w:div w:id="2084059939">
              <w:marLeft w:val="0"/>
              <w:marRight w:val="0"/>
              <w:marTop w:val="0"/>
              <w:marBottom w:val="0"/>
              <w:divBdr>
                <w:top w:val="none" w:sz="0" w:space="0" w:color="auto"/>
                <w:left w:val="none" w:sz="0" w:space="0" w:color="auto"/>
                <w:bottom w:val="none" w:sz="0" w:space="0" w:color="auto"/>
                <w:right w:val="none" w:sz="0" w:space="0" w:color="auto"/>
              </w:divBdr>
            </w:div>
            <w:div w:id="1272590287">
              <w:marLeft w:val="0"/>
              <w:marRight w:val="0"/>
              <w:marTop w:val="0"/>
              <w:marBottom w:val="0"/>
              <w:divBdr>
                <w:top w:val="none" w:sz="0" w:space="0" w:color="auto"/>
                <w:left w:val="none" w:sz="0" w:space="0" w:color="auto"/>
                <w:bottom w:val="none" w:sz="0" w:space="0" w:color="auto"/>
                <w:right w:val="none" w:sz="0" w:space="0" w:color="auto"/>
              </w:divBdr>
            </w:div>
            <w:div w:id="481166044">
              <w:marLeft w:val="0"/>
              <w:marRight w:val="0"/>
              <w:marTop w:val="0"/>
              <w:marBottom w:val="0"/>
              <w:divBdr>
                <w:top w:val="none" w:sz="0" w:space="0" w:color="auto"/>
                <w:left w:val="none" w:sz="0" w:space="0" w:color="auto"/>
                <w:bottom w:val="none" w:sz="0" w:space="0" w:color="auto"/>
                <w:right w:val="none" w:sz="0" w:space="0" w:color="auto"/>
              </w:divBdr>
            </w:div>
            <w:div w:id="1025786687">
              <w:marLeft w:val="0"/>
              <w:marRight w:val="0"/>
              <w:marTop w:val="0"/>
              <w:marBottom w:val="0"/>
              <w:divBdr>
                <w:top w:val="none" w:sz="0" w:space="0" w:color="auto"/>
                <w:left w:val="none" w:sz="0" w:space="0" w:color="auto"/>
                <w:bottom w:val="none" w:sz="0" w:space="0" w:color="auto"/>
                <w:right w:val="none" w:sz="0" w:space="0" w:color="auto"/>
              </w:divBdr>
            </w:div>
            <w:div w:id="1432621712">
              <w:marLeft w:val="0"/>
              <w:marRight w:val="0"/>
              <w:marTop w:val="0"/>
              <w:marBottom w:val="0"/>
              <w:divBdr>
                <w:top w:val="none" w:sz="0" w:space="0" w:color="auto"/>
                <w:left w:val="none" w:sz="0" w:space="0" w:color="auto"/>
                <w:bottom w:val="none" w:sz="0" w:space="0" w:color="auto"/>
                <w:right w:val="none" w:sz="0" w:space="0" w:color="auto"/>
              </w:divBdr>
            </w:div>
            <w:div w:id="519394066">
              <w:marLeft w:val="0"/>
              <w:marRight w:val="0"/>
              <w:marTop w:val="0"/>
              <w:marBottom w:val="0"/>
              <w:divBdr>
                <w:top w:val="none" w:sz="0" w:space="0" w:color="auto"/>
                <w:left w:val="none" w:sz="0" w:space="0" w:color="auto"/>
                <w:bottom w:val="none" w:sz="0" w:space="0" w:color="auto"/>
                <w:right w:val="none" w:sz="0" w:space="0" w:color="auto"/>
              </w:divBdr>
            </w:div>
            <w:div w:id="1956447371">
              <w:marLeft w:val="0"/>
              <w:marRight w:val="0"/>
              <w:marTop w:val="0"/>
              <w:marBottom w:val="0"/>
              <w:divBdr>
                <w:top w:val="none" w:sz="0" w:space="0" w:color="auto"/>
                <w:left w:val="none" w:sz="0" w:space="0" w:color="auto"/>
                <w:bottom w:val="none" w:sz="0" w:space="0" w:color="auto"/>
                <w:right w:val="none" w:sz="0" w:space="0" w:color="auto"/>
              </w:divBdr>
            </w:div>
            <w:div w:id="1072851279">
              <w:marLeft w:val="0"/>
              <w:marRight w:val="0"/>
              <w:marTop w:val="0"/>
              <w:marBottom w:val="0"/>
              <w:divBdr>
                <w:top w:val="none" w:sz="0" w:space="0" w:color="auto"/>
                <w:left w:val="none" w:sz="0" w:space="0" w:color="auto"/>
                <w:bottom w:val="none" w:sz="0" w:space="0" w:color="auto"/>
                <w:right w:val="none" w:sz="0" w:space="0" w:color="auto"/>
              </w:divBdr>
            </w:div>
            <w:div w:id="905530734">
              <w:marLeft w:val="0"/>
              <w:marRight w:val="0"/>
              <w:marTop w:val="0"/>
              <w:marBottom w:val="0"/>
              <w:divBdr>
                <w:top w:val="none" w:sz="0" w:space="0" w:color="auto"/>
                <w:left w:val="none" w:sz="0" w:space="0" w:color="auto"/>
                <w:bottom w:val="none" w:sz="0" w:space="0" w:color="auto"/>
                <w:right w:val="none" w:sz="0" w:space="0" w:color="auto"/>
              </w:divBdr>
            </w:div>
            <w:div w:id="430206576">
              <w:marLeft w:val="0"/>
              <w:marRight w:val="0"/>
              <w:marTop w:val="0"/>
              <w:marBottom w:val="0"/>
              <w:divBdr>
                <w:top w:val="none" w:sz="0" w:space="0" w:color="auto"/>
                <w:left w:val="none" w:sz="0" w:space="0" w:color="auto"/>
                <w:bottom w:val="none" w:sz="0" w:space="0" w:color="auto"/>
                <w:right w:val="none" w:sz="0" w:space="0" w:color="auto"/>
              </w:divBdr>
            </w:div>
            <w:div w:id="2057925435">
              <w:marLeft w:val="0"/>
              <w:marRight w:val="0"/>
              <w:marTop w:val="0"/>
              <w:marBottom w:val="0"/>
              <w:divBdr>
                <w:top w:val="none" w:sz="0" w:space="0" w:color="auto"/>
                <w:left w:val="none" w:sz="0" w:space="0" w:color="auto"/>
                <w:bottom w:val="none" w:sz="0" w:space="0" w:color="auto"/>
                <w:right w:val="none" w:sz="0" w:space="0" w:color="auto"/>
              </w:divBdr>
            </w:div>
            <w:div w:id="1054349987">
              <w:marLeft w:val="0"/>
              <w:marRight w:val="0"/>
              <w:marTop w:val="0"/>
              <w:marBottom w:val="0"/>
              <w:divBdr>
                <w:top w:val="none" w:sz="0" w:space="0" w:color="auto"/>
                <w:left w:val="none" w:sz="0" w:space="0" w:color="auto"/>
                <w:bottom w:val="none" w:sz="0" w:space="0" w:color="auto"/>
                <w:right w:val="none" w:sz="0" w:space="0" w:color="auto"/>
              </w:divBdr>
            </w:div>
            <w:div w:id="1940286124">
              <w:marLeft w:val="0"/>
              <w:marRight w:val="0"/>
              <w:marTop w:val="0"/>
              <w:marBottom w:val="0"/>
              <w:divBdr>
                <w:top w:val="none" w:sz="0" w:space="0" w:color="auto"/>
                <w:left w:val="none" w:sz="0" w:space="0" w:color="auto"/>
                <w:bottom w:val="none" w:sz="0" w:space="0" w:color="auto"/>
                <w:right w:val="none" w:sz="0" w:space="0" w:color="auto"/>
              </w:divBdr>
            </w:div>
            <w:div w:id="1837257330">
              <w:marLeft w:val="0"/>
              <w:marRight w:val="0"/>
              <w:marTop w:val="0"/>
              <w:marBottom w:val="0"/>
              <w:divBdr>
                <w:top w:val="none" w:sz="0" w:space="0" w:color="auto"/>
                <w:left w:val="none" w:sz="0" w:space="0" w:color="auto"/>
                <w:bottom w:val="none" w:sz="0" w:space="0" w:color="auto"/>
                <w:right w:val="none" w:sz="0" w:space="0" w:color="auto"/>
              </w:divBdr>
            </w:div>
            <w:div w:id="1935243398">
              <w:marLeft w:val="0"/>
              <w:marRight w:val="0"/>
              <w:marTop w:val="0"/>
              <w:marBottom w:val="0"/>
              <w:divBdr>
                <w:top w:val="none" w:sz="0" w:space="0" w:color="auto"/>
                <w:left w:val="none" w:sz="0" w:space="0" w:color="auto"/>
                <w:bottom w:val="none" w:sz="0" w:space="0" w:color="auto"/>
                <w:right w:val="none" w:sz="0" w:space="0" w:color="auto"/>
              </w:divBdr>
            </w:div>
            <w:div w:id="1519082742">
              <w:marLeft w:val="0"/>
              <w:marRight w:val="0"/>
              <w:marTop w:val="0"/>
              <w:marBottom w:val="0"/>
              <w:divBdr>
                <w:top w:val="none" w:sz="0" w:space="0" w:color="auto"/>
                <w:left w:val="none" w:sz="0" w:space="0" w:color="auto"/>
                <w:bottom w:val="none" w:sz="0" w:space="0" w:color="auto"/>
                <w:right w:val="none" w:sz="0" w:space="0" w:color="auto"/>
              </w:divBdr>
            </w:div>
            <w:div w:id="1714692049">
              <w:marLeft w:val="0"/>
              <w:marRight w:val="0"/>
              <w:marTop w:val="0"/>
              <w:marBottom w:val="0"/>
              <w:divBdr>
                <w:top w:val="none" w:sz="0" w:space="0" w:color="auto"/>
                <w:left w:val="none" w:sz="0" w:space="0" w:color="auto"/>
                <w:bottom w:val="none" w:sz="0" w:space="0" w:color="auto"/>
                <w:right w:val="none" w:sz="0" w:space="0" w:color="auto"/>
              </w:divBdr>
            </w:div>
            <w:div w:id="472871846">
              <w:marLeft w:val="0"/>
              <w:marRight w:val="0"/>
              <w:marTop w:val="0"/>
              <w:marBottom w:val="0"/>
              <w:divBdr>
                <w:top w:val="none" w:sz="0" w:space="0" w:color="auto"/>
                <w:left w:val="none" w:sz="0" w:space="0" w:color="auto"/>
                <w:bottom w:val="none" w:sz="0" w:space="0" w:color="auto"/>
                <w:right w:val="none" w:sz="0" w:space="0" w:color="auto"/>
              </w:divBdr>
            </w:div>
            <w:div w:id="1176194193">
              <w:marLeft w:val="0"/>
              <w:marRight w:val="0"/>
              <w:marTop w:val="0"/>
              <w:marBottom w:val="0"/>
              <w:divBdr>
                <w:top w:val="none" w:sz="0" w:space="0" w:color="auto"/>
                <w:left w:val="none" w:sz="0" w:space="0" w:color="auto"/>
                <w:bottom w:val="none" w:sz="0" w:space="0" w:color="auto"/>
                <w:right w:val="none" w:sz="0" w:space="0" w:color="auto"/>
              </w:divBdr>
            </w:div>
            <w:div w:id="2085955013">
              <w:marLeft w:val="0"/>
              <w:marRight w:val="0"/>
              <w:marTop w:val="0"/>
              <w:marBottom w:val="0"/>
              <w:divBdr>
                <w:top w:val="none" w:sz="0" w:space="0" w:color="auto"/>
                <w:left w:val="none" w:sz="0" w:space="0" w:color="auto"/>
                <w:bottom w:val="none" w:sz="0" w:space="0" w:color="auto"/>
                <w:right w:val="none" w:sz="0" w:space="0" w:color="auto"/>
              </w:divBdr>
            </w:div>
            <w:div w:id="423259982">
              <w:marLeft w:val="0"/>
              <w:marRight w:val="0"/>
              <w:marTop w:val="0"/>
              <w:marBottom w:val="0"/>
              <w:divBdr>
                <w:top w:val="none" w:sz="0" w:space="0" w:color="auto"/>
                <w:left w:val="none" w:sz="0" w:space="0" w:color="auto"/>
                <w:bottom w:val="none" w:sz="0" w:space="0" w:color="auto"/>
                <w:right w:val="none" w:sz="0" w:space="0" w:color="auto"/>
              </w:divBdr>
            </w:div>
            <w:div w:id="500699842">
              <w:marLeft w:val="0"/>
              <w:marRight w:val="0"/>
              <w:marTop w:val="0"/>
              <w:marBottom w:val="0"/>
              <w:divBdr>
                <w:top w:val="none" w:sz="0" w:space="0" w:color="auto"/>
                <w:left w:val="none" w:sz="0" w:space="0" w:color="auto"/>
                <w:bottom w:val="none" w:sz="0" w:space="0" w:color="auto"/>
                <w:right w:val="none" w:sz="0" w:space="0" w:color="auto"/>
              </w:divBdr>
            </w:div>
            <w:div w:id="800265307">
              <w:marLeft w:val="0"/>
              <w:marRight w:val="0"/>
              <w:marTop w:val="0"/>
              <w:marBottom w:val="0"/>
              <w:divBdr>
                <w:top w:val="none" w:sz="0" w:space="0" w:color="auto"/>
                <w:left w:val="none" w:sz="0" w:space="0" w:color="auto"/>
                <w:bottom w:val="none" w:sz="0" w:space="0" w:color="auto"/>
                <w:right w:val="none" w:sz="0" w:space="0" w:color="auto"/>
              </w:divBdr>
            </w:div>
            <w:div w:id="2031683573">
              <w:marLeft w:val="0"/>
              <w:marRight w:val="0"/>
              <w:marTop w:val="0"/>
              <w:marBottom w:val="0"/>
              <w:divBdr>
                <w:top w:val="none" w:sz="0" w:space="0" w:color="auto"/>
                <w:left w:val="none" w:sz="0" w:space="0" w:color="auto"/>
                <w:bottom w:val="none" w:sz="0" w:space="0" w:color="auto"/>
                <w:right w:val="none" w:sz="0" w:space="0" w:color="auto"/>
              </w:divBdr>
            </w:div>
            <w:div w:id="1434085095">
              <w:marLeft w:val="0"/>
              <w:marRight w:val="0"/>
              <w:marTop w:val="0"/>
              <w:marBottom w:val="0"/>
              <w:divBdr>
                <w:top w:val="none" w:sz="0" w:space="0" w:color="auto"/>
                <w:left w:val="none" w:sz="0" w:space="0" w:color="auto"/>
                <w:bottom w:val="none" w:sz="0" w:space="0" w:color="auto"/>
                <w:right w:val="none" w:sz="0" w:space="0" w:color="auto"/>
              </w:divBdr>
            </w:div>
            <w:div w:id="1184321175">
              <w:marLeft w:val="0"/>
              <w:marRight w:val="0"/>
              <w:marTop w:val="0"/>
              <w:marBottom w:val="0"/>
              <w:divBdr>
                <w:top w:val="none" w:sz="0" w:space="0" w:color="auto"/>
                <w:left w:val="none" w:sz="0" w:space="0" w:color="auto"/>
                <w:bottom w:val="none" w:sz="0" w:space="0" w:color="auto"/>
                <w:right w:val="none" w:sz="0" w:space="0" w:color="auto"/>
              </w:divBdr>
            </w:div>
            <w:div w:id="64881181">
              <w:marLeft w:val="0"/>
              <w:marRight w:val="0"/>
              <w:marTop w:val="0"/>
              <w:marBottom w:val="0"/>
              <w:divBdr>
                <w:top w:val="none" w:sz="0" w:space="0" w:color="auto"/>
                <w:left w:val="none" w:sz="0" w:space="0" w:color="auto"/>
                <w:bottom w:val="none" w:sz="0" w:space="0" w:color="auto"/>
                <w:right w:val="none" w:sz="0" w:space="0" w:color="auto"/>
              </w:divBdr>
            </w:div>
            <w:div w:id="331378628">
              <w:marLeft w:val="0"/>
              <w:marRight w:val="0"/>
              <w:marTop w:val="0"/>
              <w:marBottom w:val="0"/>
              <w:divBdr>
                <w:top w:val="none" w:sz="0" w:space="0" w:color="auto"/>
                <w:left w:val="none" w:sz="0" w:space="0" w:color="auto"/>
                <w:bottom w:val="none" w:sz="0" w:space="0" w:color="auto"/>
                <w:right w:val="none" w:sz="0" w:space="0" w:color="auto"/>
              </w:divBdr>
            </w:div>
            <w:div w:id="1487741605">
              <w:marLeft w:val="0"/>
              <w:marRight w:val="0"/>
              <w:marTop w:val="0"/>
              <w:marBottom w:val="0"/>
              <w:divBdr>
                <w:top w:val="none" w:sz="0" w:space="0" w:color="auto"/>
                <w:left w:val="none" w:sz="0" w:space="0" w:color="auto"/>
                <w:bottom w:val="none" w:sz="0" w:space="0" w:color="auto"/>
                <w:right w:val="none" w:sz="0" w:space="0" w:color="auto"/>
              </w:divBdr>
            </w:div>
            <w:div w:id="379674407">
              <w:marLeft w:val="0"/>
              <w:marRight w:val="0"/>
              <w:marTop w:val="0"/>
              <w:marBottom w:val="0"/>
              <w:divBdr>
                <w:top w:val="none" w:sz="0" w:space="0" w:color="auto"/>
                <w:left w:val="none" w:sz="0" w:space="0" w:color="auto"/>
                <w:bottom w:val="none" w:sz="0" w:space="0" w:color="auto"/>
                <w:right w:val="none" w:sz="0" w:space="0" w:color="auto"/>
              </w:divBdr>
            </w:div>
            <w:div w:id="208077687">
              <w:marLeft w:val="0"/>
              <w:marRight w:val="0"/>
              <w:marTop w:val="0"/>
              <w:marBottom w:val="0"/>
              <w:divBdr>
                <w:top w:val="none" w:sz="0" w:space="0" w:color="auto"/>
                <w:left w:val="none" w:sz="0" w:space="0" w:color="auto"/>
                <w:bottom w:val="none" w:sz="0" w:space="0" w:color="auto"/>
                <w:right w:val="none" w:sz="0" w:space="0" w:color="auto"/>
              </w:divBdr>
            </w:div>
            <w:div w:id="2112507260">
              <w:marLeft w:val="0"/>
              <w:marRight w:val="0"/>
              <w:marTop w:val="0"/>
              <w:marBottom w:val="0"/>
              <w:divBdr>
                <w:top w:val="none" w:sz="0" w:space="0" w:color="auto"/>
                <w:left w:val="none" w:sz="0" w:space="0" w:color="auto"/>
                <w:bottom w:val="none" w:sz="0" w:space="0" w:color="auto"/>
                <w:right w:val="none" w:sz="0" w:space="0" w:color="auto"/>
              </w:divBdr>
            </w:div>
            <w:div w:id="777020962">
              <w:marLeft w:val="0"/>
              <w:marRight w:val="0"/>
              <w:marTop w:val="0"/>
              <w:marBottom w:val="0"/>
              <w:divBdr>
                <w:top w:val="none" w:sz="0" w:space="0" w:color="auto"/>
                <w:left w:val="none" w:sz="0" w:space="0" w:color="auto"/>
                <w:bottom w:val="none" w:sz="0" w:space="0" w:color="auto"/>
                <w:right w:val="none" w:sz="0" w:space="0" w:color="auto"/>
              </w:divBdr>
            </w:div>
            <w:div w:id="1147741780">
              <w:marLeft w:val="0"/>
              <w:marRight w:val="0"/>
              <w:marTop w:val="0"/>
              <w:marBottom w:val="0"/>
              <w:divBdr>
                <w:top w:val="none" w:sz="0" w:space="0" w:color="auto"/>
                <w:left w:val="none" w:sz="0" w:space="0" w:color="auto"/>
                <w:bottom w:val="none" w:sz="0" w:space="0" w:color="auto"/>
                <w:right w:val="none" w:sz="0" w:space="0" w:color="auto"/>
              </w:divBdr>
            </w:div>
            <w:div w:id="2060201156">
              <w:marLeft w:val="0"/>
              <w:marRight w:val="0"/>
              <w:marTop w:val="0"/>
              <w:marBottom w:val="0"/>
              <w:divBdr>
                <w:top w:val="none" w:sz="0" w:space="0" w:color="auto"/>
                <w:left w:val="none" w:sz="0" w:space="0" w:color="auto"/>
                <w:bottom w:val="none" w:sz="0" w:space="0" w:color="auto"/>
                <w:right w:val="none" w:sz="0" w:space="0" w:color="auto"/>
              </w:divBdr>
            </w:div>
            <w:div w:id="2145653120">
              <w:marLeft w:val="0"/>
              <w:marRight w:val="0"/>
              <w:marTop w:val="0"/>
              <w:marBottom w:val="0"/>
              <w:divBdr>
                <w:top w:val="none" w:sz="0" w:space="0" w:color="auto"/>
                <w:left w:val="none" w:sz="0" w:space="0" w:color="auto"/>
                <w:bottom w:val="none" w:sz="0" w:space="0" w:color="auto"/>
                <w:right w:val="none" w:sz="0" w:space="0" w:color="auto"/>
              </w:divBdr>
            </w:div>
            <w:div w:id="1831167806">
              <w:marLeft w:val="0"/>
              <w:marRight w:val="0"/>
              <w:marTop w:val="0"/>
              <w:marBottom w:val="0"/>
              <w:divBdr>
                <w:top w:val="none" w:sz="0" w:space="0" w:color="auto"/>
                <w:left w:val="none" w:sz="0" w:space="0" w:color="auto"/>
                <w:bottom w:val="none" w:sz="0" w:space="0" w:color="auto"/>
                <w:right w:val="none" w:sz="0" w:space="0" w:color="auto"/>
              </w:divBdr>
            </w:div>
            <w:div w:id="1687170553">
              <w:marLeft w:val="0"/>
              <w:marRight w:val="0"/>
              <w:marTop w:val="0"/>
              <w:marBottom w:val="0"/>
              <w:divBdr>
                <w:top w:val="none" w:sz="0" w:space="0" w:color="auto"/>
                <w:left w:val="none" w:sz="0" w:space="0" w:color="auto"/>
                <w:bottom w:val="none" w:sz="0" w:space="0" w:color="auto"/>
                <w:right w:val="none" w:sz="0" w:space="0" w:color="auto"/>
              </w:divBdr>
            </w:div>
            <w:div w:id="1006329705">
              <w:marLeft w:val="0"/>
              <w:marRight w:val="0"/>
              <w:marTop w:val="0"/>
              <w:marBottom w:val="0"/>
              <w:divBdr>
                <w:top w:val="none" w:sz="0" w:space="0" w:color="auto"/>
                <w:left w:val="none" w:sz="0" w:space="0" w:color="auto"/>
                <w:bottom w:val="none" w:sz="0" w:space="0" w:color="auto"/>
                <w:right w:val="none" w:sz="0" w:space="0" w:color="auto"/>
              </w:divBdr>
            </w:div>
            <w:div w:id="1952856277">
              <w:marLeft w:val="0"/>
              <w:marRight w:val="0"/>
              <w:marTop w:val="0"/>
              <w:marBottom w:val="0"/>
              <w:divBdr>
                <w:top w:val="none" w:sz="0" w:space="0" w:color="auto"/>
                <w:left w:val="none" w:sz="0" w:space="0" w:color="auto"/>
                <w:bottom w:val="none" w:sz="0" w:space="0" w:color="auto"/>
                <w:right w:val="none" w:sz="0" w:space="0" w:color="auto"/>
              </w:divBdr>
            </w:div>
            <w:div w:id="1548250809">
              <w:marLeft w:val="0"/>
              <w:marRight w:val="0"/>
              <w:marTop w:val="0"/>
              <w:marBottom w:val="0"/>
              <w:divBdr>
                <w:top w:val="none" w:sz="0" w:space="0" w:color="auto"/>
                <w:left w:val="none" w:sz="0" w:space="0" w:color="auto"/>
                <w:bottom w:val="none" w:sz="0" w:space="0" w:color="auto"/>
                <w:right w:val="none" w:sz="0" w:space="0" w:color="auto"/>
              </w:divBdr>
            </w:div>
            <w:div w:id="1620531650">
              <w:marLeft w:val="0"/>
              <w:marRight w:val="0"/>
              <w:marTop w:val="0"/>
              <w:marBottom w:val="0"/>
              <w:divBdr>
                <w:top w:val="none" w:sz="0" w:space="0" w:color="auto"/>
                <w:left w:val="none" w:sz="0" w:space="0" w:color="auto"/>
                <w:bottom w:val="none" w:sz="0" w:space="0" w:color="auto"/>
                <w:right w:val="none" w:sz="0" w:space="0" w:color="auto"/>
              </w:divBdr>
            </w:div>
            <w:div w:id="84346281">
              <w:marLeft w:val="0"/>
              <w:marRight w:val="0"/>
              <w:marTop w:val="0"/>
              <w:marBottom w:val="0"/>
              <w:divBdr>
                <w:top w:val="none" w:sz="0" w:space="0" w:color="auto"/>
                <w:left w:val="none" w:sz="0" w:space="0" w:color="auto"/>
                <w:bottom w:val="none" w:sz="0" w:space="0" w:color="auto"/>
                <w:right w:val="none" w:sz="0" w:space="0" w:color="auto"/>
              </w:divBdr>
            </w:div>
            <w:div w:id="590160105">
              <w:marLeft w:val="0"/>
              <w:marRight w:val="0"/>
              <w:marTop w:val="0"/>
              <w:marBottom w:val="0"/>
              <w:divBdr>
                <w:top w:val="none" w:sz="0" w:space="0" w:color="auto"/>
                <w:left w:val="none" w:sz="0" w:space="0" w:color="auto"/>
                <w:bottom w:val="none" w:sz="0" w:space="0" w:color="auto"/>
                <w:right w:val="none" w:sz="0" w:space="0" w:color="auto"/>
              </w:divBdr>
            </w:div>
            <w:div w:id="325517557">
              <w:marLeft w:val="0"/>
              <w:marRight w:val="0"/>
              <w:marTop w:val="0"/>
              <w:marBottom w:val="0"/>
              <w:divBdr>
                <w:top w:val="none" w:sz="0" w:space="0" w:color="auto"/>
                <w:left w:val="none" w:sz="0" w:space="0" w:color="auto"/>
                <w:bottom w:val="none" w:sz="0" w:space="0" w:color="auto"/>
                <w:right w:val="none" w:sz="0" w:space="0" w:color="auto"/>
              </w:divBdr>
            </w:div>
            <w:div w:id="814879818">
              <w:marLeft w:val="0"/>
              <w:marRight w:val="0"/>
              <w:marTop w:val="0"/>
              <w:marBottom w:val="0"/>
              <w:divBdr>
                <w:top w:val="none" w:sz="0" w:space="0" w:color="auto"/>
                <w:left w:val="none" w:sz="0" w:space="0" w:color="auto"/>
                <w:bottom w:val="none" w:sz="0" w:space="0" w:color="auto"/>
                <w:right w:val="none" w:sz="0" w:space="0" w:color="auto"/>
              </w:divBdr>
            </w:div>
            <w:div w:id="1438716879">
              <w:marLeft w:val="0"/>
              <w:marRight w:val="0"/>
              <w:marTop w:val="0"/>
              <w:marBottom w:val="0"/>
              <w:divBdr>
                <w:top w:val="none" w:sz="0" w:space="0" w:color="auto"/>
                <w:left w:val="none" w:sz="0" w:space="0" w:color="auto"/>
                <w:bottom w:val="none" w:sz="0" w:space="0" w:color="auto"/>
                <w:right w:val="none" w:sz="0" w:space="0" w:color="auto"/>
              </w:divBdr>
            </w:div>
            <w:div w:id="2002737485">
              <w:marLeft w:val="0"/>
              <w:marRight w:val="0"/>
              <w:marTop w:val="0"/>
              <w:marBottom w:val="0"/>
              <w:divBdr>
                <w:top w:val="none" w:sz="0" w:space="0" w:color="auto"/>
                <w:left w:val="none" w:sz="0" w:space="0" w:color="auto"/>
                <w:bottom w:val="none" w:sz="0" w:space="0" w:color="auto"/>
                <w:right w:val="none" w:sz="0" w:space="0" w:color="auto"/>
              </w:divBdr>
            </w:div>
            <w:div w:id="206187111">
              <w:marLeft w:val="0"/>
              <w:marRight w:val="0"/>
              <w:marTop w:val="0"/>
              <w:marBottom w:val="0"/>
              <w:divBdr>
                <w:top w:val="none" w:sz="0" w:space="0" w:color="auto"/>
                <w:left w:val="none" w:sz="0" w:space="0" w:color="auto"/>
                <w:bottom w:val="none" w:sz="0" w:space="0" w:color="auto"/>
                <w:right w:val="none" w:sz="0" w:space="0" w:color="auto"/>
              </w:divBdr>
            </w:div>
            <w:div w:id="1333029794">
              <w:marLeft w:val="0"/>
              <w:marRight w:val="0"/>
              <w:marTop w:val="0"/>
              <w:marBottom w:val="0"/>
              <w:divBdr>
                <w:top w:val="none" w:sz="0" w:space="0" w:color="auto"/>
                <w:left w:val="none" w:sz="0" w:space="0" w:color="auto"/>
                <w:bottom w:val="none" w:sz="0" w:space="0" w:color="auto"/>
                <w:right w:val="none" w:sz="0" w:space="0" w:color="auto"/>
              </w:divBdr>
            </w:div>
            <w:div w:id="1428694273">
              <w:marLeft w:val="0"/>
              <w:marRight w:val="0"/>
              <w:marTop w:val="0"/>
              <w:marBottom w:val="0"/>
              <w:divBdr>
                <w:top w:val="none" w:sz="0" w:space="0" w:color="auto"/>
                <w:left w:val="none" w:sz="0" w:space="0" w:color="auto"/>
                <w:bottom w:val="none" w:sz="0" w:space="0" w:color="auto"/>
                <w:right w:val="none" w:sz="0" w:space="0" w:color="auto"/>
              </w:divBdr>
            </w:div>
            <w:div w:id="471796546">
              <w:marLeft w:val="0"/>
              <w:marRight w:val="0"/>
              <w:marTop w:val="0"/>
              <w:marBottom w:val="0"/>
              <w:divBdr>
                <w:top w:val="none" w:sz="0" w:space="0" w:color="auto"/>
                <w:left w:val="none" w:sz="0" w:space="0" w:color="auto"/>
                <w:bottom w:val="none" w:sz="0" w:space="0" w:color="auto"/>
                <w:right w:val="none" w:sz="0" w:space="0" w:color="auto"/>
              </w:divBdr>
            </w:div>
            <w:div w:id="1857498165">
              <w:marLeft w:val="0"/>
              <w:marRight w:val="0"/>
              <w:marTop w:val="0"/>
              <w:marBottom w:val="0"/>
              <w:divBdr>
                <w:top w:val="none" w:sz="0" w:space="0" w:color="auto"/>
                <w:left w:val="none" w:sz="0" w:space="0" w:color="auto"/>
                <w:bottom w:val="none" w:sz="0" w:space="0" w:color="auto"/>
                <w:right w:val="none" w:sz="0" w:space="0" w:color="auto"/>
              </w:divBdr>
            </w:div>
            <w:div w:id="325666226">
              <w:marLeft w:val="0"/>
              <w:marRight w:val="0"/>
              <w:marTop w:val="0"/>
              <w:marBottom w:val="0"/>
              <w:divBdr>
                <w:top w:val="none" w:sz="0" w:space="0" w:color="auto"/>
                <w:left w:val="none" w:sz="0" w:space="0" w:color="auto"/>
                <w:bottom w:val="none" w:sz="0" w:space="0" w:color="auto"/>
                <w:right w:val="none" w:sz="0" w:space="0" w:color="auto"/>
              </w:divBdr>
            </w:div>
            <w:div w:id="1340814418">
              <w:marLeft w:val="0"/>
              <w:marRight w:val="0"/>
              <w:marTop w:val="0"/>
              <w:marBottom w:val="0"/>
              <w:divBdr>
                <w:top w:val="none" w:sz="0" w:space="0" w:color="auto"/>
                <w:left w:val="none" w:sz="0" w:space="0" w:color="auto"/>
                <w:bottom w:val="none" w:sz="0" w:space="0" w:color="auto"/>
                <w:right w:val="none" w:sz="0" w:space="0" w:color="auto"/>
              </w:divBdr>
            </w:div>
            <w:div w:id="1025325066">
              <w:marLeft w:val="0"/>
              <w:marRight w:val="0"/>
              <w:marTop w:val="0"/>
              <w:marBottom w:val="0"/>
              <w:divBdr>
                <w:top w:val="none" w:sz="0" w:space="0" w:color="auto"/>
                <w:left w:val="none" w:sz="0" w:space="0" w:color="auto"/>
                <w:bottom w:val="none" w:sz="0" w:space="0" w:color="auto"/>
                <w:right w:val="none" w:sz="0" w:space="0" w:color="auto"/>
              </w:divBdr>
            </w:div>
            <w:div w:id="1805388568">
              <w:marLeft w:val="0"/>
              <w:marRight w:val="0"/>
              <w:marTop w:val="0"/>
              <w:marBottom w:val="0"/>
              <w:divBdr>
                <w:top w:val="none" w:sz="0" w:space="0" w:color="auto"/>
                <w:left w:val="none" w:sz="0" w:space="0" w:color="auto"/>
                <w:bottom w:val="none" w:sz="0" w:space="0" w:color="auto"/>
                <w:right w:val="none" w:sz="0" w:space="0" w:color="auto"/>
              </w:divBdr>
            </w:div>
            <w:div w:id="828640423">
              <w:marLeft w:val="0"/>
              <w:marRight w:val="0"/>
              <w:marTop w:val="0"/>
              <w:marBottom w:val="0"/>
              <w:divBdr>
                <w:top w:val="none" w:sz="0" w:space="0" w:color="auto"/>
                <w:left w:val="none" w:sz="0" w:space="0" w:color="auto"/>
                <w:bottom w:val="none" w:sz="0" w:space="0" w:color="auto"/>
                <w:right w:val="none" w:sz="0" w:space="0" w:color="auto"/>
              </w:divBdr>
            </w:div>
            <w:div w:id="1837111909">
              <w:marLeft w:val="0"/>
              <w:marRight w:val="0"/>
              <w:marTop w:val="0"/>
              <w:marBottom w:val="0"/>
              <w:divBdr>
                <w:top w:val="none" w:sz="0" w:space="0" w:color="auto"/>
                <w:left w:val="none" w:sz="0" w:space="0" w:color="auto"/>
                <w:bottom w:val="none" w:sz="0" w:space="0" w:color="auto"/>
                <w:right w:val="none" w:sz="0" w:space="0" w:color="auto"/>
              </w:divBdr>
            </w:div>
            <w:div w:id="596913684">
              <w:marLeft w:val="0"/>
              <w:marRight w:val="0"/>
              <w:marTop w:val="0"/>
              <w:marBottom w:val="0"/>
              <w:divBdr>
                <w:top w:val="none" w:sz="0" w:space="0" w:color="auto"/>
                <w:left w:val="none" w:sz="0" w:space="0" w:color="auto"/>
                <w:bottom w:val="none" w:sz="0" w:space="0" w:color="auto"/>
                <w:right w:val="none" w:sz="0" w:space="0" w:color="auto"/>
              </w:divBdr>
            </w:div>
            <w:div w:id="1528249020">
              <w:marLeft w:val="0"/>
              <w:marRight w:val="0"/>
              <w:marTop w:val="0"/>
              <w:marBottom w:val="0"/>
              <w:divBdr>
                <w:top w:val="none" w:sz="0" w:space="0" w:color="auto"/>
                <w:left w:val="none" w:sz="0" w:space="0" w:color="auto"/>
                <w:bottom w:val="none" w:sz="0" w:space="0" w:color="auto"/>
                <w:right w:val="none" w:sz="0" w:space="0" w:color="auto"/>
              </w:divBdr>
            </w:div>
            <w:div w:id="1308047678">
              <w:marLeft w:val="0"/>
              <w:marRight w:val="0"/>
              <w:marTop w:val="0"/>
              <w:marBottom w:val="0"/>
              <w:divBdr>
                <w:top w:val="none" w:sz="0" w:space="0" w:color="auto"/>
                <w:left w:val="none" w:sz="0" w:space="0" w:color="auto"/>
                <w:bottom w:val="none" w:sz="0" w:space="0" w:color="auto"/>
                <w:right w:val="none" w:sz="0" w:space="0" w:color="auto"/>
              </w:divBdr>
            </w:div>
            <w:div w:id="547376076">
              <w:marLeft w:val="0"/>
              <w:marRight w:val="0"/>
              <w:marTop w:val="0"/>
              <w:marBottom w:val="0"/>
              <w:divBdr>
                <w:top w:val="none" w:sz="0" w:space="0" w:color="auto"/>
                <w:left w:val="none" w:sz="0" w:space="0" w:color="auto"/>
                <w:bottom w:val="none" w:sz="0" w:space="0" w:color="auto"/>
                <w:right w:val="none" w:sz="0" w:space="0" w:color="auto"/>
              </w:divBdr>
            </w:div>
            <w:div w:id="1993680967">
              <w:marLeft w:val="0"/>
              <w:marRight w:val="0"/>
              <w:marTop w:val="0"/>
              <w:marBottom w:val="0"/>
              <w:divBdr>
                <w:top w:val="none" w:sz="0" w:space="0" w:color="auto"/>
                <w:left w:val="none" w:sz="0" w:space="0" w:color="auto"/>
                <w:bottom w:val="none" w:sz="0" w:space="0" w:color="auto"/>
                <w:right w:val="none" w:sz="0" w:space="0" w:color="auto"/>
              </w:divBdr>
            </w:div>
            <w:div w:id="1279336965">
              <w:marLeft w:val="0"/>
              <w:marRight w:val="0"/>
              <w:marTop w:val="0"/>
              <w:marBottom w:val="0"/>
              <w:divBdr>
                <w:top w:val="none" w:sz="0" w:space="0" w:color="auto"/>
                <w:left w:val="none" w:sz="0" w:space="0" w:color="auto"/>
                <w:bottom w:val="none" w:sz="0" w:space="0" w:color="auto"/>
                <w:right w:val="none" w:sz="0" w:space="0" w:color="auto"/>
              </w:divBdr>
            </w:div>
            <w:div w:id="609436586">
              <w:marLeft w:val="0"/>
              <w:marRight w:val="0"/>
              <w:marTop w:val="0"/>
              <w:marBottom w:val="0"/>
              <w:divBdr>
                <w:top w:val="none" w:sz="0" w:space="0" w:color="auto"/>
                <w:left w:val="none" w:sz="0" w:space="0" w:color="auto"/>
                <w:bottom w:val="none" w:sz="0" w:space="0" w:color="auto"/>
                <w:right w:val="none" w:sz="0" w:space="0" w:color="auto"/>
              </w:divBdr>
            </w:div>
            <w:div w:id="1688097035">
              <w:marLeft w:val="0"/>
              <w:marRight w:val="0"/>
              <w:marTop w:val="0"/>
              <w:marBottom w:val="0"/>
              <w:divBdr>
                <w:top w:val="none" w:sz="0" w:space="0" w:color="auto"/>
                <w:left w:val="none" w:sz="0" w:space="0" w:color="auto"/>
                <w:bottom w:val="none" w:sz="0" w:space="0" w:color="auto"/>
                <w:right w:val="none" w:sz="0" w:space="0" w:color="auto"/>
              </w:divBdr>
            </w:div>
            <w:div w:id="646398421">
              <w:marLeft w:val="0"/>
              <w:marRight w:val="0"/>
              <w:marTop w:val="0"/>
              <w:marBottom w:val="0"/>
              <w:divBdr>
                <w:top w:val="none" w:sz="0" w:space="0" w:color="auto"/>
                <w:left w:val="none" w:sz="0" w:space="0" w:color="auto"/>
                <w:bottom w:val="none" w:sz="0" w:space="0" w:color="auto"/>
                <w:right w:val="none" w:sz="0" w:space="0" w:color="auto"/>
              </w:divBdr>
            </w:div>
            <w:div w:id="315036551">
              <w:marLeft w:val="0"/>
              <w:marRight w:val="0"/>
              <w:marTop w:val="0"/>
              <w:marBottom w:val="0"/>
              <w:divBdr>
                <w:top w:val="none" w:sz="0" w:space="0" w:color="auto"/>
                <w:left w:val="none" w:sz="0" w:space="0" w:color="auto"/>
                <w:bottom w:val="none" w:sz="0" w:space="0" w:color="auto"/>
                <w:right w:val="none" w:sz="0" w:space="0" w:color="auto"/>
              </w:divBdr>
            </w:div>
            <w:div w:id="872350345">
              <w:marLeft w:val="0"/>
              <w:marRight w:val="0"/>
              <w:marTop w:val="0"/>
              <w:marBottom w:val="0"/>
              <w:divBdr>
                <w:top w:val="none" w:sz="0" w:space="0" w:color="auto"/>
                <w:left w:val="none" w:sz="0" w:space="0" w:color="auto"/>
                <w:bottom w:val="none" w:sz="0" w:space="0" w:color="auto"/>
                <w:right w:val="none" w:sz="0" w:space="0" w:color="auto"/>
              </w:divBdr>
            </w:div>
            <w:div w:id="1443455117">
              <w:marLeft w:val="0"/>
              <w:marRight w:val="0"/>
              <w:marTop w:val="0"/>
              <w:marBottom w:val="0"/>
              <w:divBdr>
                <w:top w:val="none" w:sz="0" w:space="0" w:color="auto"/>
                <w:left w:val="none" w:sz="0" w:space="0" w:color="auto"/>
                <w:bottom w:val="none" w:sz="0" w:space="0" w:color="auto"/>
                <w:right w:val="none" w:sz="0" w:space="0" w:color="auto"/>
              </w:divBdr>
            </w:div>
            <w:div w:id="851919837">
              <w:marLeft w:val="0"/>
              <w:marRight w:val="0"/>
              <w:marTop w:val="0"/>
              <w:marBottom w:val="0"/>
              <w:divBdr>
                <w:top w:val="none" w:sz="0" w:space="0" w:color="auto"/>
                <w:left w:val="none" w:sz="0" w:space="0" w:color="auto"/>
                <w:bottom w:val="none" w:sz="0" w:space="0" w:color="auto"/>
                <w:right w:val="none" w:sz="0" w:space="0" w:color="auto"/>
              </w:divBdr>
            </w:div>
            <w:div w:id="612445104">
              <w:marLeft w:val="0"/>
              <w:marRight w:val="0"/>
              <w:marTop w:val="0"/>
              <w:marBottom w:val="0"/>
              <w:divBdr>
                <w:top w:val="none" w:sz="0" w:space="0" w:color="auto"/>
                <w:left w:val="none" w:sz="0" w:space="0" w:color="auto"/>
                <w:bottom w:val="none" w:sz="0" w:space="0" w:color="auto"/>
                <w:right w:val="none" w:sz="0" w:space="0" w:color="auto"/>
              </w:divBdr>
            </w:div>
            <w:div w:id="200899123">
              <w:marLeft w:val="0"/>
              <w:marRight w:val="0"/>
              <w:marTop w:val="0"/>
              <w:marBottom w:val="0"/>
              <w:divBdr>
                <w:top w:val="none" w:sz="0" w:space="0" w:color="auto"/>
                <w:left w:val="none" w:sz="0" w:space="0" w:color="auto"/>
                <w:bottom w:val="none" w:sz="0" w:space="0" w:color="auto"/>
                <w:right w:val="none" w:sz="0" w:space="0" w:color="auto"/>
              </w:divBdr>
            </w:div>
            <w:div w:id="715129800">
              <w:marLeft w:val="0"/>
              <w:marRight w:val="0"/>
              <w:marTop w:val="0"/>
              <w:marBottom w:val="0"/>
              <w:divBdr>
                <w:top w:val="none" w:sz="0" w:space="0" w:color="auto"/>
                <w:left w:val="none" w:sz="0" w:space="0" w:color="auto"/>
                <w:bottom w:val="none" w:sz="0" w:space="0" w:color="auto"/>
                <w:right w:val="none" w:sz="0" w:space="0" w:color="auto"/>
              </w:divBdr>
            </w:div>
            <w:div w:id="169295943">
              <w:marLeft w:val="0"/>
              <w:marRight w:val="0"/>
              <w:marTop w:val="0"/>
              <w:marBottom w:val="0"/>
              <w:divBdr>
                <w:top w:val="none" w:sz="0" w:space="0" w:color="auto"/>
                <w:left w:val="none" w:sz="0" w:space="0" w:color="auto"/>
                <w:bottom w:val="none" w:sz="0" w:space="0" w:color="auto"/>
                <w:right w:val="none" w:sz="0" w:space="0" w:color="auto"/>
              </w:divBdr>
            </w:div>
            <w:div w:id="6175145">
              <w:marLeft w:val="0"/>
              <w:marRight w:val="0"/>
              <w:marTop w:val="0"/>
              <w:marBottom w:val="0"/>
              <w:divBdr>
                <w:top w:val="none" w:sz="0" w:space="0" w:color="auto"/>
                <w:left w:val="none" w:sz="0" w:space="0" w:color="auto"/>
                <w:bottom w:val="none" w:sz="0" w:space="0" w:color="auto"/>
                <w:right w:val="none" w:sz="0" w:space="0" w:color="auto"/>
              </w:divBdr>
            </w:div>
            <w:div w:id="574709550">
              <w:marLeft w:val="0"/>
              <w:marRight w:val="0"/>
              <w:marTop w:val="0"/>
              <w:marBottom w:val="0"/>
              <w:divBdr>
                <w:top w:val="none" w:sz="0" w:space="0" w:color="auto"/>
                <w:left w:val="none" w:sz="0" w:space="0" w:color="auto"/>
                <w:bottom w:val="none" w:sz="0" w:space="0" w:color="auto"/>
                <w:right w:val="none" w:sz="0" w:space="0" w:color="auto"/>
              </w:divBdr>
            </w:div>
            <w:div w:id="509564818">
              <w:marLeft w:val="0"/>
              <w:marRight w:val="0"/>
              <w:marTop w:val="0"/>
              <w:marBottom w:val="0"/>
              <w:divBdr>
                <w:top w:val="none" w:sz="0" w:space="0" w:color="auto"/>
                <w:left w:val="none" w:sz="0" w:space="0" w:color="auto"/>
                <w:bottom w:val="none" w:sz="0" w:space="0" w:color="auto"/>
                <w:right w:val="none" w:sz="0" w:space="0" w:color="auto"/>
              </w:divBdr>
            </w:div>
            <w:div w:id="698120152">
              <w:marLeft w:val="0"/>
              <w:marRight w:val="0"/>
              <w:marTop w:val="0"/>
              <w:marBottom w:val="0"/>
              <w:divBdr>
                <w:top w:val="none" w:sz="0" w:space="0" w:color="auto"/>
                <w:left w:val="none" w:sz="0" w:space="0" w:color="auto"/>
                <w:bottom w:val="none" w:sz="0" w:space="0" w:color="auto"/>
                <w:right w:val="none" w:sz="0" w:space="0" w:color="auto"/>
              </w:divBdr>
            </w:div>
            <w:div w:id="1366178190">
              <w:marLeft w:val="0"/>
              <w:marRight w:val="0"/>
              <w:marTop w:val="0"/>
              <w:marBottom w:val="0"/>
              <w:divBdr>
                <w:top w:val="none" w:sz="0" w:space="0" w:color="auto"/>
                <w:left w:val="none" w:sz="0" w:space="0" w:color="auto"/>
                <w:bottom w:val="none" w:sz="0" w:space="0" w:color="auto"/>
                <w:right w:val="none" w:sz="0" w:space="0" w:color="auto"/>
              </w:divBdr>
            </w:div>
            <w:div w:id="388573932">
              <w:marLeft w:val="0"/>
              <w:marRight w:val="0"/>
              <w:marTop w:val="0"/>
              <w:marBottom w:val="0"/>
              <w:divBdr>
                <w:top w:val="none" w:sz="0" w:space="0" w:color="auto"/>
                <w:left w:val="none" w:sz="0" w:space="0" w:color="auto"/>
                <w:bottom w:val="none" w:sz="0" w:space="0" w:color="auto"/>
                <w:right w:val="none" w:sz="0" w:space="0" w:color="auto"/>
              </w:divBdr>
            </w:div>
            <w:div w:id="1044447398">
              <w:marLeft w:val="0"/>
              <w:marRight w:val="0"/>
              <w:marTop w:val="0"/>
              <w:marBottom w:val="0"/>
              <w:divBdr>
                <w:top w:val="none" w:sz="0" w:space="0" w:color="auto"/>
                <w:left w:val="none" w:sz="0" w:space="0" w:color="auto"/>
                <w:bottom w:val="none" w:sz="0" w:space="0" w:color="auto"/>
                <w:right w:val="none" w:sz="0" w:space="0" w:color="auto"/>
              </w:divBdr>
            </w:div>
            <w:div w:id="1924755899">
              <w:marLeft w:val="0"/>
              <w:marRight w:val="0"/>
              <w:marTop w:val="0"/>
              <w:marBottom w:val="0"/>
              <w:divBdr>
                <w:top w:val="none" w:sz="0" w:space="0" w:color="auto"/>
                <w:left w:val="none" w:sz="0" w:space="0" w:color="auto"/>
                <w:bottom w:val="none" w:sz="0" w:space="0" w:color="auto"/>
                <w:right w:val="none" w:sz="0" w:space="0" w:color="auto"/>
              </w:divBdr>
            </w:div>
            <w:div w:id="1332444131">
              <w:marLeft w:val="0"/>
              <w:marRight w:val="0"/>
              <w:marTop w:val="0"/>
              <w:marBottom w:val="0"/>
              <w:divBdr>
                <w:top w:val="none" w:sz="0" w:space="0" w:color="auto"/>
                <w:left w:val="none" w:sz="0" w:space="0" w:color="auto"/>
                <w:bottom w:val="none" w:sz="0" w:space="0" w:color="auto"/>
                <w:right w:val="none" w:sz="0" w:space="0" w:color="auto"/>
              </w:divBdr>
            </w:div>
            <w:div w:id="1739476599">
              <w:marLeft w:val="0"/>
              <w:marRight w:val="0"/>
              <w:marTop w:val="0"/>
              <w:marBottom w:val="0"/>
              <w:divBdr>
                <w:top w:val="none" w:sz="0" w:space="0" w:color="auto"/>
                <w:left w:val="none" w:sz="0" w:space="0" w:color="auto"/>
                <w:bottom w:val="none" w:sz="0" w:space="0" w:color="auto"/>
                <w:right w:val="none" w:sz="0" w:space="0" w:color="auto"/>
              </w:divBdr>
            </w:div>
            <w:div w:id="1168134103">
              <w:marLeft w:val="0"/>
              <w:marRight w:val="0"/>
              <w:marTop w:val="0"/>
              <w:marBottom w:val="0"/>
              <w:divBdr>
                <w:top w:val="none" w:sz="0" w:space="0" w:color="auto"/>
                <w:left w:val="none" w:sz="0" w:space="0" w:color="auto"/>
                <w:bottom w:val="none" w:sz="0" w:space="0" w:color="auto"/>
                <w:right w:val="none" w:sz="0" w:space="0" w:color="auto"/>
              </w:divBdr>
            </w:div>
            <w:div w:id="2141652358">
              <w:marLeft w:val="0"/>
              <w:marRight w:val="0"/>
              <w:marTop w:val="0"/>
              <w:marBottom w:val="0"/>
              <w:divBdr>
                <w:top w:val="none" w:sz="0" w:space="0" w:color="auto"/>
                <w:left w:val="none" w:sz="0" w:space="0" w:color="auto"/>
                <w:bottom w:val="none" w:sz="0" w:space="0" w:color="auto"/>
                <w:right w:val="none" w:sz="0" w:space="0" w:color="auto"/>
              </w:divBdr>
            </w:div>
            <w:div w:id="1744257530">
              <w:marLeft w:val="0"/>
              <w:marRight w:val="0"/>
              <w:marTop w:val="0"/>
              <w:marBottom w:val="0"/>
              <w:divBdr>
                <w:top w:val="none" w:sz="0" w:space="0" w:color="auto"/>
                <w:left w:val="none" w:sz="0" w:space="0" w:color="auto"/>
                <w:bottom w:val="none" w:sz="0" w:space="0" w:color="auto"/>
                <w:right w:val="none" w:sz="0" w:space="0" w:color="auto"/>
              </w:divBdr>
            </w:div>
            <w:div w:id="1040473231">
              <w:marLeft w:val="0"/>
              <w:marRight w:val="0"/>
              <w:marTop w:val="0"/>
              <w:marBottom w:val="0"/>
              <w:divBdr>
                <w:top w:val="none" w:sz="0" w:space="0" w:color="auto"/>
                <w:left w:val="none" w:sz="0" w:space="0" w:color="auto"/>
                <w:bottom w:val="none" w:sz="0" w:space="0" w:color="auto"/>
                <w:right w:val="none" w:sz="0" w:space="0" w:color="auto"/>
              </w:divBdr>
            </w:div>
            <w:div w:id="231736615">
              <w:marLeft w:val="0"/>
              <w:marRight w:val="0"/>
              <w:marTop w:val="0"/>
              <w:marBottom w:val="0"/>
              <w:divBdr>
                <w:top w:val="none" w:sz="0" w:space="0" w:color="auto"/>
                <w:left w:val="none" w:sz="0" w:space="0" w:color="auto"/>
                <w:bottom w:val="none" w:sz="0" w:space="0" w:color="auto"/>
                <w:right w:val="none" w:sz="0" w:space="0" w:color="auto"/>
              </w:divBdr>
            </w:div>
            <w:div w:id="1042440624">
              <w:marLeft w:val="0"/>
              <w:marRight w:val="0"/>
              <w:marTop w:val="0"/>
              <w:marBottom w:val="0"/>
              <w:divBdr>
                <w:top w:val="none" w:sz="0" w:space="0" w:color="auto"/>
                <w:left w:val="none" w:sz="0" w:space="0" w:color="auto"/>
                <w:bottom w:val="none" w:sz="0" w:space="0" w:color="auto"/>
                <w:right w:val="none" w:sz="0" w:space="0" w:color="auto"/>
              </w:divBdr>
            </w:div>
            <w:div w:id="1358307916">
              <w:marLeft w:val="0"/>
              <w:marRight w:val="0"/>
              <w:marTop w:val="0"/>
              <w:marBottom w:val="0"/>
              <w:divBdr>
                <w:top w:val="none" w:sz="0" w:space="0" w:color="auto"/>
                <w:left w:val="none" w:sz="0" w:space="0" w:color="auto"/>
                <w:bottom w:val="none" w:sz="0" w:space="0" w:color="auto"/>
                <w:right w:val="none" w:sz="0" w:space="0" w:color="auto"/>
              </w:divBdr>
            </w:div>
            <w:div w:id="1268997751">
              <w:marLeft w:val="0"/>
              <w:marRight w:val="0"/>
              <w:marTop w:val="0"/>
              <w:marBottom w:val="0"/>
              <w:divBdr>
                <w:top w:val="none" w:sz="0" w:space="0" w:color="auto"/>
                <w:left w:val="none" w:sz="0" w:space="0" w:color="auto"/>
                <w:bottom w:val="none" w:sz="0" w:space="0" w:color="auto"/>
                <w:right w:val="none" w:sz="0" w:space="0" w:color="auto"/>
              </w:divBdr>
            </w:div>
            <w:div w:id="558856824">
              <w:marLeft w:val="0"/>
              <w:marRight w:val="0"/>
              <w:marTop w:val="0"/>
              <w:marBottom w:val="0"/>
              <w:divBdr>
                <w:top w:val="none" w:sz="0" w:space="0" w:color="auto"/>
                <w:left w:val="none" w:sz="0" w:space="0" w:color="auto"/>
                <w:bottom w:val="none" w:sz="0" w:space="0" w:color="auto"/>
                <w:right w:val="none" w:sz="0" w:space="0" w:color="auto"/>
              </w:divBdr>
            </w:div>
            <w:div w:id="2142260378">
              <w:marLeft w:val="0"/>
              <w:marRight w:val="0"/>
              <w:marTop w:val="0"/>
              <w:marBottom w:val="0"/>
              <w:divBdr>
                <w:top w:val="none" w:sz="0" w:space="0" w:color="auto"/>
                <w:left w:val="none" w:sz="0" w:space="0" w:color="auto"/>
                <w:bottom w:val="none" w:sz="0" w:space="0" w:color="auto"/>
                <w:right w:val="none" w:sz="0" w:space="0" w:color="auto"/>
              </w:divBdr>
            </w:div>
            <w:div w:id="1013384493">
              <w:marLeft w:val="0"/>
              <w:marRight w:val="0"/>
              <w:marTop w:val="0"/>
              <w:marBottom w:val="0"/>
              <w:divBdr>
                <w:top w:val="none" w:sz="0" w:space="0" w:color="auto"/>
                <w:left w:val="none" w:sz="0" w:space="0" w:color="auto"/>
                <w:bottom w:val="none" w:sz="0" w:space="0" w:color="auto"/>
                <w:right w:val="none" w:sz="0" w:space="0" w:color="auto"/>
              </w:divBdr>
            </w:div>
            <w:div w:id="441000812">
              <w:marLeft w:val="0"/>
              <w:marRight w:val="0"/>
              <w:marTop w:val="0"/>
              <w:marBottom w:val="0"/>
              <w:divBdr>
                <w:top w:val="none" w:sz="0" w:space="0" w:color="auto"/>
                <w:left w:val="none" w:sz="0" w:space="0" w:color="auto"/>
                <w:bottom w:val="none" w:sz="0" w:space="0" w:color="auto"/>
                <w:right w:val="none" w:sz="0" w:space="0" w:color="auto"/>
              </w:divBdr>
            </w:div>
            <w:div w:id="112020721">
              <w:marLeft w:val="0"/>
              <w:marRight w:val="0"/>
              <w:marTop w:val="0"/>
              <w:marBottom w:val="0"/>
              <w:divBdr>
                <w:top w:val="none" w:sz="0" w:space="0" w:color="auto"/>
                <w:left w:val="none" w:sz="0" w:space="0" w:color="auto"/>
                <w:bottom w:val="none" w:sz="0" w:space="0" w:color="auto"/>
                <w:right w:val="none" w:sz="0" w:space="0" w:color="auto"/>
              </w:divBdr>
            </w:div>
            <w:div w:id="1388839201">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399406110">
              <w:marLeft w:val="0"/>
              <w:marRight w:val="0"/>
              <w:marTop w:val="0"/>
              <w:marBottom w:val="0"/>
              <w:divBdr>
                <w:top w:val="none" w:sz="0" w:space="0" w:color="auto"/>
                <w:left w:val="none" w:sz="0" w:space="0" w:color="auto"/>
                <w:bottom w:val="none" w:sz="0" w:space="0" w:color="auto"/>
                <w:right w:val="none" w:sz="0" w:space="0" w:color="auto"/>
              </w:divBdr>
            </w:div>
            <w:div w:id="1002929669">
              <w:marLeft w:val="0"/>
              <w:marRight w:val="0"/>
              <w:marTop w:val="0"/>
              <w:marBottom w:val="0"/>
              <w:divBdr>
                <w:top w:val="none" w:sz="0" w:space="0" w:color="auto"/>
                <w:left w:val="none" w:sz="0" w:space="0" w:color="auto"/>
                <w:bottom w:val="none" w:sz="0" w:space="0" w:color="auto"/>
                <w:right w:val="none" w:sz="0" w:space="0" w:color="auto"/>
              </w:divBdr>
            </w:div>
            <w:div w:id="1115564154">
              <w:marLeft w:val="0"/>
              <w:marRight w:val="0"/>
              <w:marTop w:val="0"/>
              <w:marBottom w:val="0"/>
              <w:divBdr>
                <w:top w:val="none" w:sz="0" w:space="0" w:color="auto"/>
                <w:left w:val="none" w:sz="0" w:space="0" w:color="auto"/>
                <w:bottom w:val="none" w:sz="0" w:space="0" w:color="auto"/>
                <w:right w:val="none" w:sz="0" w:space="0" w:color="auto"/>
              </w:divBdr>
            </w:div>
            <w:div w:id="1567648414">
              <w:marLeft w:val="0"/>
              <w:marRight w:val="0"/>
              <w:marTop w:val="0"/>
              <w:marBottom w:val="0"/>
              <w:divBdr>
                <w:top w:val="none" w:sz="0" w:space="0" w:color="auto"/>
                <w:left w:val="none" w:sz="0" w:space="0" w:color="auto"/>
                <w:bottom w:val="none" w:sz="0" w:space="0" w:color="auto"/>
                <w:right w:val="none" w:sz="0" w:space="0" w:color="auto"/>
              </w:divBdr>
            </w:div>
            <w:div w:id="1621689105">
              <w:marLeft w:val="0"/>
              <w:marRight w:val="0"/>
              <w:marTop w:val="0"/>
              <w:marBottom w:val="0"/>
              <w:divBdr>
                <w:top w:val="none" w:sz="0" w:space="0" w:color="auto"/>
                <w:left w:val="none" w:sz="0" w:space="0" w:color="auto"/>
                <w:bottom w:val="none" w:sz="0" w:space="0" w:color="auto"/>
                <w:right w:val="none" w:sz="0" w:space="0" w:color="auto"/>
              </w:divBdr>
            </w:div>
            <w:div w:id="471941931">
              <w:marLeft w:val="0"/>
              <w:marRight w:val="0"/>
              <w:marTop w:val="0"/>
              <w:marBottom w:val="0"/>
              <w:divBdr>
                <w:top w:val="none" w:sz="0" w:space="0" w:color="auto"/>
                <w:left w:val="none" w:sz="0" w:space="0" w:color="auto"/>
                <w:bottom w:val="none" w:sz="0" w:space="0" w:color="auto"/>
                <w:right w:val="none" w:sz="0" w:space="0" w:color="auto"/>
              </w:divBdr>
            </w:div>
            <w:div w:id="1669165593">
              <w:marLeft w:val="0"/>
              <w:marRight w:val="0"/>
              <w:marTop w:val="0"/>
              <w:marBottom w:val="0"/>
              <w:divBdr>
                <w:top w:val="none" w:sz="0" w:space="0" w:color="auto"/>
                <w:left w:val="none" w:sz="0" w:space="0" w:color="auto"/>
                <w:bottom w:val="none" w:sz="0" w:space="0" w:color="auto"/>
                <w:right w:val="none" w:sz="0" w:space="0" w:color="auto"/>
              </w:divBdr>
            </w:div>
            <w:div w:id="1198619302">
              <w:marLeft w:val="0"/>
              <w:marRight w:val="0"/>
              <w:marTop w:val="0"/>
              <w:marBottom w:val="0"/>
              <w:divBdr>
                <w:top w:val="none" w:sz="0" w:space="0" w:color="auto"/>
                <w:left w:val="none" w:sz="0" w:space="0" w:color="auto"/>
                <w:bottom w:val="none" w:sz="0" w:space="0" w:color="auto"/>
                <w:right w:val="none" w:sz="0" w:space="0" w:color="auto"/>
              </w:divBdr>
            </w:div>
            <w:div w:id="1784184464">
              <w:marLeft w:val="0"/>
              <w:marRight w:val="0"/>
              <w:marTop w:val="0"/>
              <w:marBottom w:val="0"/>
              <w:divBdr>
                <w:top w:val="none" w:sz="0" w:space="0" w:color="auto"/>
                <w:left w:val="none" w:sz="0" w:space="0" w:color="auto"/>
                <w:bottom w:val="none" w:sz="0" w:space="0" w:color="auto"/>
                <w:right w:val="none" w:sz="0" w:space="0" w:color="auto"/>
              </w:divBdr>
            </w:div>
            <w:div w:id="238294699">
              <w:marLeft w:val="0"/>
              <w:marRight w:val="0"/>
              <w:marTop w:val="0"/>
              <w:marBottom w:val="0"/>
              <w:divBdr>
                <w:top w:val="none" w:sz="0" w:space="0" w:color="auto"/>
                <w:left w:val="none" w:sz="0" w:space="0" w:color="auto"/>
                <w:bottom w:val="none" w:sz="0" w:space="0" w:color="auto"/>
                <w:right w:val="none" w:sz="0" w:space="0" w:color="auto"/>
              </w:divBdr>
            </w:div>
            <w:div w:id="593515750">
              <w:marLeft w:val="0"/>
              <w:marRight w:val="0"/>
              <w:marTop w:val="0"/>
              <w:marBottom w:val="0"/>
              <w:divBdr>
                <w:top w:val="none" w:sz="0" w:space="0" w:color="auto"/>
                <w:left w:val="none" w:sz="0" w:space="0" w:color="auto"/>
                <w:bottom w:val="none" w:sz="0" w:space="0" w:color="auto"/>
                <w:right w:val="none" w:sz="0" w:space="0" w:color="auto"/>
              </w:divBdr>
            </w:div>
            <w:div w:id="606547168">
              <w:marLeft w:val="0"/>
              <w:marRight w:val="0"/>
              <w:marTop w:val="0"/>
              <w:marBottom w:val="0"/>
              <w:divBdr>
                <w:top w:val="none" w:sz="0" w:space="0" w:color="auto"/>
                <w:left w:val="none" w:sz="0" w:space="0" w:color="auto"/>
                <w:bottom w:val="none" w:sz="0" w:space="0" w:color="auto"/>
                <w:right w:val="none" w:sz="0" w:space="0" w:color="auto"/>
              </w:divBdr>
            </w:div>
            <w:div w:id="705180732">
              <w:marLeft w:val="0"/>
              <w:marRight w:val="0"/>
              <w:marTop w:val="0"/>
              <w:marBottom w:val="0"/>
              <w:divBdr>
                <w:top w:val="none" w:sz="0" w:space="0" w:color="auto"/>
                <w:left w:val="none" w:sz="0" w:space="0" w:color="auto"/>
                <w:bottom w:val="none" w:sz="0" w:space="0" w:color="auto"/>
                <w:right w:val="none" w:sz="0" w:space="0" w:color="auto"/>
              </w:divBdr>
            </w:div>
            <w:div w:id="89742278">
              <w:marLeft w:val="0"/>
              <w:marRight w:val="0"/>
              <w:marTop w:val="0"/>
              <w:marBottom w:val="0"/>
              <w:divBdr>
                <w:top w:val="none" w:sz="0" w:space="0" w:color="auto"/>
                <w:left w:val="none" w:sz="0" w:space="0" w:color="auto"/>
                <w:bottom w:val="none" w:sz="0" w:space="0" w:color="auto"/>
                <w:right w:val="none" w:sz="0" w:space="0" w:color="auto"/>
              </w:divBdr>
            </w:div>
            <w:div w:id="1493790695">
              <w:marLeft w:val="0"/>
              <w:marRight w:val="0"/>
              <w:marTop w:val="0"/>
              <w:marBottom w:val="0"/>
              <w:divBdr>
                <w:top w:val="none" w:sz="0" w:space="0" w:color="auto"/>
                <w:left w:val="none" w:sz="0" w:space="0" w:color="auto"/>
                <w:bottom w:val="none" w:sz="0" w:space="0" w:color="auto"/>
                <w:right w:val="none" w:sz="0" w:space="0" w:color="auto"/>
              </w:divBdr>
            </w:div>
            <w:div w:id="376900217">
              <w:marLeft w:val="0"/>
              <w:marRight w:val="0"/>
              <w:marTop w:val="0"/>
              <w:marBottom w:val="0"/>
              <w:divBdr>
                <w:top w:val="none" w:sz="0" w:space="0" w:color="auto"/>
                <w:left w:val="none" w:sz="0" w:space="0" w:color="auto"/>
                <w:bottom w:val="none" w:sz="0" w:space="0" w:color="auto"/>
                <w:right w:val="none" w:sz="0" w:space="0" w:color="auto"/>
              </w:divBdr>
            </w:div>
            <w:div w:id="1252931420">
              <w:marLeft w:val="0"/>
              <w:marRight w:val="0"/>
              <w:marTop w:val="0"/>
              <w:marBottom w:val="0"/>
              <w:divBdr>
                <w:top w:val="none" w:sz="0" w:space="0" w:color="auto"/>
                <w:left w:val="none" w:sz="0" w:space="0" w:color="auto"/>
                <w:bottom w:val="none" w:sz="0" w:space="0" w:color="auto"/>
                <w:right w:val="none" w:sz="0" w:space="0" w:color="auto"/>
              </w:divBdr>
            </w:div>
            <w:div w:id="1317605705">
              <w:marLeft w:val="0"/>
              <w:marRight w:val="0"/>
              <w:marTop w:val="0"/>
              <w:marBottom w:val="0"/>
              <w:divBdr>
                <w:top w:val="none" w:sz="0" w:space="0" w:color="auto"/>
                <w:left w:val="none" w:sz="0" w:space="0" w:color="auto"/>
                <w:bottom w:val="none" w:sz="0" w:space="0" w:color="auto"/>
                <w:right w:val="none" w:sz="0" w:space="0" w:color="auto"/>
              </w:divBdr>
            </w:div>
            <w:div w:id="822233513">
              <w:marLeft w:val="0"/>
              <w:marRight w:val="0"/>
              <w:marTop w:val="0"/>
              <w:marBottom w:val="0"/>
              <w:divBdr>
                <w:top w:val="none" w:sz="0" w:space="0" w:color="auto"/>
                <w:left w:val="none" w:sz="0" w:space="0" w:color="auto"/>
                <w:bottom w:val="none" w:sz="0" w:space="0" w:color="auto"/>
                <w:right w:val="none" w:sz="0" w:space="0" w:color="auto"/>
              </w:divBdr>
            </w:div>
            <w:div w:id="2146115788">
              <w:marLeft w:val="0"/>
              <w:marRight w:val="0"/>
              <w:marTop w:val="0"/>
              <w:marBottom w:val="0"/>
              <w:divBdr>
                <w:top w:val="none" w:sz="0" w:space="0" w:color="auto"/>
                <w:left w:val="none" w:sz="0" w:space="0" w:color="auto"/>
                <w:bottom w:val="none" w:sz="0" w:space="0" w:color="auto"/>
                <w:right w:val="none" w:sz="0" w:space="0" w:color="auto"/>
              </w:divBdr>
            </w:div>
            <w:div w:id="929853691">
              <w:marLeft w:val="0"/>
              <w:marRight w:val="0"/>
              <w:marTop w:val="0"/>
              <w:marBottom w:val="0"/>
              <w:divBdr>
                <w:top w:val="none" w:sz="0" w:space="0" w:color="auto"/>
                <w:left w:val="none" w:sz="0" w:space="0" w:color="auto"/>
                <w:bottom w:val="none" w:sz="0" w:space="0" w:color="auto"/>
                <w:right w:val="none" w:sz="0" w:space="0" w:color="auto"/>
              </w:divBdr>
            </w:div>
            <w:div w:id="1948806220">
              <w:marLeft w:val="0"/>
              <w:marRight w:val="0"/>
              <w:marTop w:val="0"/>
              <w:marBottom w:val="0"/>
              <w:divBdr>
                <w:top w:val="none" w:sz="0" w:space="0" w:color="auto"/>
                <w:left w:val="none" w:sz="0" w:space="0" w:color="auto"/>
                <w:bottom w:val="none" w:sz="0" w:space="0" w:color="auto"/>
                <w:right w:val="none" w:sz="0" w:space="0" w:color="auto"/>
              </w:divBdr>
            </w:div>
            <w:div w:id="999387295">
              <w:marLeft w:val="0"/>
              <w:marRight w:val="0"/>
              <w:marTop w:val="0"/>
              <w:marBottom w:val="0"/>
              <w:divBdr>
                <w:top w:val="none" w:sz="0" w:space="0" w:color="auto"/>
                <w:left w:val="none" w:sz="0" w:space="0" w:color="auto"/>
                <w:bottom w:val="none" w:sz="0" w:space="0" w:color="auto"/>
                <w:right w:val="none" w:sz="0" w:space="0" w:color="auto"/>
              </w:divBdr>
            </w:div>
            <w:div w:id="811287489">
              <w:marLeft w:val="0"/>
              <w:marRight w:val="0"/>
              <w:marTop w:val="0"/>
              <w:marBottom w:val="0"/>
              <w:divBdr>
                <w:top w:val="none" w:sz="0" w:space="0" w:color="auto"/>
                <w:left w:val="none" w:sz="0" w:space="0" w:color="auto"/>
                <w:bottom w:val="none" w:sz="0" w:space="0" w:color="auto"/>
                <w:right w:val="none" w:sz="0" w:space="0" w:color="auto"/>
              </w:divBdr>
            </w:div>
            <w:div w:id="1302463932">
              <w:marLeft w:val="0"/>
              <w:marRight w:val="0"/>
              <w:marTop w:val="0"/>
              <w:marBottom w:val="0"/>
              <w:divBdr>
                <w:top w:val="none" w:sz="0" w:space="0" w:color="auto"/>
                <w:left w:val="none" w:sz="0" w:space="0" w:color="auto"/>
                <w:bottom w:val="none" w:sz="0" w:space="0" w:color="auto"/>
                <w:right w:val="none" w:sz="0" w:space="0" w:color="auto"/>
              </w:divBdr>
            </w:div>
            <w:div w:id="2055887631">
              <w:marLeft w:val="0"/>
              <w:marRight w:val="0"/>
              <w:marTop w:val="0"/>
              <w:marBottom w:val="0"/>
              <w:divBdr>
                <w:top w:val="none" w:sz="0" w:space="0" w:color="auto"/>
                <w:left w:val="none" w:sz="0" w:space="0" w:color="auto"/>
                <w:bottom w:val="none" w:sz="0" w:space="0" w:color="auto"/>
                <w:right w:val="none" w:sz="0" w:space="0" w:color="auto"/>
              </w:divBdr>
            </w:div>
            <w:div w:id="62879268">
              <w:marLeft w:val="0"/>
              <w:marRight w:val="0"/>
              <w:marTop w:val="0"/>
              <w:marBottom w:val="0"/>
              <w:divBdr>
                <w:top w:val="none" w:sz="0" w:space="0" w:color="auto"/>
                <w:left w:val="none" w:sz="0" w:space="0" w:color="auto"/>
                <w:bottom w:val="none" w:sz="0" w:space="0" w:color="auto"/>
                <w:right w:val="none" w:sz="0" w:space="0" w:color="auto"/>
              </w:divBdr>
            </w:div>
            <w:div w:id="1900285801">
              <w:marLeft w:val="0"/>
              <w:marRight w:val="0"/>
              <w:marTop w:val="0"/>
              <w:marBottom w:val="0"/>
              <w:divBdr>
                <w:top w:val="none" w:sz="0" w:space="0" w:color="auto"/>
                <w:left w:val="none" w:sz="0" w:space="0" w:color="auto"/>
                <w:bottom w:val="none" w:sz="0" w:space="0" w:color="auto"/>
                <w:right w:val="none" w:sz="0" w:space="0" w:color="auto"/>
              </w:divBdr>
            </w:div>
            <w:div w:id="1085877679">
              <w:marLeft w:val="0"/>
              <w:marRight w:val="0"/>
              <w:marTop w:val="0"/>
              <w:marBottom w:val="0"/>
              <w:divBdr>
                <w:top w:val="none" w:sz="0" w:space="0" w:color="auto"/>
                <w:left w:val="none" w:sz="0" w:space="0" w:color="auto"/>
                <w:bottom w:val="none" w:sz="0" w:space="0" w:color="auto"/>
                <w:right w:val="none" w:sz="0" w:space="0" w:color="auto"/>
              </w:divBdr>
            </w:div>
            <w:div w:id="931233695">
              <w:marLeft w:val="0"/>
              <w:marRight w:val="0"/>
              <w:marTop w:val="0"/>
              <w:marBottom w:val="0"/>
              <w:divBdr>
                <w:top w:val="none" w:sz="0" w:space="0" w:color="auto"/>
                <w:left w:val="none" w:sz="0" w:space="0" w:color="auto"/>
                <w:bottom w:val="none" w:sz="0" w:space="0" w:color="auto"/>
                <w:right w:val="none" w:sz="0" w:space="0" w:color="auto"/>
              </w:divBdr>
            </w:div>
            <w:div w:id="710108548">
              <w:marLeft w:val="0"/>
              <w:marRight w:val="0"/>
              <w:marTop w:val="0"/>
              <w:marBottom w:val="0"/>
              <w:divBdr>
                <w:top w:val="none" w:sz="0" w:space="0" w:color="auto"/>
                <w:left w:val="none" w:sz="0" w:space="0" w:color="auto"/>
                <w:bottom w:val="none" w:sz="0" w:space="0" w:color="auto"/>
                <w:right w:val="none" w:sz="0" w:space="0" w:color="auto"/>
              </w:divBdr>
            </w:div>
            <w:div w:id="753017143">
              <w:marLeft w:val="0"/>
              <w:marRight w:val="0"/>
              <w:marTop w:val="0"/>
              <w:marBottom w:val="0"/>
              <w:divBdr>
                <w:top w:val="none" w:sz="0" w:space="0" w:color="auto"/>
                <w:left w:val="none" w:sz="0" w:space="0" w:color="auto"/>
                <w:bottom w:val="none" w:sz="0" w:space="0" w:color="auto"/>
                <w:right w:val="none" w:sz="0" w:space="0" w:color="auto"/>
              </w:divBdr>
            </w:div>
            <w:div w:id="1212498089">
              <w:marLeft w:val="0"/>
              <w:marRight w:val="0"/>
              <w:marTop w:val="0"/>
              <w:marBottom w:val="0"/>
              <w:divBdr>
                <w:top w:val="none" w:sz="0" w:space="0" w:color="auto"/>
                <w:left w:val="none" w:sz="0" w:space="0" w:color="auto"/>
                <w:bottom w:val="none" w:sz="0" w:space="0" w:color="auto"/>
                <w:right w:val="none" w:sz="0" w:space="0" w:color="auto"/>
              </w:divBdr>
            </w:div>
            <w:div w:id="898438684">
              <w:marLeft w:val="0"/>
              <w:marRight w:val="0"/>
              <w:marTop w:val="0"/>
              <w:marBottom w:val="0"/>
              <w:divBdr>
                <w:top w:val="none" w:sz="0" w:space="0" w:color="auto"/>
                <w:left w:val="none" w:sz="0" w:space="0" w:color="auto"/>
                <w:bottom w:val="none" w:sz="0" w:space="0" w:color="auto"/>
                <w:right w:val="none" w:sz="0" w:space="0" w:color="auto"/>
              </w:divBdr>
            </w:div>
            <w:div w:id="801919522">
              <w:marLeft w:val="0"/>
              <w:marRight w:val="0"/>
              <w:marTop w:val="0"/>
              <w:marBottom w:val="0"/>
              <w:divBdr>
                <w:top w:val="none" w:sz="0" w:space="0" w:color="auto"/>
                <w:left w:val="none" w:sz="0" w:space="0" w:color="auto"/>
                <w:bottom w:val="none" w:sz="0" w:space="0" w:color="auto"/>
                <w:right w:val="none" w:sz="0" w:space="0" w:color="auto"/>
              </w:divBdr>
            </w:div>
            <w:div w:id="48070485">
              <w:marLeft w:val="0"/>
              <w:marRight w:val="0"/>
              <w:marTop w:val="0"/>
              <w:marBottom w:val="0"/>
              <w:divBdr>
                <w:top w:val="none" w:sz="0" w:space="0" w:color="auto"/>
                <w:left w:val="none" w:sz="0" w:space="0" w:color="auto"/>
                <w:bottom w:val="none" w:sz="0" w:space="0" w:color="auto"/>
                <w:right w:val="none" w:sz="0" w:space="0" w:color="auto"/>
              </w:divBdr>
            </w:div>
            <w:div w:id="2066710057">
              <w:marLeft w:val="0"/>
              <w:marRight w:val="0"/>
              <w:marTop w:val="0"/>
              <w:marBottom w:val="0"/>
              <w:divBdr>
                <w:top w:val="none" w:sz="0" w:space="0" w:color="auto"/>
                <w:left w:val="none" w:sz="0" w:space="0" w:color="auto"/>
                <w:bottom w:val="none" w:sz="0" w:space="0" w:color="auto"/>
                <w:right w:val="none" w:sz="0" w:space="0" w:color="auto"/>
              </w:divBdr>
            </w:div>
            <w:div w:id="287709110">
              <w:marLeft w:val="0"/>
              <w:marRight w:val="0"/>
              <w:marTop w:val="0"/>
              <w:marBottom w:val="0"/>
              <w:divBdr>
                <w:top w:val="none" w:sz="0" w:space="0" w:color="auto"/>
                <w:left w:val="none" w:sz="0" w:space="0" w:color="auto"/>
                <w:bottom w:val="none" w:sz="0" w:space="0" w:color="auto"/>
                <w:right w:val="none" w:sz="0" w:space="0" w:color="auto"/>
              </w:divBdr>
            </w:div>
            <w:div w:id="922765420">
              <w:marLeft w:val="0"/>
              <w:marRight w:val="0"/>
              <w:marTop w:val="0"/>
              <w:marBottom w:val="0"/>
              <w:divBdr>
                <w:top w:val="none" w:sz="0" w:space="0" w:color="auto"/>
                <w:left w:val="none" w:sz="0" w:space="0" w:color="auto"/>
                <w:bottom w:val="none" w:sz="0" w:space="0" w:color="auto"/>
                <w:right w:val="none" w:sz="0" w:space="0" w:color="auto"/>
              </w:divBdr>
            </w:div>
            <w:div w:id="1732924046">
              <w:marLeft w:val="0"/>
              <w:marRight w:val="0"/>
              <w:marTop w:val="0"/>
              <w:marBottom w:val="0"/>
              <w:divBdr>
                <w:top w:val="none" w:sz="0" w:space="0" w:color="auto"/>
                <w:left w:val="none" w:sz="0" w:space="0" w:color="auto"/>
                <w:bottom w:val="none" w:sz="0" w:space="0" w:color="auto"/>
                <w:right w:val="none" w:sz="0" w:space="0" w:color="auto"/>
              </w:divBdr>
            </w:div>
            <w:div w:id="1072042676">
              <w:marLeft w:val="0"/>
              <w:marRight w:val="0"/>
              <w:marTop w:val="0"/>
              <w:marBottom w:val="0"/>
              <w:divBdr>
                <w:top w:val="none" w:sz="0" w:space="0" w:color="auto"/>
                <w:left w:val="none" w:sz="0" w:space="0" w:color="auto"/>
                <w:bottom w:val="none" w:sz="0" w:space="0" w:color="auto"/>
                <w:right w:val="none" w:sz="0" w:space="0" w:color="auto"/>
              </w:divBdr>
            </w:div>
            <w:div w:id="379325928">
              <w:marLeft w:val="0"/>
              <w:marRight w:val="0"/>
              <w:marTop w:val="0"/>
              <w:marBottom w:val="0"/>
              <w:divBdr>
                <w:top w:val="none" w:sz="0" w:space="0" w:color="auto"/>
                <w:left w:val="none" w:sz="0" w:space="0" w:color="auto"/>
                <w:bottom w:val="none" w:sz="0" w:space="0" w:color="auto"/>
                <w:right w:val="none" w:sz="0" w:space="0" w:color="auto"/>
              </w:divBdr>
            </w:div>
            <w:div w:id="54550545">
              <w:marLeft w:val="0"/>
              <w:marRight w:val="0"/>
              <w:marTop w:val="0"/>
              <w:marBottom w:val="0"/>
              <w:divBdr>
                <w:top w:val="none" w:sz="0" w:space="0" w:color="auto"/>
                <w:left w:val="none" w:sz="0" w:space="0" w:color="auto"/>
                <w:bottom w:val="none" w:sz="0" w:space="0" w:color="auto"/>
                <w:right w:val="none" w:sz="0" w:space="0" w:color="auto"/>
              </w:divBdr>
            </w:div>
            <w:div w:id="546181359">
              <w:marLeft w:val="0"/>
              <w:marRight w:val="0"/>
              <w:marTop w:val="0"/>
              <w:marBottom w:val="0"/>
              <w:divBdr>
                <w:top w:val="none" w:sz="0" w:space="0" w:color="auto"/>
                <w:left w:val="none" w:sz="0" w:space="0" w:color="auto"/>
                <w:bottom w:val="none" w:sz="0" w:space="0" w:color="auto"/>
                <w:right w:val="none" w:sz="0" w:space="0" w:color="auto"/>
              </w:divBdr>
            </w:div>
            <w:div w:id="573901992">
              <w:marLeft w:val="0"/>
              <w:marRight w:val="0"/>
              <w:marTop w:val="0"/>
              <w:marBottom w:val="0"/>
              <w:divBdr>
                <w:top w:val="none" w:sz="0" w:space="0" w:color="auto"/>
                <w:left w:val="none" w:sz="0" w:space="0" w:color="auto"/>
                <w:bottom w:val="none" w:sz="0" w:space="0" w:color="auto"/>
                <w:right w:val="none" w:sz="0" w:space="0" w:color="auto"/>
              </w:divBdr>
            </w:div>
            <w:div w:id="542643354">
              <w:marLeft w:val="0"/>
              <w:marRight w:val="0"/>
              <w:marTop w:val="0"/>
              <w:marBottom w:val="0"/>
              <w:divBdr>
                <w:top w:val="none" w:sz="0" w:space="0" w:color="auto"/>
                <w:left w:val="none" w:sz="0" w:space="0" w:color="auto"/>
                <w:bottom w:val="none" w:sz="0" w:space="0" w:color="auto"/>
                <w:right w:val="none" w:sz="0" w:space="0" w:color="auto"/>
              </w:divBdr>
            </w:div>
            <w:div w:id="1780954395">
              <w:marLeft w:val="0"/>
              <w:marRight w:val="0"/>
              <w:marTop w:val="0"/>
              <w:marBottom w:val="0"/>
              <w:divBdr>
                <w:top w:val="none" w:sz="0" w:space="0" w:color="auto"/>
                <w:left w:val="none" w:sz="0" w:space="0" w:color="auto"/>
                <w:bottom w:val="none" w:sz="0" w:space="0" w:color="auto"/>
                <w:right w:val="none" w:sz="0" w:space="0" w:color="auto"/>
              </w:divBdr>
            </w:div>
            <w:div w:id="1994606263">
              <w:marLeft w:val="0"/>
              <w:marRight w:val="0"/>
              <w:marTop w:val="0"/>
              <w:marBottom w:val="0"/>
              <w:divBdr>
                <w:top w:val="none" w:sz="0" w:space="0" w:color="auto"/>
                <w:left w:val="none" w:sz="0" w:space="0" w:color="auto"/>
                <w:bottom w:val="none" w:sz="0" w:space="0" w:color="auto"/>
                <w:right w:val="none" w:sz="0" w:space="0" w:color="auto"/>
              </w:divBdr>
            </w:div>
            <w:div w:id="2078356156">
              <w:marLeft w:val="0"/>
              <w:marRight w:val="0"/>
              <w:marTop w:val="0"/>
              <w:marBottom w:val="0"/>
              <w:divBdr>
                <w:top w:val="none" w:sz="0" w:space="0" w:color="auto"/>
                <w:left w:val="none" w:sz="0" w:space="0" w:color="auto"/>
                <w:bottom w:val="none" w:sz="0" w:space="0" w:color="auto"/>
                <w:right w:val="none" w:sz="0" w:space="0" w:color="auto"/>
              </w:divBdr>
            </w:div>
            <w:div w:id="2009944258">
              <w:marLeft w:val="0"/>
              <w:marRight w:val="0"/>
              <w:marTop w:val="0"/>
              <w:marBottom w:val="0"/>
              <w:divBdr>
                <w:top w:val="none" w:sz="0" w:space="0" w:color="auto"/>
                <w:left w:val="none" w:sz="0" w:space="0" w:color="auto"/>
                <w:bottom w:val="none" w:sz="0" w:space="0" w:color="auto"/>
                <w:right w:val="none" w:sz="0" w:space="0" w:color="auto"/>
              </w:divBdr>
            </w:div>
            <w:div w:id="1218006510">
              <w:marLeft w:val="0"/>
              <w:marRight w:val="0"/>
              <w:marTop w:val="0"/>
              <w:marBottom w:val="0"/>
              <w:divBdr>
                <w:top w:val="none" w:sz="0" w:space="0" w:color="auto"/>
                <w:left w:val="none" w:sz="0" w:space="0" w:color="auto"/>
                <w:bottom w:val="none" w:sz="0" w:space="0" w:color="auto"/>
                <w:right w:val="none" w:sz="0" w:space="0" w:color="auto"/>
              </w:divBdr>
            </w:div>
            <w:div w:id="1257251534">
              <w:marLeft w:val="0"/>
              <w:marRight w:val="0"/>
              <w:marTop w:val="0"/>
              <w:marBottom w:val="0"/>
              <w:divBdr>
                <w:top w:val="none" w:sz="0" w:space="0" w:color="auto"/>
                <w:left w:val="none" w:sz="0" w:space="0" w:color="auto"/>
                <w:bottom w:val="none" w:sz="0" w:space="0" w:color="auto"/>
                <w:right w:val="none" w:sz="0" w:space="0" w:color="auto"/>
              </w:divBdr>
            </w:div>
            <w:div w:id="1006249526">
              <w:marLeft w:val="0"/>
              <w:marRight w:val="0"/>
              <w:marTop w:val="0"/>
              <w:marBottom w:val="0"/>
              <w:divBdr>
                <w:top w:val="none" w:sz="0" w:space="0" w:color="auto"/>
                <w:left w:val="none" w:sz="0" w:space="0" w:color="auto"/>
                <w:bottom w:val="none" w:sz="0" w:space="0" w:color="auto"/>
                <w:right w:val="none" w:sz="0" w:space="0" w:color="auto"/>
              </w:divBdr>
            </w:div>
            <w:div w:id="1997882314">
              <w:marLeft w:val="0"/>
              <w:marRight w:val="0"/>
              <w:marTop w:val="0"/>
              <w:marBottom w:val="0"/>
              <w:divBdr>
                <w:top w:val="none" w:sz="0" w:space="0" w:color="auto"/>
                <w:left w:val="none" w:sz="0" w:space="0" w:color="auto"/>
                <w:bottom w:val="none" w:sz="0" w:space="0" w:color="auto"/>
                <w:right w:val="none" w:sz="0" w:space="0" w:color="auto"/>
              </w:divBdr>
            </w:div>
            <w:div w:id="744106818">
              <w:marLeft w:val="0"/>
              <w:marRight w:val="0"/>
              <w:marTop w:val="0"/>
              <w:marBottom w:val="0"/>
              <w:divBdr>
                <w:top w:val="none" w:sz="0" w:space="0" w:color="auto"/>
                <w:left w:val="none" w:sz="0" w:space="0" w:color="auto"/>
                <w:bottom w:val="none" w:sz="0" w:space="0" w:color="auto"/>
                <w:right w:val="none" w:sz="0" w:space="0" w:color="auto"/>
              </w:divBdr>
            </w:div>
            <w:div w:id="313143641">
              <w:marLeft w:val="0"/>
              <w:marRight w:val="0"/>
              <w:marTop w:val="0"/>
              <w:marBottom w:val="0"/>
              <w:divBdr>
                <w:top w:val="none" w:sz="0" w:space="0" w:color="auto"/>
                <w:left w:val="none" w:sz="0" w:space="0" w:color="auto"/>
                <w:bottom w:val="none" w:sz="0" w:space="0" w:color="auto"/>
                <w:right w:val="none" w:sz="0" w:space="0" w:color="auto"/>
              </w:divBdr>
            </w:div>
            <w:div w:id="1013844338">
              <w:marLeft w:val="0"/>
              <w:marRight w:val="0"/>
              <w:marTop w:val="0"/>
              <w:marBottom w:val="0"/>
              <w:divBdr>
                <w:top w:val="none" w:sz="0" w:space="0" w:color="auto"/>
                <w:left w:val="none" w:sz="0" w:space="0" w:color="auto"/>
                <w:bottom w:val="none" w:sz="0" w:space="0" w:color="auto"/>
                <w:right w:val="none" w:sz="0" w:space="0" w:color="auto"/>
              </w:divBdr>
            </w:div>
            <w:div w:id="1894345326">
              <w:marLeft w:val="0"/>
              <w:marRight w:val="0"/>
              <w:marTop w:val="0"/>
              <w:marBottom w:val="0"/>
              <w:divBdr>
                <w:top w:val="none" w:sz="0" w:space="0" w:color="auto"/>
                <w:left w:val="none" w:sz="0" w:space="0" w:color="auto"/>
                <w:bottom w:val="none" w:sz="0" w:space="0" w:color="auto"/>
                <w:right w:val="none" w:sz="0" w:space="0" w:color="auto"/>
              </w:divBdr>
            </w:div>
            <w:div w:id="741877997">
              <w:marLeft w:val="0"/>
              <w:marRight w:val="0"/>
              <w:marTop w:val="0"/>
              <w:marBottom w:val="0"/>
              <w:divBdr>
                <w:top w:val="none" w:sz="0" w:space="0" w:color="auto"/>
                <w:left w:val="none" w:sz="0" w:space="0" w:color="auto"/>
                <w:bottom w:val="none" w:sz="0" w:space="0" w:color="auto"/>
                <w:right w:val="none" w:sz="0" w:space="0" w:color="auto"/>
              </w:divBdr>
            </w:div>
            <w:div w:id="235555388">
              <w:marLeft w:val="0"/>
              <w:marRight w:val="0"/>
              <w:marTop w:val="0"/>
              <w:marBottom w:val="0"/>
              <w:divBdr>
                <w:top w:val="none" w:sz="0" w:space="0" w:color="auto"/>
                <w:left w:val="none" w:sz="0" w:space="0" w:color="auto"/>
                <w:bottom w:val="none" w:sz="0" w:space="0" w:color="auto"/>
                <w:right w:val="none" w:sz="0" w:space="0" w:color="auto"/>
              </w:divBdr>
            </w:div>
            <w:div w:id="178131573">
              <w:marLeft w:val="0"/>
              <w:marRight w:val="0"/>
              <w:marTop w:val="0"/>
              <w:marBottom w:val="0"/>
              <w:divBdr>
                <w:top w:val="none" w:sz="0" w:space="0" w:color="auto"/>
                <w:left w:val="none" w:sz="0" w:space="0" w:color="auto"/>
                <w:bottom w:val="none" w:sz="0" w:space="0" w:color="auto"/>
                <w:right w:val="none" w:sz="0" w:space="0" w:color="auto"/>
              </w:divBdr>
            </w:div>
            <w:div w:id="744837766">
              <w:marLeft w:val="0"/>
              <w:marRight w:val="0"/>
              <w:marTop w:val="0"/>
              <w:marBottom w:val="0"/>
              <w:divBdr>
                <w:top w:val="none" w:sz="0" w:space="0" w:color="auto"/>
                <w:left w:val="none" w:sz="0" w:space="0" w:color="auto"/>
                <w:bottom w:val="none" w:sz="0" w:space="0" w:color="auto"/>
                <w:right w:val="none" w:sz="0" w:space="0" w:color="auto"/>
              </w:divBdr>
            </w:div>
            <w:div w:id="1957638704">
              <w:marLeft w:val="0"/>
              <w:marRight w:val="0"/>
              <w:marTop w:val="0"/>
              <w:marBottom w:val="0"/>
              <w:divBdr>
                <w:top w:val="none" w:sz="0" w:space="0" w:color="auto"/>
                <w:left w:val="none" w:sz="0" w:space="0" w:color="auto"/>
                <w:bottom w:val="none" w:sz="0" w:space="0" w:color="auto"/>
                <w:right w:val="none" w:sz="0" w:space="0" w:color="auto"/>
              </w:divBdr>
            </w:div>
            <w:div w:id="1671908175">
              <w:marLeft w:val="0"/>
              <w:marRight w:val="0"/>
              <w:marTop w:val="0"/>
              <w:marBottom w:val="0"/>
              <w:divBdr>
                <w:top w:val="none" w:sz="0" w:space="0" w:color="auto"/>
                <w:left w:val="none" w:sz="0" w:space="0" w:color="auto"/>
                <w:bottom w:val="none" w:sz="0" w:space="0" w:color="auto"/>
                <w:right w:val="none" w:sz="0" w:space="0" w:color="auto"/>
              </w:divBdr>
            </w:div>
            <w:div w:id="873346023">
              <w:marLeft w:val="0"/>
              <w:marRight w:val="0"/>
              <w:marTop w:val="0"/>
              <w:marBottom w:val="0"/>
              <w:divBdr>
                <w:top w:val="none" w:sz="0" w:space="0" w:color="auto"/>
                <w:left w:val="none" w:sz="0" w:space="0" w:color="auto"/>
                <w:bottom w:val="none" w:sz="0" w:space="0" w:color="auto"/>
                <w:right w:val="none" w:sz="0" w:space="0" w:color="auto"/>
              </w:divBdr>
            </w:div>
            <w:div w:id="1022779681">
              <w:marLeft w:val="0"/>
              <w:marRight w:val="0"/>
              <w:marTop w:val="0"/>
              <w:marBottom w:val="0"/>
              <w:divBdr>
                <w:top w:val="none" w:sz="0" w:space="0" w:color="auto"/>
                <w:left w:val="none" w:sz="0" w:space="0" w:color="auto"/>
                <w:bottom w:val="none" w:sz="0" w:space="0" w:color="auto"/>
                <w:right w:val="none" w:sz="0" w:space="0" w:color="auto"/>
              </w:divBdr>
            </w:div>
            <w:div w:id="1137603950">
              <w:marLeft w:val="0"/>
              <w:marRight w:val="0"/>
              <w:marTop w:val="0"/>
              <w:marBottom w:val="0"/>
              <w:divBdr>
                <w:top w:val="none" w:sz="0" w:space="0" w:color="auto"/>
                <w:left w:val="none" w:sz="0" w:space="0" w:color="auto"/>
                <w:bottom w:val="none" w:sz="0" w:space="0" w:color="auto"/>
                <w:right w:val="none" w:sz="0" w:space="0" w:color="auto"/>
              </w:divBdr>
            </w:div>
            <w:div w:id="986669482">
              <w:marLeft w:val="0"/>
              <w:marRight w:val="0"/>
              <w:marTop w:val="0"/>
              <w:marBottom w:val="0"/>
              <w:divBdr>
                <w:top w:val="none" w:sz="0" w:space="0" w:color="auto"/>
                <w:left w:val="none" w:sz="0" w:space="0" w:color="auto"/>
                <w:bottom w:val="none" w:sz="0" w:space="0" w:color="auto"/>
                <w:right w:val="none" w:sz="0" w:space="0" w:color="auto"/>
              </w:divBdr>
            </w:div>
            <w:div w:id="1574317325">
              <w:marLeft w:val="0"/>
              <w:marRight w:val="0"/>
              <w:marTop w:val="0"/>
              <w:marBottom w:val="0"/>
              <w:divBdr>
                <w:top w:val="none" w:sz="0" w:space="0" w:color="auto"/>
                <w:left w:val="none" w:sz="0" w:space="0" w:color="auto"/>
                <w:bottom w:val="none" w:sz="0" w:space="0" w:color="auto"/>
                <w:right w:val="none" w:sz="0" w:space="0" w:color="auto"/>
              </w:divBdr>
            </w:div>
            <w:div w:id="1667705620">
              <w:marLeft w:val="0"/>
              <w:marRight w:val="0"/>
              <w:marTop w:val="0"/>
              <w:marBottom w:val="0"/>
              <w:divBdr>
                <w:top w:val="none" w:sz="0" w:space="0" w:color="auto"/>
                <w:left w:val="none" w:sz="0" w:space="0" w:color="auto"/>
                <w:bottom w:val="none" w:sz="0" w:space="0" w:color="auto"/>
                <w:right w:val="none" w:sz="0" w:space="0" w:color="auto"/>
              </w:divBdr>
            </w:div>
            <w:div w:id="1057973726">
              <w:marLeft w:val="0"/>
              <w:marRight w:val="0"/>
              <w:marTop w:val="0"/>
              <w:marBottom w:val="0"/>
              <w:divBdr>
                <w:top w:val="none" w:sz="0" w:space="0" w:color="auto"/>
                <w:left w:val="none" w:sz="0" w:space="0" w:color="auto"/>
                <w:bottom w:val="none" w:sz="0" w:space="0" w:color="auto"/>
                <w:right w:val="none" w:sz="0" w:space="0" w:color="auto"/>
              </w:divBdr>
            </w:div>
            <w:div w:id="414399447">
              <w:marLeft w:val="0"/>
              <w:marRight w:val="0"/>
              <w:marTop w:val="0"/>
              <w:marBottom w:val="0"/>
              <w:divBdr>
                <w:top w:val="none" w:sz="0" w:space="0" w:color="auto"/>
                <w:left w:val="none" w:sz="0" w:space="0" w:color="auto"/>
                <w:bottom w:val="none" w:sz="0" w:space="0" w:color="auto"/>
                <w:right w:val="none" w:sz="0" w:space="0" w:color="auto"/>
              </w:divBdr>
            </w:div>
            <w:div w:id="1219515601">
              <w:marLeft w:val="0"/>
              <w:marRight w:val="0"/>
              <w:marTop w:val="0"/>
              <w:marBottom w:val="0"/>
              <w:divBdr>
                <w:top w:val="none" w:sz="0" w:space="0" w:color="auto"/>
                <w:left w:val="none" w:sz="0" w:space="0" w:color="auto"/>
                <w:bottom w:val="none" w:sz="0" w:space="0" w:color="auto"/>
                <w:right w:val="none" w:sz="0" w:space="0" w:color="auto"/>
              </w:divBdr>
            </w:div>
            <w:div w:id="154541342">
              <w:marLeft w:val="0"/>
              <w:marRight w:val="0"/>
              <w:marTop w:val="0"/>
              <w:marBottom w:val="0"/>
              <w:divBdr>
                <w:top w:val="none" w:sz="0" w:space="0" w:color="auto"/>
                <w:left w:val="none" w:sz="0" w:space="0" w:color="auto"/>
                <w:bottom w:val="none" w:sz="0" w:space="0" w:color="auto"/>
                <w:right w:val="none" w:sz="0" w:space="0" w:color="auto"/>
              </w:divBdr>
            </w:div>
            <w:div w:id="411320327">
              <w:marLeft w:val="0"/>
              <w:marRight w:val="0"/>
              <w:marTop w:val="0"/>
              <w:marBottom w:val="0"/>
              <w:divBdr>
                <w:top w:val="none" w:sz="0" w:space="0" w:color="auto"/>
                <w:left w:val="none" w:sz="0" w:space="0" w:color="auto"/>
                <w:bottom w:val="none" w:sz="0" w:space="0" w:color="auto"/>
                <w:right w:val="none" w:sz="0" w:space="0" w:color="auto"/>
              </w:divBdr>
            </w:div>
            <w:div w:id="1548563215">
              <w:marLeft w:val="0"/>
              <w:marRight w:val="0"/>
              <w:marTop w:val="0"/>
              <w:marBottom w:val="0"/>
              <w:divBdr>
                <w:top w:val="none" w:sz="0" w:space="0" w:color="auto"/>
                <w:left w:val="none" w:sz="0" w:space="0" w:color="auto"/>
                <w:bottom w:val="none" w:sz="0" w:space="0" w:color="auto"/>
                <w:right w:val="none" w:sz="0" w:space="0" w:color="auto"/>
              </w:divBdr>
            </w:div>
            <w:div w:id="1834636910">
              <w:marLeft w:val="0"/>
              <w:marRight w:val="0"/>
              <w:marTop w:val="0"/>
              <w:marBottom w:val="0"/>
              <w:divBdr>
                <w:top w:val="none" w:sz="0" w:space="0" w:color="auto"/>
                <w:left w:val="none" w:sz="0" w:space="0" w:color="auto"/>
                <w:bottom w:val="none" w:sz="0" w:space="0" w:color="auto"/>
                <w:right w:val="none" w:sz="0" w:space="0" w:color="auto"/>
              </w:divBdr>
            </w:div>
            <w:div w:id="1666012986">
              <w:marLeft w:val="0"/>
              <w:marRight w:val="0"/>
              <w:marTop w:val="0"/>
              <w:marBottom w:val="0"/>
              <w:divBdr>
                <w:top w:val="none" w:sz="0" w:space="0" w:color="auto"/>
                <w:left w:val="none" w:sz="0" w:space="0" w:color="auto"/>
                <w:bottom w:val="none" w:sz="0" w:space="0" w:color="auto"/>
                <w:right w:val="none" w:sz="0" w:space="0" w:color="auto"/>
              </w:divBdr>
            </w:div>
            <w:div w:id="1735398233">
              <w:marLeft w:val="0"/>
              <w:marRight w:val="0"/>
              <w:marTop w:val="0"/>
              <w:marBottom w:val="0"/>
              <w:divBdr>
                <w:top w:val="none" w:sz="0" w:space="0" w:color="auto"/>
                <w:left w:val="none" w:sz="0" w:space="0" w:color="auto"/>
                <w:bottom w:val="none" w:sz="0" w:space="0" w:color="auto"/>
                <w:right w:val="none" w:sz="0" w:space="0" w:color="auto"/>
              </w:divBdr>
            </w:div>
            <w:div w:id="981153444">
              <w:marLeft w:val="0"/>
              <w:marRight w:val="0"/>
              <w:marTop w:val="0"/>
              <w:marBottom w:val="0"/>
              <w:divBdr>
                <w:top w:val="none" w:sz="0" w:space="0" w:color="auto"/>
                <w:left w:val="none" w:sz="0" w:space="0" w:color="auto"/>
                <w:bottom w:val="none" w:sz="0" w:space="0" w:color="auto"/>
                <w:right w:val="none" w:sz="0" w:space="0" w:color="auto"/>
              </w:divBdr>
            </w:div>
            <w:div w:id="1379822633">
              <w:marLeft w:val="0"/>
              <w:marRight w:val="0"/>
              <w:marTop w:val="0"/>
              <w:marBottom w:val="0"/>
              <w:divBdr>
                <w:top w:val="none" w:sz="0" w:space="0" w:color="auto"/>
                <w:left w:val="none" w:sz="0" w:space="0" w:color="auto"/>
                <w:bottom w:val="none" w:sz="0" w:space="0" w:color="auto"/>
                <w:right w:val="none" w:sz="0" w:space="0" w:color="auto"/>
              </w:divBdr>
            </w:div>
            <w:div w:id="338510396">
              <w:marLeft w:val="0"/>
              <w:marRight w:val="0"/>
              <w:marTop w:val="0"/>
              <w:marBottom w:val="0"/>
              <w:divBdr>
                <w:top w:val="none" w:sz="0" w:space="0" w:color="auto"/>
                <w:left w:val="none" w:sz="0" w:space="0" w:color="auto"/>
                <w:bottom w:val="none" w:sz="0" w:space="0" w:color="auto"/>
                <w:right w:val="none" w:sz="0" w:space="0" w:color="auto"/>
              </w:divBdr>
            </w:div>
            <w:div w:id="545877361">
              <w:marLeft w:val="0"/>
              <w:marRight w:val="0"/>
              <w:marTop w:val="0"/>
              <w:marBottom w:val="0"/>
              <w:divBdr>
                <w:top w:val="none" w:sz="0" w:space="0" w:color="auto"/>
                <w:left w:val="none" w:sz="0" w:space="0" w:color="auto"/>
                <w:bottom w:val="none" w:sz="0" w:space="0" w:color="auto"/>
                <w:right w:val="none" w:sz="0" w:space="0" w:color="auto"/>
              </w:divBdr>
            </w:div>
            <w:div w:id="1028218563">
              <w:marLeft w:val="0"/>
              <w:marRight w:val="0"/>
              <w:marTop w:val="0"/>
              <w:marBottom w:val="0"/>
              <w:divBdr>
                <w:top w:val="none" w:sz="0" w:space="0" w:color="auto"/>
                <w:left w:val="none" w:sz="0" w:space="0" w:color="auto"/>
                <w:bottom w:val="none" w:sz="0" w:space="0" w:color="auto"/>
                <w:right w:val="none" w:sz="0" w:space="0" w:color="auto"/>
              </w:divBdr>
            </w:div>
            <w:div w:id="2040816350">
              <w:marLeft w:val="0"/>
              <w:marRight w:val="0"/>
              <w:marTop w:val="0"/>
              <w:marBottom w:val="0"/>
              <w:divBdr>
                <w:top w:val="none" w:sz="0" w:space="0" w:color="auto"/>
                <w:left w:val="none" w:sz="0" w:space="0" w:color="auto"/>
                <w:bottom w:val="none" w:sz="0" w:space="0" w:color="auto"/>
                <w:right w:val="none" w:sz="0" w:space="0" w:color="auto"/>
              </w:divBdr>
            </w:div>
            <w:div w:id="123692743">
              <w:marLeft w:val="0"/>
              <w:marRight w:val="0"/>
              <w:marTop w:val="0"/>
              <w:marBottom w:val="0"/>
              <w:divBdr>
                <w:top w:val="none" w:sz="0" w:space="0" w:color="auto"/>
                <w:left w:val="none" w:sz="0" w:space="0" w:color="auto"/>
                <w:bottom w:val="none" w:sz="0" w:space="0" w:color="auto"/>
                <w:right w:val="none" w:sz="0" w:space="0" w:color="auto"/>
              </w:divBdr>
            </w:div>
            <w:div w:id="43912808">
              <w:marLeft w:val="0"/>
              <w:marRight w:val="0"/>
              <w:marTop w:val="0"/>
              <w:marBottom w:val="0"/>
              <w:divBdr>
                <w:top w:val="none" w:sz="0" w:space="0" w:color="auto"/>
                <w:left w:val="none" w:sz="0" w:space="0" w:color="auto"/>
                <w:bottom w:val="none" w:sz="0" w:space="0" w:color="auto"/>
                <w:right w:val="none" w:sz="0" w:space="0" w:color="auto"/>
              </w:divBdr>
            </w:div>
            <w:div w:id="1041396887">
              <w:marLeft w:val="0"/>
              <w:marRight w:val="0"/>
              <w:marTop w:val="0"/>
              <w:marBottom w:val="0"/>
              <w:divBdr>
                <w:top w:val="none" w:sz="0" w:space="0" w:color="auto"/>
                <w:left w:val="none" w:sz="0" w:space="0" w:color="auto"/>
                <w:bottom w:val="none" w:sz="0" w:space="0" w:color="auto"/>
                <w:right w:val="none" w:sz="0" w:space="0" w:color="auto"/>
              </w:divBdr>
            </w:div>
            <w:div w:id="24986255">
              <w:marLeft w:val="0"/>
              <w:marRight w:val="0"/>
              <w:marTop w:val="0"/>
              <w:marBottom w:val="0"/>
              <w:divBdr>
                <w:top w:val="none" w:sz="0" w:space="0" w:color="auto"/>
                <w:left w:val="none" w:sz="0" w:space="0" w:color="auto"/>
                <w:bottom w:val="none" w:sz="0" w:space="0" w:color="auto"/>
                <w:right w:val="none" w:sz="0" w:space="0" w:color="auto"/>
              </w:divBdr>
            </w:div>
            <w:div w:id="1990205726">
              <w:marLeft w:val="0"/>
              <w:marRight w:val="0"/>
              <w:marTop w:val="0"/>
              <w:marBottom w:val="0"/>
              <w:divBdr>
                <w:top w:val="none" w:sz="0" w:space="0" w:color="auto"/>
                <w:left w:val="none" w:sz="0" w:space="0" w:color="auto"/>
                <w:bottom w:val="none" w:sz="0" w:space="0" w:color="auto"/>
                <w:right w:val="none" w:sz="0" w:space="0" w:color="auto"/>
              </w:divBdr>
            </w:div>
            <w:div w:id="493686131">
              <w:marLeft w:val="0"/>
              <w:marRight w:val="0"/>
              <w:marTop w:val="0"/>
              <w:marBottom w:val="0"/>
              <w:divBdr>
                <w:top w:val="none" w:sz="0" w:space="0" w:color="auto"/>
                <w:left w:val="none" w:sz="0" w:space="0" w:color="auto"/>
                <w:bottom w:val="none" w:sz="0" w:space="0" w:color="auto"/>
                <w:right w:val="none" w:sz="0" w:space="0" w:color="auto"/>
              </w:divBdr>
            </w:div>
            <w:div w:id="2105224193">
              <w:marLeft w:val="0"/>
              <w:marRight w:val="0"/>
              <w:marTop w:val="0"/>
              <w:marBottom w:val="0"/>
              <w:divBdr>
                <w:top w:val="none" w:sz="0" w:space="0" w:color="auto"/>
                <w:left w:val="none" w:sz="0" w:space="0" w:color="auto"/>
                <w:bottom w:val="none" w:sz="0" w:space="0" w:color="auto"/>
                <w:right w:val="none" w:sz="0" w:space="0" w:color="auto"/>
              </w:divBdr>
            </w:div>
            <w:div w:id="1214540931">
              <w:marLeft w:val="0"/>
              <w:marRight w:val="0"/>
              <w:marTop w:val="0"/>
              <w:marBottom w:val="0"/>
              <w:divBdr>
                <w:top w:val="none" w:sz="0" w:space="0" w:color="auto"/>
                <w:left w:val="none" w:sz="0" w:space="0" w:color="auto"/>
                <w:bottom w:val="none" w:sz="0" w:space="0" w:color="auto"/>
                <w:right w:val="none" w:sz="0" w:space="0" w:color="auto"/>
              </w:divBdr>
            </w:div>
            <w:div w:id="221134605">
              <w:marLeft w:val="0"/>
              <w:marRight w:val="0"/>
              <w:marTop w:val="0"/>
              <w:marBottom w:val="0"/>
              <w:divBdr>
                <w:top w:val="none" w:sz="0" w:space="0" w:color="auto"/>
                <w:left w:val="none" w:sz="0" w:space="0" w:color="auto"/>
                <w:bottom w:val="none" w:sz="0" w:space="0" w:color="auto"/>
                <w:right w:val="none" w:sz="0" w:space="0" w:color="auto"/>
              </w:divBdr>
            </w:div>
            <w:div w:id="1761218070">
              <w:marLeft w:val="0"/>
              <w:marRight w:val="0"/>
              <w:marTop w:val="0"/>
              <w:marBottom w:val="0"/>
              <w:divBdr>
                <w:top w:val="none" w:sz="0" w:space="0" w:color="auto"/>
                <w:left w:val="none" w:sz="0" w:space="0" w:color="auto"/>
                <w:bottom w:val="none" w:sz="0" w:space="0" w:color="auto"/>
                <w:right w:val="none" w:sz="0" w:space="0" w:color="auto"/>
              </w:divBdr>
            </w:div>
            <w:div w:id="1599294066">
              <w:marLeft w:val="0"/>
              <w:marRight w:val="0"/>
              <w:marTop w:val="0"/>
              <w:marBottom w:val="0"/>
              <w:divBdr>
                <w:top w:val="none" w:sz="0" w:space="0" w:color="auto"/>
                <w:left w:val="none" w:sz="0" w:space="0" w:color="auto"/>
                <w:bottom w:val="none" w:sz="0" w:space="0" w:color="auto"/>
                <w:right w:val="none" w:sz="0" w:space="0" w:color="auto"/>
              </w:divBdr>
            </w:div>
            <w:div w:id="245380153">
              <w:marLeft w:val="0"/>
              <w:marRight w:val="0"/>
              <w:marTop w:val="0"/>
              <w:marBottom w:val="0"/>
              <w:divBdr>
                <w:top w:val="none" w:sz="0" w:space="0" w:color="auto"/>
                <w:left w:val="none" w:sz="0" w:space="0" w:color="auto"/>
                <w:bottom w:val="none" w:sz="0" w:space="0" w:color="auto"/>
                <w:right w:val="none" w:sz="0" w:space="0" w:color="auto"/>
              </w:divBdr>
            </w:div>
            <w:div w:id="314452408">
              <w:marLeft w:val="0"/>
              <w:marRight w:val="0"/>
              <w:marTop w:val="0"/>
              <w:marBottom w:val="0"/>
              <w:divBdr>
                <w:top w:val="none" w:sz="0" w:space="0" w:color="auto"/>
                <w:left w:val="none" w:sz="0" w:space="0" w:color="auto"/>
                <w:bottom w:val="none" w:sz="0" w:space="0" w:color="auto"/>
                <w:right w:val="none" w:sz="0" w:space="0" w:color="auto"/>
              </w:divBdr>
            </w:div>
            <w:div w:id="2094204294">
              <w:marLeft w:val="0"/>
              <w:marRight w:val="0"/>
              <w:marTop w:val="0"/>
              <w:marBottom w:val="0"/>
              <w:divBdr>
                <w:top w:val="none" w:sz="0" w:space="0" w:color="auto"/>
                <w:left w:val="none" w:sz="0" w:space="0" w:color="auto"/>
                <w:bottom w:val="none" w:sz="0" w:space="0" w:color="auto"/>
                <w:right w:val="none" w:sz="0" w:space="0" w:color="auto"/>
              </w:divBdr>
            </w:div>
            <w:div w:id="1831555841">
              <w:marLeft w:val="0"/>
              <w:marRight w:val="0"/>
              <w:marTop w:val="0"/>
              <w:marBottom w:val="0"/>
              <w:divBdr>
                <w:top w:val="none" w:sz="0" w:space="0" w:color="auto"/>
                <w:left w:val="none" w:sz="0" w:space="0" w:color="auto"/>
                <w:bottom w:val="none" w:sz="0" w:space="0" w:color="auto"/>
                <w:right w:val="none" w:sz="0" w:space="0" w:color="auto"/>
              </w:divBdr>
            </w:div>
            <w:div w:id="1660301675">
              <w:marLeft w:val="0"/>
              <w:marRight w:val="0"/>
              <w:marTop w:val="0"/>
              <w:marBottom w:val="0"/>
              <w:divBdr>
                <w:top w:val="none" w:sz="0" w:space="0" w:color="auto"/>
                <w:left w:val="none" w:sz="0" w:space="0" w:color="auto"/>
                <w:bottom w:val="none" w:sz="0" w:space="0" w:color="auto"/>
                <w:right w:val="none" w:sz="0" w:space="0" w:color="auto"/>
              </w:divBdr>
            </w:div>
            <w:div w:id="1706325286">
              <w:marLeft w:val="0"/>
              <w:marRight w:val="0"/>
              <w:marTop w:val="0"/>
              <w:marBottom w:val="0"/>
              <w:divBdr>
                <w:top w:val="none" w:sz="0" w:space="0" w:color="auto"/>
                <w:left w:val="none" w:sz="0" w:space="0" w:color="auto"/>
                <w:bottom w:val="none" w:sz="0" w:space="0" w:color="auto"/>
                <w:right w:val="none" w:sz="0" w:space="0" w:color="auto"/>
              </w:divBdr>
            </w:div>
            <w:div w:id="1483155006">
              <w:marLeft w:val="0"/>
              <w:marRight w:val="0"/>
              <w:marTop w:val="0"/>
              <w:marBottom w:val="0"/>
              <w:divBdr>
                <w:top w:val="none" w:sz="0" w:space="0" w:color="auto"/>
                <w:left w:val="none" w:sz="0" w:space="0" w:color="auto"/>
                <w:bottom w:val="none" w:sz="0" w:space="0" w:color="auto"/>
                <w:right w:val="none" w:sz="0" w:space="0" w:color="auto"/>
              </w:divBdr>
            </w:div>
            <w:div w:id="425275812">
              <w:marLeft w:val="0"/>
              <w:marRight w:val="0"/>
              <w:marTop w:val="0"/>
              <w:marBottom w:val="0"/>
              <w:divBdr>
                <w:top w:val="none" w:sz="0" w:space="0" w:color="auto"/>
                <w:left w:val="none" w:sz="0" w:space="0" w:color="auto"/>
                <w:bottom w:val="none" w:sz="0" w:space="0" w:color="auto"/>
                <w:right w:val="none" w:sz="0" w:space="0" w:color="auto"/>
              </w:divBdr>
            </w:div>
            <w:div w:id="1832288011">
              <w:marLeft w:val="0"/>
              <w:marRight w:val="0"/>
              <w:marTop w:val="0"/>
              <w:marBottom w:val="0"/>
              <w:divBdr>
                <w:top w:val="none" w:sz="0" w:space="0" w:color="auto"/>
                <w:left w:val="none" w:sz="0" w:space="0" w:color="auto"/>
                <w:bottom w:val="none" w:sz="0" w:space="0" w:color="auto"/>
                <w:right w:val="none" w:sz="0" w:space="0" w:color="auto"/>
              </w:divBdr>
            </w:div>
            <w:div w:id="1887716199">
              <w:marLeft w:val="0"/>
              <w:marRight w:val="0"/>
              <w:marTop w:val="0"/>
              <w:marBottom w:val="0"/>
              <w:divBdr>
                <w:top w:val="none" w:sz="0" w:space="0" w:color="auto"/>
                <w:left w:val="none" w:sz="0" w:space="0" w:color="auto"/>
                <w:bottom w:val="none" w:sz="0" w:space="0" w:color="auto"/>
                <w:right w:val="none" w:sz="0" w:space="0" w:color="auto"/>
              </w:divBdr>
            </w:div>
            <w:div w:id="1672946230">
              <w:marLeft w:val="0"/>
              <w:marRight w:val="0"/>
              <w:marTop w:val="0"/>
              <w:marBottom w:val="0"/>
              <w:divBdr>
                <w:top w:val="none" w:sz="0" w:space="0" w:color="auto"/>
                <w:left w:val="none" w:sz="0" w:space="0" w:color="auto"/>
                <w:bottom w:val="none" w:sz="0" w:space="0" w:color="auto"/>
                <w:right w:val="none" w:sz="0" w:space="0" w:color="auto"/>
              </w:divBdr>
            </w:div>
            <w:div w:id="2076974977">
              <w:marLeft w:val="0"/>
              <w:marRight w:val="0"/>
              <w:marTop w:val="0"/>
              <w:marBottom w:val="0"/>
              <w:divBdr>
                <w:top w:val="none" w:sz="0" w:space="0" w:color="auto"/>
                <w:left w:val="none" w:sz="0" w:space="0" w:color="auto"/>
                <w:bottom w:val="none" w:sz="0" w:space="0" w:color="auto"/>
                <w:right w:val="none" w:sz="0" w:space="0" w:color="auto"/>
              </w:divBdr>
            </w:div>
            <w:div w:id="794179392">
              <w:marLeft w:val="0"/>
              <w:marRight w:val="0"/>
              <w:marTop w:val="0"/>
              <w:marBottom w:val="0"/>
              <w:divBdr>
                <w:top w:val="none" w:sz="0" w:space="0" w:color="auto"/>
                <w:left w:val="none" w:sz="0" w:space="0" w:color="auto"/>
                <w:bottom w:val="none" w:sz="0" w:space="0" w:color="auto"/>
                <w:right w:val="none" w:sz="0" w:space="0" w:color="auto"/>
              </w:divBdr>
            </w:div>
            <w:div w:id="1028288245">
              <w:marLeft w:val="0"/>
              <w:marRight w:val="0"/>
              <w:marTop w:val="0"/>
              <w:marBottom w:val="0"/>
              <w:divBdr>
                <w:top w:val="none" w:sz="0" w:space="0" w:color="auto"/>
                <w:left w:val="none" w:sz="0" w:space="0" w:color="auto"/>
                <w:bottom w:val="none" w:sz="0" w:space="0" w:color="auto"/>
                <w:right w:val="none" w:sz="0" w:space="0" w:color="auto"/>
              </w:divBdr>
            </w:div>
            <w:div w:id="1506898282">
              <w:marLeft w:val="0"/>
              <w:marRight w:val="0"/>
              <w:marTop w:val="0"/>
              <w:marBottom w:val="0"/>
              <w:divBdr>
                <w:top w:val="none" w:sz="0" w:space="0" w:color="auto"/>
                <w:left w:val="none" w:sz="0" w:space="0" w:color="auto"/>
                <w:bottom w:val="none" w:sz="0" w:space="0" w:color="auto"/>
                <w:right w:val="none" w:sz="0" w:space="0" w:color="auto"/>
              </w:divBdr>
            </w:div>
            <w:div w:id="420494129">
              <w:marLeft w:val="0"/>
              <w:marRight w:val="0"/>
              <w:marTop w:val="0"/>
              <w:marBottom w:val="0"/>
              <w:divBdr>
                <w:top w:val="none" w:sz="0" w:space="0" w:color="auto"/>
                <w:left w:val="none" w:sz="0" w:space="0" w:color="auto"/>
                <w:bottom w:val="none" w:sz="0" w:space="0" w:color="auto"/>
                <w:right w:val="none" w:sz="0" w:space="0" w:color="auto"/>
              </w:divBdr>
            </w:div>
            <w:div w:id="1923755667">
              <w:marLeft w:val="0"/>
              <w:marRight w:val="0"/>
              <w:marTop w:val="0"/>
              <w:marBottom w:val="0"/>
              <w:divBdr>
                <w:top w:val="none" w:sz="0" w:space="0" w:color="auto"/>
                <w:left w:val="none" w:sz="0" w:space="0" w:color="auto"/>
                <w:bottom w:val="none" w:sz="0" w:space="0" w:color="auto"/>
                <w:right w:val="none" w:sz="0" w:space="0" w:color="auto"/>
              </w:divBdr>
            </w:div>
            <w:div w:id="1101102029">
              <w:marLeft w:val="0"/>
              <w:marRight w:val="0"/>
              <w:marTop w:val="0"/>
              <w:marBottom w:val="0"/>
              <w:divBdr>
                <w:top w:val="none" w:sz="0" w:space="0" w:color="auto"/>
                <w:left w:val="none" w:sz="0" w:space="0" w:color="auto"/>
                <w:bottom w:val="none" w:sz="0" w:space="0" w:color="auto"/>
                <w:right w:val="none" w:sz="0" w:space="0" w:color="auto"/>
              </w:divBdr>
            </w:div>
            <w:div w:id="214198318">
              <w:marLeft w:val="0"/>
              <w:marRight w:val="0"/>
              <w:marTop w:val="0"/>
              <w:marBottom w:val="0"/>
              <w:divBdr>
                <w:top w:val="none" w:sz="0" w:space="0" w:color="auto"/>
                <w:left w:val="none" w:sz="0" w:space="0" w:color="auto"/>
                <w:bottom w:val="none" w:sz="0" w:space="0" w:color="auto"/>
                <w:right w:val="none" w:sz="0" w:space="0" w:color="auto"/>
              </w:divBdr>
            </w:div>
            <w:div w:id="1362823542">
              <w:marLeft w:val="0"/>
              <w:marRight w:val="0"/>
              <w:marTop w:val="0"/>
              <w:marBottom w:val="0"/>
              <w:divBdr>
                <w:top w:val="none" w:sz="0" w:space="0" w:color="auto"/>
                <w:left w:val="none" w:sz="0" w:space="0" w:color="auto"/>
                <w:bottom w:val="none" w:sz="0" w:space="0" w:color="auto"/>
                <w:right w:val="none" w:sz="0" w:space="0" w:color="auto"/>
              </w:divBdr>
            </w:div>
            <w:div w:id="273900785">
              <w:marLeft w:val="0"/>
              <w:marRight w:val="0"/>
              <w:marTop w:val="0"/>
              <w:marBottom w:val="0"/>
              <w:divBdr>
                <w:top w:val="none" w:sz="0" w:space="0" w:color="auto"/>
                <w:left w:val="none" w:sz="0" w:space="0" w:color="auto"/>
                <w:bottom w:val="none" w:sz="0" w:space="0" w:color="auto"/>
                <w:right w:val="none" w:sz="0" w:space="0" w:color="auto"/>
              </w:divBdr>
            </w:div>
            <w:div w:id="656375553">
              <w:marLeft w:val="0"/>
              <w:marRight w:val="0"/>
              <w:marTop w:val="0"/>
              <w:marBottom w:val="0"/>
              <w:divBdr>
                <w:top w:val="none" w:sz="0" w:space="0" w:color="auto"/>
                <w:left w:val="none" w:sz="0" w:space="0" w:color="auto"/>
                <w:bottom w:val="none" w:sz="0" w:space="0" w:color="auto"/>
                <w:right w:val="none" w:sz="0" w:space="0" w:color="auto"/>
              </w:divBdr>
            </w:div>
            <w:div w:id="2051225140">
              <w:marLeft w:val="0"/>
              <w:marRight w:val="0"/>
              <w:marTop w:val="0"/>
              <w:marBottom w:val="0"/>
              <w:divBdr>
                <w:top w:val="none" w:sz="0" w:space="0" w:color="auto"/>
                <w:left w:val="none" w:sz="0" w:space="0" w:color="auto"/>
                <w:bottom w:val="none" w:sz="0" w:space="0" w:color="auto"/>
                <w:right w:val="none" w:sz="0" w:space="0" w:color="auto"/>
              </w:divBdr>
            </w:div>
            <w:div w:id="2001232018">
              <w:marLeft w:val="0"/>
              <w:marRight w:val="0"/>
              <w:marTop w:val="0"/>
              <w:marBottom w:val="0"/>
              <w:divBdr>
                <w:top w:val="none" w:sz="0" w:space="0" w:color="auto"/>
                <w:left w:val="none" w:sz="0" w:space="0" w:color="auto"/>
                <w:bottom w:val="none" w:sz="0" w:space="0" w:color="auto"/>
                <w:right w:val="none" w:sz="0" w:space="0" w:color="auto"/>
              </w:divBdr>
            </w:div>
            <w:div w:id="1974754517">
              <w:marLeft w:val="0"/>
              <w:marRight w:val="0"/>
              <w:marTop w:val="0"/>
              <w:marBottom w:val="0"/>
              <w:divBdr>
                <w:top w:val="none" w:sz="0" w:space="0" w:color="auto"/>
                <w:left w:val="none" w:sz="0" w:space="0" w:color="auto"/>
                <w:bottom w:val="none" w:sz="0" w:space="0" w:color="auto"/>
                <w:right w:val="none" w:sz="0" w:space="0" w:color="auto"/>
              </w:divBdr>
            </w:div>
            <w:div w:id="126048973">
              <w:marLeft w:val="0"/>
              <w:marRight w:val="0"/>
              <w:marTop w:val="0"/>
              <w:marBottom w:val="0"/>
              <w:divBdr>
                <w:top w:val="none" w:sz="0" w:space="0" w:color="auto"/>
                <w:left w:val="none" w:sz="0" w:space="0" w:color="auto"/>
                <w:bottom w:val="none" w:sz="0" w:space="0" w:color="auto"/>
                <w:right w:val="none" w:sz="0" w:space="0" w:color="auto"/>
              </w:divBdr>
            </w:div>
            <w:div w:id="449276384">
              <w:marLeft w:val="0"/>
              <w:marRight w:val="0"/>
              <w:marTop w:val="0"/>
              <w:marBottom w:val="0"/>
              <w:divBdr>
                <w:top w:val="none" w:sz="0" w:space="0" w:color="auto"/>
                <w:left w:val="none" w:sz="0" w:space="0" w:color="auto"/>
                <w:bottom w:val="none" w:sz="0" w:space="0" w:color="auto"/>
                <w:right w:val="none" w:sz="0" w:space="0" w:color="auto"/>
              </w:divBdr>
            </w:div>
            <w:div w:id="1847746457">
              <w:marLeft w:val="0"/>
              <w:marRight w:val="0"/>
              <w:marTop w:val="0"/>
              <w:marBottom w:val="0"/>
              <w:divBdr>
                <w:top w:val="none" w:sz="0" w:space="0" w:color="auto"/>
                <w:left w:val="none" w:sz="0" w:space="0" w:color="auto"/>
                <w:bottom w:val="none" w:sz="0" w:space="0" w:color="auto"/>
                <w:right w:val="none" w:sz="0" w:space="0" w:color="auto"/>
              </w:divBdr>
            </w:div>
            <w:div w:id="410737827">
              <w:marLeft w:val="0"/>
              <w:marRight w:val="0"/>
              <w:marTop w:val="0"/>
              <w:marBottom w:val="0"/>
              <w:divBdr>
                <w:top w:val="none" w:sz="0" w:space="0" w:color="auto"/>
                <w:left w:val="none" w:sz="0" w:space="0" w:color="auto"/>
                <w:bottom w:val="none" w:sz="0" w:space="0" w:color="auto"/>
                <w:right w:val="none" w:sz="0" w:space="0" w:color="auto"/>
              </w:divBdr>
            </w:div>
            <w:div w:id="191766583">
              <w:marLeft w:val="0"/>
              <w:marRight w:val="0"/>
              <w:marTop w:val="0"/>
              <w:marBottom w:val="0"/>
              <w:divBdr>
                <w:top w:val="none" w:sz="0" w:space="0" w:color="auto"/>
                <w:left w:val="none" w:sz="0" w:space="0" w:color="auto"/>
                <w:bottom w:val="none" w:sz="0" w:space="0" w:color="auto"/>
                <w:right w:val="none" w:sz="0" w:space="0" w:color="auto"/>
              </w:divBdr>
            </w:div>
            <w:div w:id="1870677861">
              <w:marLeft w:val="0"/>
              <w:marRight w:val="0"/>
              <w:marTop w:val="0"/>
              <w:marBottom w:val="0"/>
              <w:divBdr>
                <w:top w:val="none" w:sz="0" w:space="0" w:color="auto"/>
                <w:left w:val="none" w:sz="0" w:space="0" w:color="auto"/>
                <w:bottom w:val="none" w:sz="0" w:space="0" w:color="auto"/>
                <w:right w:val="none" w:sz="0" w:space="0" w:color="auto"/>
              </w:divBdr>
            </w:div>
            <w:div w:id="2045596905">
              <w:marLeft w:val="0"/>
              <w:marRight w:val="0"/>
              <w:marTop w:val="0"/>
              <w:marBottom w:val="0"/>
              <w:divBdr>
                <w:top w:val="none" w:sz="0" w:space="0" w:color="auto"/>
                <w:left w:val="none" w:sz="0" w:space="0" w:color="auto"/>
                <w:bottom w:val="none" w:sz="0" w:space="0" w:color="auto"/>
                <w:right w:val="none" w:sz="0" w:space="0" w:color="auto"/>
              </w:divBdr>
            </w:div>
            <w:div w:id="419714040">
              <w:marLeft w:val="0"/>
              <w:marRight w:val="0"/>
              <w:marTop w:val="0"/>
              <w:marBottom w:val="0"/>
              <w:divBdr>
                <w:top w:val="none" w:sz="0" w:space="0" w:color="auto"/>
                <w:left w:val="none" w:sz="0" w:space="0" w:color="auto"/>
                <w:bottom w:val="none" w:sz="0" w:space="0" w:color="auto"/>
                <w:right w:val="none" w:sz="0" w:space="0" w:color="auto"/>
              </w:divBdr>
            </w:div>
            <w:div w:id="1999917763">
              <w:marLeft w:val="0"/>
              <w:marRight w:val="0"/>
              <w:marTop w:val="0"/>
              <w:marBottom w:val="0"/>
              <w:divBdr>
                <w:top w:val="none" w:sz="0" w:space="0" w:color="auto"/>
                <w:left w:val="none" w:sz="0" w:space="0" w:color="auto"/>
                <w:bottom w:val="none" w:sz="0" w:space="0" w:color="auto"/>
                <w:right w:val="none" w:sz="0" w:space="0" w:color="auto"/>
              </w:divBdr>
            </w:div>
            <w:div w:id="712997708">
              <w:marLeft w:val="0"/>
              <w:marRight w:val="0"/>
              <w:marTop w:val="0"/>
              <w:marBottom w:val="0"/>
              <w:divBdr>
                <w:top w:val="none" w:sz="0" w:space="0" w:color="auto"/>
                <w:left w:val="none" w:sz="0" w:space="0" w:color="auto"/>
                <w:bottom w:val="none" w:sz="0" w:space="0" w:color="auto"/>
                <w:right w:val="none" w:sz="0" w:space="0" w:color="auto"/>
              </w:divBdr>
            </w:div>
            <w:div w:id="1300955711">
              <w:marLeft w:val="0"/>
              <w:marRight w:val="0"/>
              <w:marTop w:val="0"/>
              <w:marBottom w:val="0"/>
              <w:divBdr>
                <w:top w:val="none" w:sz="0" w:space="0" w:color="auto"/>
                <w:left w:val="none" w:sz="0" w:space="0" w:color="auto"/>
                <w:bottom w:val="none" w:sz="0" w:space="0" w:color="auto"/>
                <w:right w:val="none" w:sz="0" w:space="0" w:color="auto"/>
              </w:divBdr>
            </w:div>
            <w:div w:id="937255251">
              <w:marLeft w:val="0"/>
              <w:marRight w:val="0"/>
              <w:marTop w:val="0"/>
              <w:marBottom w:val="0"/>
              <w:divBdr>
                <w:top w:val="none" w:sz="0" w:space="0" w:color="auto"/>
                <w:left w:val="none" w:sz="0" w:space="0" w:color="auto"/>
                <w:bottom w:val="none" w:sz="0" w:space="0" w:color="auto"/>
                <w:right w:val="none" w:sz="0" w:space="0" w:color="auto"/>
              </w:divBdr>
            </w:div>
            <w:div w:id="1356076914">
              <w:marLeft w:val="0"/>
              <w:marRight w:val="0"/>
              <w:marTop w:val="0"/>
              <w:marBottom w:val="0"/>
              <w:divBdr>
                <w:top w:val="none" w:sz="0" w:space="0" w:color="auto"/>
                <w:left w:val="none" w:sz="0" w:space="0" w:color="auto"/>
                <w:bottom w:val="none" w:sz="0" w:space="0" w:color="auto"/>
                <w:right w:val="none" w:sz="0" w:space="0" w:color="auto"/>
              </w:divBdr>
            </w:div>
            <w:div w:id="252515981">
              <w:marLeft w:val="0"/>
              <w:marRight w:val="0"/>
              <w:marTop w:val="0"/>
              <w:marBottom w:val="0"/>
              <w:divBdr>
                <w:top w:val="none" w:sz="0" w:space="0" w:color="auto"/>
                <w:left w:val="none" w:sz="0" w:space="0" w:color="auto"/>
                <w:bottom w:val="none" w:sz="0" w:space="0" w:color="auto"/>
                <w:right w:val="none" w:sz="0" w:space="0" w:color="auto"/>
              </w:divBdr>
            </w:div>
            <w:div w:id="1086682273">
              <w:marLeft w:val="0"/>
              <w:marRight w:val="0"/>
              <w:marTop w:val="0"/>
              <w:marBottom w:val="0"/>
              <w:divBdr>
                <w:top w:val="none" w:sz="0" w:space="0" w:color="auto"/>
                <w:left w:val="none" w:sz="0" w:space="0" w:color="auto"/>
                <w:bottom w:val="none" w:sz="0" w:space="0" w:color="auto"/>
                <w:right w:val="none" w:sz="0" w:space="0" w:color="auto"/>
              </w:divBdr>
            </w:div>
            <w:div w:id="1687947447">
              <w:marLeft w:val="0"/>
              <w:marRight w:val="0"/>
              <w:marTop w:val="0"/>
              <w:marBottom w:val="0"/>
              <w:divBdr>
                <w:top w:val="none" w:sz="0" w:space="0" w:color="auto"/>
                <w:left w:val="none" w:sz="0" w:space="0" w:color="auto"/>
                <w:bottom w:val="none" w:sz="0" w:space="0" w:color="auto"/>
                <w:right w:val="none" w:sz="0" w:space="0" w:color="auto"/>
              </w:divBdr>
            </w:div>
            <w:div w:id="1360929323">
              <w:marLeft w:val="0"/>
              <w:marRight w:val="0"/>
              <w:marTop w:val="0"/>
              <w:marBottom w:val="0"/>
              <w:divBdr>
                <w:top w:val="none" w:sz="0" w:space="0" w:color="auto"/>
                <w:left w:val="none" w:sz="0" w:space="0" w:color="auto"/>
                <w:bottom w:val="none" w:sz="0" w:space="0" w:color="auto"/>
                <w:right w:val="none" w:sz="0" w:space="0" w:color="auto"/>
              </w:divBdr>
            </w:div>
            <w:div w:id="1473329583">
              <w:marLeft w:val="0"/>
              <w:marRight w:val="0"/>
              <w:marTop w:val="0"/>
              <w:marBottom w:val="0"/>
              <w:divBdr>
                <w:top w:val="none" w:sz="0" w:space="0" w:color="auto"/>
                <w:left w:val="none" w:sz="0" w:space="0" w:color="auto"/>
                <w:bottom w:val="none" w:sz="0" w:space="0" w:color="auto"/>
                <w:right w:val="none" w:sz="0" w:space="0" w:color="auto"/>
              </w:divBdr>
            </w:div>
            <w:div w:id="2123376641">
              <w:marLeft w:val="0"/>
              <w:marRight w:val="0"/>
              <w:marTop w:val="0"/>
              <w:marBottom w:val="0"/>
              <w:divBdr>
                <w:top w:val="none" w:sz="0" w:space="0" w:color="auto"/>
                <w:left w:val="none" w:sz="0" w:space="0" w:color="auto"/>
                <w:bottom w:val="none" w:sz="0" w:space="0" w:color="auto"/>
                <w:right w:val="none" w:sz="0" w:space="0" w:color="auto"/>
              </w:divBdr>
            </w:div>
            <w:div w:id="895896050">
              <w:marLeft w:val="0"/>
              <w:marRight w:val="0"/>
              <w:marTop w:val="0"/>
              <w:marBottom w:val="0"/>
              <w:divBdr>
                <w:top w:val="none" w:sz="0" w:space="0" w:color="auto"/>
                <w:left w:val="none" w:sz="0" w:space="0" w:color="auto"/>
                <w:bottom w:val="none" w:sz="0" w:space="0" w:color="auto"/>
                <w:right w:val="none" w:sz="0" w:space="0" w:color="auto"/>
              </w:divBdr>
            </w:div>
            <w:div w:id="1487480102">
              <w:marLeft w:val="0"/>
              <w:marRight w:val="0"/>
              <w:marTop w:val="0"/>
              <w:marBottom w:val="0"/>
              <w:divBdr>
                <w:top w:val="none" w:sz="0" w:space="0" w:color="auto"/>
                <w:left w:val="none" w:sz="0" w:space="0" w:color="auto"/>
                <w:bottom w:val="none" w:sz="0" w:space="0" w:color="auto"/>
                <w:right w:val="none" w:sz="0" w:space="0" w:color="auto"/>
              </w:divBdr>
            </w:div>
            <w:div w:id="601576146">
              <w:marLeft w:val="0"/>
              <w:marRight w:val="0"/>
              <w:marTop w:val="0"/>
              <w:marBottom w:val="0"/>
              <w:divBdr>
                <w:top w:val="none" w:sz="0" w:space="0" w:color="auto"/>
                <w:left w:val="none" w:sz="0" w:space="0" w:color="auto"/>
                <w:bottom w:val="none" w:sz="0" w:space="0" w:color="auto"/>
                <w:right w:val="none" w:sz="0" w:space="0" w:color="auto"/>
              </w:divBdr>
            </w:div>
            <w:div w:id="15425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6244">
      <w:bodyDiv w:val="1"/>
      <w:marLeft w:val="0"/>
      <w:marRight w:val="0"/>
      <w:marTop w:val="0"/>
      <w:marBottom w:val="0"/>
      <w:divBdr>
        <w:top w:val="none" w:sz="0" w:space="0" w:color="auto"/>
        <w:left w:val="none" w:sz="0" w:space="0" w:color="auto"/>
        <w:bottom w:val="none" w:sz="0" w:space="0" w:color="auto"/>
        <w:right w:val="none" w:sz="0" w:space="0" w:color="auto"/>
      </w:divBdr>
      <w:divsChild>
        <w:div w:id="597910936">
          <w:marLeft w:val="0"/>
          <w:marRight w:val="0"/>
          <w:marTop w:val="0"/>
          <w:marBottom w:val="0"/>
          <w:divBdr>
            <w:top w:val="none" w:sz="0" w:space="0" w:color="auto"/>
            <w:left w:val="none" w:sz="0" w:space="0" w:color="auto"/>
            <w:bottom w:val="none" w:sz="0" w:space="0" w:color="auto"/>
            <w:right w:val="none" w:sz="0" w:space="0" w:color="auto"/>
          </w:divBdr>
          <w:divsChild>
            <w:div w:id="16717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50564">
      <w:bodyDiv w:val="1"/>
      <w:marLeft w:val="0"/>
      <w:marRight w:val="0"/>
      <w:marTop w:val="0"/>
      <w:marBottom w:val="0"/>
      <w:divBdr>
        <w:top w:val="none" w:sz="0" w:space="0" w:color="auto"/>
        <w:left w:val="none" w:sz="0" w:space="0" w:color="auto"/>
        <w:bottom w:val="none" w:sz="0" w:space="0" w:color="auto"/>
        <w:right w:val="none" w:sz="0" w:space="0" w:color="auto"/>
      </w:divBdr>
      <w:divsChild>
        <w:div w:id="2115442851">
          <w:marLeft w:val="0"/>
          <w:marRight w:val="0"/>
          <w:marTop w:val="0"/>
          <w:marBottom w:val="0"/>
          <w:divBdr>
            <w:top w:val="none" w:sz="0" w:space="0" w:color="auto"/>
            <w:left w:val="none" w:sz="0" w:space="0" w:color="auto"/>
            <w:bottom w:val="none" w:sz="0" w:space="0" w:color="auto"/>
            <w:right w:val="none" w:sz="0" w:space="0" w:color="auto"/>
          </w:divBdr>
          <w:divsChild>
            <w:div w:id="3497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7381">
      <w:bodyDiv w:val="1"/>
      <w:marLeft w:val="0"/>
      <w:marRight w:val="0"/>
      <w:marTop w:val="0"/>
      <w:marBottom w:val="0"/>
      <w:divBdr>
        <w:top w:val="none" w:sz="0" w:space="0" w:color="auto"/>
        <w:left w:val="none" w:sz="0" w:space="0" w:color="auto"/>
        <w:bottom w:val="none" w:sz="0" w:space="0" w:color="auto"/>
        <w:right w:val="none" w:sz="0" w:space="0" w:color="auto"/>
      </w:divBdr>
      <w:divsChild>
        <w:div w:id="397555127">
          <w:marLeft w:val="0"/>
          <w:marRight w:val="0"/>
          <w:marTop w:val="0"/>
          <w:marBottom w:val="0"/>
          <w:divBdr>
            <w:top w:val="none" w:sz="0" w:space="0" w:color="auto"/>
            <w:left w:val="none" w:sz="0" w:space="0" w:color="auto"/>
            <w:bottom w:val="none" w:sz="0" w:space="0" w:color="auto"/>
            <w:right w:val="none" w:sz="0" w:space="0" w:color="auto"/>
          </w:divBdr>
          <w:divsChild>
            <w:div w:id="9720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0205">
      <w:bodyDiv w:val="1"/>
      <w:marLeft w:val="0"/>
      <w:marRight w:val="0"/>
      <w:marTop w:val="0"/>
      <w:marBottom w:val="0"/>
      <w:divBdr>
        <w:top w:val="none" w:sz="0" w:space="0" w:color="auto"/>
        <w:left w:val="none" w:sz="0" w:space="0" w:color="auto"/>
        <w:bottom w:val="none" w:sz="0" w:space="0" w:color="auto"/>
        <w:right w:val="none" w:sz="0" w:space="0" w:color="auto"/>
      </w:divBdr>
    </w:div>
    <w:div w:id="1795324918">
      <w:bodyDiv w:val="1"/>
      <w:marLeft w:val="0"/>
      <w:marRight w:val="0"/>
      <w:marTop w:val="0"/>
      <w:marBottom w:val="0"/>
      <w:divBdr>
        <w:top w:val="none" w:sz="0" w:space="0" w:color="auto"/>
        <w:left w:val="none" w:sz="0" w:space="0" w:color="auto"/>
        <w:bottom w:val="none" w:sz="0" w:space="0" w:color="auto"/>
        <w:right w:val="none" w:sz="0" w:space="0" w:color="auto"/>
      </w:divBdr>
    </w:div>
    <w:div w:id="1919093386">
      <w:bodyDiv w:val="1"/>
      <w:marLeft w:val="0"/>
      <w:marRight w:val="0"/>
      <w:marTop w:val="0"/>
      <w:marBottom w:val="0"/>
      <w:divBdr>
        <w:top w:val="none" w:sz="0" w:space="0" w:color="auto"/>
        <w:left w:val="none" w:sz="0" w:space="0" w:color="auto"/>
        <w:bottom w:val="none" w:sz="0" w:space="0" w:color="auto"/>
        <w:right w:val="none" w:sz="0" w:space="0" w:color="auto"/>
      </w:divBdr>
      <w:divsChild>
        <w:div w:id="1759713011">
          <w:marLeft w:val="0"/>
          <w:marRight w:val="0"/>
          <w:marTop w:val="0"/>
          <w:marBottom w:val="0"/>
          <w:divBdr>
            <w:top w:val="none" w:sz="0" w:space="0" w:color="auto"/>
            <w:left w:val="none" w:sz="0" w:space="0" w:color="auto"/>
            <w:bottom w:val="none" w:sz="0" w:space="0" w:color="auto"/>
            <w:right w:val="none" w:sz="0" w:space="0" w:color="auto"/>
          </w:divBdr>
          <w:divsChild>
            <w:div w:id="210056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3105">
      <w:bodyDiv w:val="1"/>
      <w:marLeft w:val="0"/>
      <w:marRight w:val="0"/>
      <w:marTop w:val="0"/>
      <w:marBottom w:val="0"/>
      <w:divBdr>
        <w:top w:val="none" w:sz="0" w:space="0" w:color="auto"/>
        <w:left w:val="none" w:sz="0" w:space="0" w:color="auto"/>
        <w:bottom w:val="none" w:sz="0" w:space="0" w:color="auto"/>
        <w:right w:val="none" w:sz="0" w:space="0" w:color="auto"/>
      </w:divBdr>
    </w:div>
    <w:div w:id="2003464329">
      <w:bodyDiv w:val="1"/>
      <w:marLeft w:val="0"/>
      <w:marRight w:val="0"/>
      <w:marTop w:val="0"/>
      <w:marBottom w:val="0"/>
      <w:divBdr>
        <w:top w:val="none" w:sz="0" w:space="0" w:color="auto"/>
        <w:left w:val="none" w:sz="0" w:space="0" w:color="auto"/>
        <w:bottom w:val="none" w:sz="0" w:space="0" w:color="auto"/>
        <w:right w:val="none" w:sz="0" w:space="0" w:color="auto"/>
      </w:divBdr>
      <w:divsChild>
        <w:div w:id="992683330">
          <w:marLeft w:val="0"/>
          <w:marRight w:val="0"/>
          <w:marTop w:val="0"/>
          <w:marBottom w:val="0"/>
          <w:divBdr>
            <w:top w:val="none" w:sz="0" w:space="0" w:color="auto"/>
            <w:left w:val="none" w:sz="0" w:space="0" w:color="auto"/>
            <w:bottom w:val="none" w:sz="0" w:space="0" w:color="auto"/>
            <w:right w:val="none" w:sz="0" w:space="0" w:color="auto"/>
          </w:divBdr>
          <w:divsChild>
            <w:div w:id="1635139533">
              <w:marLeft w:val="0"/>
              <w:marRight w:val="0"/>
              <w:marTop w:val="0"/>
              <w:marBottom w:val="0"/>
              <w:divBdr>
                <w:top w:val="none" w:sz="0" w:space="0" w:color="auto"/>
                <w:left w:val="none" w:sz="0" w:space="0" w:color="auto"/>
                <w:bottom w:val="none" w:sz="0" w:space="0" w:color="auto"/>
                <w:right w:val="none" w:sz="0" w:space="0" w:color="auto"/>
              </w:divBdr>
            </w:div>
            <w:div w:id="952059145">
              <w:marLeft w:val="0"/>
              <w:marRight w:val="0"/>
              <w:marTop w:val="0"/>
              <w:marBottom w:val="0"/>
              <w:divBdr>
                <w:top w:val="none" w:sz="0" w:space="0" w:color="auto"/>
                <w:left w:val="none" w:sz="0" w:space="0" w:color="auto"/>
                <w:bottom w:val="none" w:sz="0" w:space="0" w:color="auto"/>
                <w:right w:val="none" w:sz="0" w:space="0" w:color="auto"/>
              </w:divBdr>
            </w:div>
            <w:div w:id="1992244461">
              <w:marLeft w:val="0"/>
              <w:marRight w:val="0"/>
              <w:marTop w:val="0"/>
              <w:marBottom w:val="0"/>
              <w:divBdr>
                <w:top w:val="none" w:sz="0" w:space="0" w:color="auto"/>
                <w:left w:val="none" w:sz="0" w:space="0" w:color="auto"/>
                <w:bottom w:val="none" w:sz="0" w:space="0" w:color="auto"/>
                <w:right w:val="none" w:sz="0" w:space="0" w:color="auto"/>
              </w:divBdr>
            </w:div>
            <w:div w:id="1659075380">
              <w:marLeft w:val="0"/>
              <w:marRight w:val="0"/>
              <w:marTop w:val="0"/>
              <w:marBottom w:val="0"/>
              <w:divBdr>
                <w:top w:val="none" w:sz="0" w:space="0" w:color="auto"/>
                <w:left w:val="none" w:sz="0" w:space="0" w:color="auto"/>
                <w:bottom w:val="none" w:sz="0" w:space="0" w:color="auto"/>
                <w:right w:val="none" w:sz="0" w:space="0" w:color="auto"/>
              </w:divBdr>
            </w:div>
            <w:div w:id="922494853">
              <w:marLeft w:val="0"/>
              <w:marRight w:val="0"/>
              <w:marTop w:val="0"/>
              <w:marBottom w:val="0"/>
              <w:divBdr>
                <w:top w:val="none" w:sz="0" w:space="0" w:color="auto"/>
                <w:left w:val="none" w:sz="0" w:space="0" w:color="auto"/>
                <w:bottom w:val="none" w:sz="0" w:space="0" w:color="auto"/>
                <w:right w:val="none" w:sz="0" w:space="0" w:color="auto"/>
              </w:divBdr>
            </w:div>
            <w:div w:id="964045548">
              <w:marLeft w:val="0"/>
              <w:marRight w:val="0"/>
              <w:marTop w:val="0"/>
              <w:marBottom w:val="0"/>
              <w:divBdr>
                <w:top w:val="none" w:sz="0" w:space="0" w:color="auto"/>
                <w:left w:val="none" w:sz="0" w:space="0" w:color="auto"/>
                <w:bottom w:val="none" w:sz="0" w:space="0" w:color="auto"/>
                <w:right w:val="none" w:sz="0" w:space="0" w:color="auto"/>
              </w:divBdr>
            </w:div>
            <w:div w:id="703213352">
              <w:marLeft w:val="0"/>
              <w:marRight w:val="0"/>
              <w:marTop w:val="0"/>
              <w:marBottom w:val="0"/>
              <w:divBdr>
                <w:top w:val="none" w:sz="0" w:space="0" w:color="auto"/>
                <w:left w:val="none" w:sz="0" w:space="0" w:color="auto"/>
                <w:bottom w:val="none" w:sz="0" w:space="0" w:color="auto"/>
                <w:right w:val="none" w:sz="0" w:space="0" w:color="auto"/>
              </w:divBdr>
            </w:div>
            <w:div w:id="881480203">
              <w:marLeft w:val="0"/>
              <w:marRight w:val="0"/>
              <w:marTop w:val="0"/>
              <w:marBottom w:val="0"/>
              <w:divBdr>
                <w:top w:val="none" w:sz="0" w:space="0" w:color="auto"/>
                <w:left w:val="none" w:sz="0" w:space="0" w:color="auto"/>
                <w:bottom w:val="none" w:sz="0" w:space="0" w:color="auto"/>
                <w:right w:val="none" w:sz="0" w:space="0" w:color="auto"/>
              </w:divBdr>
            </w:div>
            <w:div w:id="331420603">
              <w:marLeft w:val="0"/>
              <w:marRight w:val="0"/>
              <w:marTop w:val="0"/>
              <w:marBottom w:val="0"/>
              <w:divBdr>
                <w:top w:val="none" w:sz="0" w:space="0" w:color="auto"/>
                <w:left w:val="none" w:sz="0" w:space="0" w:color="auto"/>
                <w:bottom w:val="none" w:sz="0" w:space="0" w:color="auto"/>
                <w:right w:val="none" w:sz="0" w:space="0" w:color="auto"/>
              </w:divBdr>
            </w:div>
            <w:div w:id="1994484164">
              <w:marLeft w:val="0"/>
              <w:marRight w:val="0"/>
              <w:marTop w:val="0"/>
              <w:marBottom w:val="0"/>
              <w:divBdr>
                <w:top w:val="none" w:sz="0" w:space="0" w:color="auto"/>
                <w:left w:val="none" w:sz="0" w:space="0" w:color="auto"/>
                <w:bottom w:val="none" w:sz="0" w:space="0" w:color="auto"/>
                <w:right w:val="none" w:sz="0" w:space="0" w:color="auto"/>
              </w:divBdr>
            </w:div>
            <w:div w:id="1044251300">
              <w:marLeft w:val="0"/>
              <w:marRight w:val="0"/>
              <w:marTop w:val="0"/>
              <w:marBottom w:val="0"/>
              <w:divBdr>
                <w:top w:val="none" w:sz="0" w:space="0" w:color="auto"/>
                <w:left w:val="none" w:sz="0" w:space="0" w:color="auto"/>
                <w:bottom w:val="none" w:sz="0" w:space="0" w:color="auto"/>
                <w:right w:val="none" w:sz="0" w:space="0" w:color="auto"/>
              </w:divBdr>
            </w:div>
            <w:div w:id="1436291116">
              <w:marLeft w:val="0"/>
              <w:marRight w:val="0"/>
              <w:marTop w:val="0"/>
              <w:marBottom w:val="0"/>
              <w:divBdr>
                <w:top w:val="none" w:sz="0" w:space="0" w:color="auto"/>
                <w:left w:val="none" w:sz="0" w:space="0" w:color="auto"/>
                <w:bottom w:val="none" w:sz="0" w:space="0" w:color="auto"/>
                <w:right w:val="none" w:sz="0" w:space="0" w:color="auto"/>
              </w:divBdr>
            </w:div>
            <w:div w:id="1663779841">
              <w:marLeft w:val="0"/>
              <w:marRight w:val="0"/>
              <w:marTop w:val="0"/>
              <w:marBottom w:val="0"/>
              <w:divBdr>
                <w:top w:val="none" w:sz="0" w:space="0" w:color="auto"/>
                <w:left w:val="none" w:sz="0" w:space="0" w:color="auto"/>
                <w:bottom w:val="none" w:sz="0" w:space="0" w:color="auto"/>
                <w:right w:val="none" w:sz="0" w:space="0" w:color="auto"/>
              </w:divBdr>
            </w:div>
            <w:div w:id="1817525837">
              <w:marLeft w:val="0"/>
              <w:marRight w:val="0"/>
              <w:marTop w:val="0"/>
              <w:marBottom w:val="0"/>
              <w:divBdr>
                <w:top w:val="none" w:sz="0" w:space="0" w:color="auto"/>
                <w:left w:val="none" w:sz="0" w:space="0" w:color="auto"/>
                <w:bottom w:val="none" w:sz="0" w:space="0" w:color="auto"/>
                <w:right w:val="none" w:sz="0" w:space="0" w:color="auto"/>
              </w:divBdr>
            </w:div>
            <w:div w:id="574239999">
              <w:marLeft w:val="0"/>
              <w:marRight w:val="0"/>
              <w:marTop w:val="0"/>
              <w:marBottom w:val="0"/>
              <w:divBdr>
                <w:top w:val="none" w:sz="0" w:space="0" w:color="auto"/>
                <w:left w:val="none" w:sz="0" w:space="0" w:color="auto"/>
                <w:bottom w:val="none" w:sz="0" w:space="0" w:color="auto"/>
                <w:right w:val="none" w:sz="0" w:space="0" w:color="auto"/>
              </w:divBdr>
            </w:div>
            <w:div w:id="665865575">
              <w:marLeft w:val="0"/>
              <w:marRight w:val="0"/>
              <w:marTop w:val="0"/>
              <w:marBottom w:val="0"/>
              <w:divBdr>
                <w:top w:val="none" w:sz="0" w:space="0" w:color="auto"/>
                <w:left w:val="none" w:sz="0" w:space="0" w:color="auto"/>
                <w:bottom w:val="none" w:sz="0" w:space="0" w:color="auto"/>
                <w:right w:val="none" w:sz="0" w:space="0" w:color="auto"/>
              </w:divBdr>
            </w:div>
            <w:div w:id="255602426">
              <w:marLeft w:val="0"/>
              <w:marRight w:val="0"/>
              <w:marTop w:val="0"/>
              <w:marBottom w:val="0"/>
              <w:divBdr>
                <w:top w:val="none" w:sz="0" w:space="0" w:color="auto"/>
                <w:left w:val="none" w:sz="0" w:space="0" w:color="auto"/>
                <w:bottom w:val="none" w:sz="0" w:space="0" w:color="auto"/>
                <w:right w:val="none" w:sz="0" w:space="0" w:color="auto"/>
              </w:divBdr>
            </w:div>
            <w:div w:id="938374015">
              <w:marLeft w:val="0"/>
              <w:marRight w:val="0"/>
              <w:marTop w:val="0"/>
              <w:marBottom w:val="0"/>
              <w:divBdr>
                <w:top w:val="none" w:sz="0" w:space="0" w:color="auto"/>
                <w:left w:val="none" w:sz="0" w:space="0" w:color="auto"/>
                <w:bottom w:val="none" w:sz="0" w:space="0" w:color="auto"/>
                <w:right w:val="none" w:sz="0" w:space="0" w:color="auto"/>
              </w:divBdr>
            </w:div>
            <w:div w:id="1849636422">
              <w:marLeft w:val="0"/>
              <w:marRight w:val="0"/>
              <w:marTop w:val="0"/>
              <w:marBottom w:val="0"/>
              <w:divBdr>
                <w:top w:val="none" w:sz="0" w:space="0" w:color="auto"/>
                <w:left w:val="none" w:sz="0" w:space="0" w:color="auto"/>
                <w:bottom w:val="none" w:sz="0" w:space="0" w:color="auto"/>
                <w:right w:val="none" w:sz="0" w:space="0" w:color="auto"/>
              </w:divBdr>
            </w:div>
            <w:div w:id="720591457">
              <w:marLeft w:val="0"/>
              <w:marRight w:val="0"/>
              <w:marTop w:val="0"/>
              <w:marBottom w:val="0"/>
              <w:divBdr>
                <w:top w:val="none" w:sz="0" w:space="0" w:color="auto"/>
                <w:left w:val="none" w:sz="0" w:space="0" w:color="auto"/>
                <w:bottom w:val="none" w:sz="0" w:space="0" w:color="auto"/>
                <w:right w:val="none" w:sz="0" w:space="0" w:color="auto"/>
              </w:divBdr>
            </w:div>
            <w:div w:id="1862009482">
              <w:marLeft w:val="0"/>
              <w:marRight w:val="0"/>
              <w:marTop w:val="0"/>
              <w:marBottom w:val="0"/>
              <w:divBdr>
                <w:top w:val="none" w:sz="0" w:space="0" w:color="auto"/>
                <w:left w:val="none" w:sz="0" w:space="0" w:color="auto"/>
                <w:bottom w:val="none" w:sz="0" w:space="0" w:color="auto"/>
                <w:right w:val="none" w:sz="0" w:space="0" w:color="auto"/>
              </w:divBdr>
            </w:div>
            <w:div w:id="1752658479">
              <w:marLeft w:val="0"/>
              <w:marRight w:val="0"/>
              <w:marTop w:val="0"/>
              <w:marBottom w:val="0"/>
              <w:divBdr>
                <w:top w:val="none" w:sz="0" w:space="0" w:color="auto"/>
                <w:left w:val="none" w:sz="0" w:space="0" w:color="auto"/>
                <w:bottom w:val="none" w:sz="0" w:space="0" w:color="auto"/>
                <w:right w:val="none" w:sz="0" w:space="0" w:color="auto"/>
              </w:divBdr>
            </w:div>
            <w:div w:id="795485033">
              <w:marLeft w:val="0"/>
              <w:marRight w:val="0"/>
              <w:marTop w:val="0"/>
              <w:marBottom w:val="0"/>
              <w:divBdr>
                <w:top w:val="none" w:sz="0" w:space="0" w:color="auto"/>
                <w:left w:val="none" w:sz="0" w:space="0" w:color="auto"/>
                <w:bottom w:val="none" w:sz="0" w:space="0" w:color="auto"/>
                <w:right w:val="none" w:sz="0" w:space="0" w:color="auto"/>
              </w:divBdr>
            </w:div>
            <w:div w:id="184905977">
              <w:marLeft w:val="0"/>
              <w:marRight w:val="0"/>
              <w:marTop w:val="0"/>
              <w:marBottom w:val="0"/>
              <w:divBdr>
                <w:top w:val="none" w:sz="0" w:space="0" w:color="auto"/>
                <w:left w:val="none" w:sz="0" w:space="0" w:color="auto"/>
                <w:bottom w:val="none" w:sz="0" w:space="0" w:color="auto"/>
                <w:right w:val="none" w:sz="0" w:space="0" w:color="auto"/>
              </w:divBdr>
            </w:div>
            <w:div w:id="418063854">
              <w:marLeft w:val="0"/>
              <w:marRight w:val="0"/>
              <w:marTop w:val="0"/>
              <w:marBottom w:val="0"/>
              <w:divBdr>
                <w:top w:val="none" w:sz="0" w:space="0" w:color="auto"/>
                <w:left w:val="none" w:sz="0" w:space="0" w:color="auto"/>
                <w:bottom w:val="none" w:sz="0" w:space="0" w:color="auto"/>
                <w:right w:val="none" w:sz="0" w:space="0" w:color="auto"/>
              </w:divBdr>
            </w:div>
            <w:div w:id="647591935">
              <w:marLeft w:val="0"/>
              <w:marRight w:val="0"/>
              <w:marTop w:val="0"/>
              <w:marBottom w:val="0"/>
              <w:divBdr>
                <w:top w:val="none" w:sz="0" w:space="0" w:color="auto"/>
                <w:left w:val="none" w:sz="0" w:space="0" w:color="auto"/>
                <w:bottom w:val="none" w:sz="0" w:space="0" w:color="auto"/>
                <w:right w:val="none" w:sz="0" w:space="0" w:color="auto"/>
              </w:divBdr>
            </w:div>
            <w:div w:id="497116695">
              <w:marLeft w:val="0"/>
              <w:marRight w:val="0"/>
              <w:marTop w:val="0"/>
              <w:marBottom w:val="0"/>
              <w:divBdr>
                <w:top w:val="none" w:sz="0" w:space="0" w:color="auto"/>
                <w:left w:val="none" w:sz="0" w:space="0" w:color="auto"/>
                <w:bottom w:val="none" w:sz="0" w:space="0" w:color="auto"/>
                <w:right w:val="none" w:sz="0" w:space="0" w:color="auto"/>
              </w:divBdr>
            </w:div>
            <w:div w:id="354697375">
              <w:marLeft w:val="0"/>
              <w:marRight w:val="0"/>
              <w:marTop w:val="0"/>
              <w:marBottom w:val="0"/>
              <w:divBdr>
                <w:top w:val="none" w:sz="0" w:space="0" w:color="auto"/>
                <w:left w:val="none" w:sz="0" w:space="0" w:color="auto"/>
                <w:bottom w:val="none" w:sz="0" w:space="0" w:color="auto"/>
                <w:right w:val="none" w:sz="0" w:space="0" w:color="auto"/>
              </w:divBdr>
            </w:div>
            <w:div w:id="667908460">
              <w:marLeft w:val="0"/>
              <w:marRight w:val="0"/>
              <w:marTop w:val="0"/>
              <w:marBottom w:val="0"/>
              <w:divBdr>
                <w:top w:val="none" w:sz="0" w:space="0" w:color="auto"/>
                <w:left w:val="none" w:sz="0" w:space="0" w:color="auto"/>
                <w:bottom w:val="none" w:sz="0" w:space="0" w:color="auto"/>
                <w:right w:val="none" w:sz="0" w:space="0" w:color="auto"/>
              </w:divBdr>
            </w:div>
            <w:div w:id="1139034277">
              <w:marLeft w:val="0"/>
              <w:marRight w:val="0"/>
              <w:marTop w:val="0"/>
              <w:marBottom w:val="0"/>
              <w:divBdr>
                <w:top w:val="none" w:sz="0" w:space="0" w:color="auto"/>
                <w:left w:val="none" w:sz="0" w:space="0" w:color="auto"/>
                <w:bottom w:val="none" w:sz="0" w:space="0" w:color="auto"/>
                <w:right w:val="none" w:sz="0" w:space="0" w:color="auto"/>
              </w:divBdr>
            </w:div>
            <w:div w:id="156073342">
              <w:marLeft w:val="0"/>
              <w:marRight w:val="0"/>
              <w:marTop w:val="0"/>
              <w:marBottom w:val="0"/>
              <w:divBdr>
                <w:top w:val="none" w:sz="0" w:space="0" w:color="auto"/>
                <w:left w:val="none" w:sz="0" w:space="0" w:color="auto"/>
                <w:bottom w:val="none" w:sz="0" w:space="0" w:color="auto"/>
                <w:right w:val="none" w:sz="0" w:space="0" w:color="auto"/>
              </w:divBdr>
            </w:div>
            <w:div w:id="1869635525">
              <w:marLeft w:val="0"/>
              <w:marRight w:val="0"/>
              <w:marTop w:val="0"/>
              <w:marBottom w:val="0"/>
              <w:divBdr>
                <w:top w:val="none" w:sz="0" w:space="0" w:color="auto"/>
                <w:left w:val="none" w:sz="0" w:space="0" w:color="auto"/>
                <w:bottom w:val="none" w:sz="0" w:space="0" w:color="auto"/>
                <w:right w:val="none" w:sz="0" w:space="0" w:color="auto"/>
              </w:divBdr>
            </w:div>
            <w:div w:id="576521239">
              <w:marLeft w:val="0"/>
              <w:marRight w:val="0"/>
              <w:marTop w:val="0"/>
              <w:marBottom w:val="0"/>
              <w:divBdr>
                <w:top w:val="none" w:sz="0" w:space="0" w:color="auto"/>
                <w:left w:val="none" w:sz="0" w:space="0" w:color="auto"/>
                <w:bottom w:val="none" w:sz="0" w:space="0" w:color="auto"/>
                <w:right w:val="none" w:sz="0" w:space="0" w:color="auto"/>
              </w:divBdr>
            </w:div>
            <w:div w:id="2010908339">
              <w:marLeft w:val="0"/>
              <w:marRight w:val="0"/>
              <w:marTop w:val="0"/>
              <w:marBottom w:val="0"/>
              <w:divBdr>
                <w:top w:val="none" w:sz="0" w:space="0" w:color="auto"/>
                <w:left w:val="none" w:sz="0" w:space="0" w:color="auto"/>
                <w:bottom w:val="none" w:sz="0" w:space="0" w:color="auto"/>
                <w:right w:val="none" w:sz="0" w:space="0" w:color="auto"/>
              </w:divBdr>
            </w:div>
            <w:div w:id="241523557">
              <w:marLeft w:val="0"/>
              <w:marRight w:val="0"/>
              <w:marTop w:val="0"/>
              <w:marBottom w:val="0"/>
              <w:divBdr>
                <w:top w:val="none" w:sz="0" w:space="0" w:color="auto"/>
                <w:left w:val="none" w:sz="0" w:space="0" w:color="auto"/>
                <w:bottom w:val="none" w:sz="0" w:space="0" w:color="auto"/>
                <w:right w:val="none" w:sz="0" w:space="0" w:color="auto"/>
              </w:divBdr>
            </w:div>
            <w:div w:id="1564293365">
              <w:marLeft w:val="0"/>
              <w:marRight w:val="0"/>
              <w:marTop w:val="0"/>
              <w:marBottom w:val="0"/>
              <w:divBdr>
                <w:top w:val="none" w:sz="0" w:space="0" w:color="auto"/>
                <w:left w:val="none" w:sz="0" w:space="0" w:color="auto"/>
                <w:bottom w:val="none" w:sz="0" w:space="0" w:color="auto"/>
                <w:right w:val="none" w:sz="0" w:space="0" w:color="auto"/>
              </w:divBdr>
            </w:div>
            <w:div w:id="893155360">
              <w:marLeft w:val="0"/>
              <w:marRight w:val="0"/>
              <w:marTop w:val="0"/>
              <w:marBottom w:val="0"/>
              <w:divBdr>
                <w:top w:val="none" w:sz="0" w:space="0" w:color="auto"/>
                <w:left w:val="none" w:sz="0" w:space="0" w:color="auto"/>
                <w:bottom w:val="none" w:sz="0" w:space="0" w:color="auto"/>
                <w:right w:val="none" w:sz="0" w:space="0" w:color="auto"/>
              </w:divBdr>
            </w:div>
            <w:div w:id="2094354687">
              <w:marLeft w:val="0"/>
              <w:marRight w:val="0"/>
              <w:marTop w:val="0"/>
              <w:marBottom w:val="0"/>
              <w:divBdr>
                <w:top w:val="none" w:sz="0" w:space="0" w:color="auto"/>
                <w:left w:val="none" w:sz="0" w:space="0" w:color="auto"/>
                <w:bottom w:val="none" w:sz="0" w:space="0" w:color="auto"/>
                <w:right w:val="none" w:sz="0" w:space="0" w:color="auto"/>
              </w:divBdr>
            </w:div>
            <w:div w:id="1457412715">
              <w:marLeft w:val="0"/>
              <w:marRight w:val="0"/>
              <w:marTop w:val="0"/>
              <w:marBottom w:val="0"/>
              <w:divBdr>
                <w:top w:val="none" w:sz="0" w:space="0" w:color="auto"/>
                <w:left w:val="none" w:sz="0" w:space="0" w:color="auto"/>
                <w:bottom w:val="none" w:sz="0" w:space="0" w:color="auto"/>
                <w:right w:val="none" w:sz="0" w:space="0" w:color="auto"/>
              </w:divBdr>
            </w:div>
            <w:div w:id="1530338537">
              <w:marLeft w:val="0"/>
              <w:marRight w:val="0"/>
              <w:marTop w:val="0"/>
              <w:marBottom w:val="0"/>
              <w:divBdr>
                <w:top w:val="none" w:sz="0" w:space="0" w:color="auto"/>
                <w:left w:val="none" w:sz="0" w:space="0" w:color="auto"/>
                <w:bottom w:val="none" w:sz="0" w:space="0" w:color="auto"/>
                <w:right w:val="none" w:sz="0" w:space="0" w:color="auto"/>
              </w:divBdr>
            </w:div>
            <w:div w:id="518541376">
              <w:marLeft w:val="0"/>
              <w:marRight w:val="0"/>
              <w:marTop w:val="0"/>
              <w:marBottom w:val="0"/>
              <w:divBdr>
                <w:top w:val="none" w:sz="0" w:space="0" w:color="auto"/>
                <w:left w:val="none" w:sz="0" w:space="0" w:color="auto"/>
                <w:bottom w:val="none" w:sz="0" w:space="0" w:color="auto"/>
                <w:right w:val="none" w:sz="0" w:space="0" w:color="auto"/>
              </w:divBdr>
            </w:div>
            <w:div w:id="1053848193">
              <w:marLeft w:val="0"/>
              <w:marRight w:val="0"/>
              <w:marTop w:val="0"/>
              <w:marBottom w:val="0"/>
              <w:divBdr>
                <w:top w:val="none" w:sz="0" w:space="0" w:color="auto"/>
                <w:left w:val="none" w:sz="0" w:space="0" w:color="auto"/>
                <w:bottom w:val="none" w:sz="0" w:space="0" w:color="auto"/>
                <w:right w:val="none" w:sz="0" w:space="0" w:color="auto"/>
              </w:divBdr>
            </w:div>
            <w:div w:id="1973052237">
              <w:marLeft w:val="0"/>
              <w:marRight w:val="0"/>
              <w:marTop w:val="0"/>
              <w:marBottom w:val="0"/>
              <w:divBdr>
                <w:top w:val="none" w:sz="0" w:space="0" w:color="auto"/>
                <w:left w:val="none" w:sz="0" w:space="0" w:color="auto"/>
                <w:bottom w:val="none" w:sz="0" w:space="0" w:color="auto"/>
                <w:right w:val="none" w:sz="0" w:space="0" w:color="auto"/>
              </w:divBdr>
            </w:div>
            <w:div w:id="920677938">
              <w:marLeft w:val="0"/>
              <w:marRight w:val="0"/>
              <w:marTop w:val="0"/>
              <w:marBottom w:val="0"/>
              <w:divBdr>
                <w:top w:val="none" w:sz="0" w:space="0" w:color="auto"/>
                <w:left w:val="none" w:sz="0" w:space="0" w:color="auto"/>
                <w:bottom w:val="none" w:sz="0" w:space="0" w:color="auto"/>
                <w:right w:val="none" w:sz="0" w:space="0" w:color="auto"/>
              </w:divBdr>
            </w:div>
            <w:div w:id="745423452">
              <w:marLeft w:val="0"/>
              <w:marRight w:val="0"/>
              <w:marTop w:val="0"/>
              <w:marBottom w:val="0"/>
              <w:divBdr>
                <w:top w:val="none" w:sz="0" w:space="0" w:color="auto"/>
                <w:left w:val="none" w:sz="0" w:space="0" w:color="auto"/>
                <w:bottom w:val="none" w:sz="0" w:space="0" w:color="auto"/>
                <w:right w:val="none" w:sz="0" w:space="0" w:color="auto"/>
              </w:divBdr>
            </w:div>
            <w:div w:id="1433084151">
              <w:marLeft w:val="0"/>
              <w:marRight w:val="0"/>
              <w:marTop w:val="0"/>
              <w:marBottom w:val="0"/>
              <w:divBdr>
                <w:top w:val="none" w:sz="0" w:space="0" w:color="auto"/>
                <w:left w:val="none" w:sz="0" w:space="0" w:color="auto"/>
                <w:bottom w:val="none" w:sz="0" w:space="0" w:color="auto"/>
                <w:right w:val="none" w:sz="0" w:space="0" w:color="auto"/>
              </w:divBdr>
            </w:div>
            <w:div w:id="624240444">
              <w:marLeft w:val="0"/>
              <w:marRight w:val="0"/>
              <w:marTop w:val="0"/>
              <w:marBottom w:val="0"/>
              <w:divBdr>
                <w:top w:val="none" w:sz="0" w:space="0" w:color="auto"/>
                <w:left w:val="none" w:sz="0" w:space="0" w:color="auto"/>
                <w:bottom w:val="none" w:sz="0" w:space="0" w:color="auto"/>
                <w:right w:val="none" w:sz="0" w:space="0" w:color="auto"/>
              </w:divBdr>
            </w:div>
            <w:div w:id="940532923">
              <w:marLeft w:val="0"/>
              <w:marRight w:val="0"/>
              <w:marTop w:val="0"/>
              <w:marBottom w:val="0"/>
              <w:divBdr>
                <w:top w:val="none" w:sz="0" w:space="0" w:color="auto"/>
                <w:left w:val="none" w:sz="0" w:space="0" w:color="auto"/>
                <w:bottom w:val="none" w:sz="0" w:space="0" w:color="auto"/>
                <w:right w:val="none" w:sz="0" w:space="0" w:color="auto"/>
              </w:divBdr>
            </w:div>
            <w:div w:id="1983078427">
              <w:marLeft w:val="0"/>
              <w:marRight w:val="0"/>
              <w:marTop w:val="0"/>
              <w:marBottom w:val="0"/>
              <w:divBdr>
                <w:top w:val="none" w:sz="0" w:space="0" w:color="auto"/>
                <w:left w:val="none" w:sz="0" w:space="0" w:color="auto"/>
                <w:bottom w:val="none" w:sz="0" w:space="0" w:color="auto"/>
                <w:right w:val="none" w:sz="0" w:space="0" w:color="auto"/>
              </w:divBdr>
            </w:div>
            <w:div w:id="250354489">
              <w:marLeft w:val="0"/>
              <w:marRight w:val="0"/>
              <w:marTop w:val="0"/>
              <w:marBottom w:val="0"/>
              <w:divBdr>
                <w:top w:val="none" w:sz="0" w:space="0" w:color="auto"/>
                <w:left w:val="none" w:sz="0" w:space="0" w:color="auto"/>
                <w:bottom w:val="none" w:sz="0" w:space="0" w:color="auto"/>
                <w:right w:val="none" w:sz="0" w:space="0" w:color="auto"/>
              </w:divBdr>
            </w:div>
            <w:div w:id="1700740293">
              <w:marLeft w:val="0"/>
              <w:marRight w:val="0"/>
              <w:marTop w:val="0"/>
              <w:marBottom w:val="0"/>
              <w:divBdr>
                <w:top w:val="none" w:sz="0" w:space="0" w:color="auto"/>
                <w:left w:val="none" w:sz="0" w:space="0" w:color="auto"/>
                <w:bottom w:val="none" w:sz="0" w:space="0" w:color="auto"/>
                <w:right w:val="none" w:sz="0" w:space="0" w:color="auto"/>
              </w:divBdr>
            </w:div>
            <w:div w:id="1635333611">
              <w:marLeft w:val="0"/>
              <w:marRight w:val="0"/>
              <w:marTop w:val="0"/>
              <w:marBottom w:val="0"/>
              <w:divBdr>
                <w:top w:val="none" w:sz="0" w:space="0" w:color="auto"/>
                <w:left w:val="none" w:sz="0" w:space="0" w:color="auto"/>
                <w:bottom w:val="none" w:sz="0" w:space="0" w:color="auto"/>
                <w:right w:val="none" w:sz="0" w:space="0" w:color="auto"/>
              </w:divBdr>
            </w:div>
            <w:div w:id="121270741">
              <w:marLeft w:val="0"/>
              <w:marRight w:val="0"/>
              <w:marTop w:val="0"/>
              <w:marBottom w:val="0"/>
              <w:divBdr>
                <w:top w:val="none" w:sz="0" w:space="0" w:color="auto"/>
                <w:left w:val="none" w:sz="0" w:space="0" w:color="auto"/>
                <w:bottom w:val="none" w:sz="0" w:space="0" w:color="auto"/>
                <w:right w:val="none" w:sz="0" w:space="0" w:color="auto"/>
              </w:divBdr>
            </w:div>
            <w:div w:id="466553909">
              <w:marLeft w:val="0"/>
              <w:marRight w:val="0"/>
              <w:marTop w:val="0"/>
              <w:marBottom w:val="0"/>
              <w:divBdr>
                <w:top w:val="none" w:sz="0" w:space="0" w:color="auto"/>
                <w:left w:val="none" w:sz="0" w:space="0" w:color="auto"/>
                <w:bottom w:val="none" w:sz="0" w:space="0" w:color="auto"/>
                <w:right w:val="none" w:sz="0" w:space="0" w:color="auto"/>
              </w:divBdr>
            </w:div>
            <w:div w:id="1782335936">
              <w:marLeft w:val="0"/>
              <w:marRight w:val="0"/>
              <w:marTop w:val="0"/>
              <w:marBottom w:val="0"/>
              <w:divBdr>
                <w:top w:val="none" w:sz="0" w:space="0" w:color="auto"/>
                <w:left w:val="none" w:sz="0" w:space="0" w:color="auto"/>
                <w:bottom w:val="none" w:sz="0" w:space="0" w:color="auto"/>
                <w:right w:val="none" w:sz="0" w:space="0" w:color="auto"/>
              </w:divBdr>
            </w:div>
            <w:div w:id="1698920302">
              <w:marLeft w:val="0"/>
              <w:marRight w:val="0"/>
              <w:marTop w:val="0"/>
              <w:marBottom w:val="0"/>
              <w:divBdr>
                <w:top w:val="none" w:sz="0" w:space="0" w:color="auto"/>
                <w:left w:val="none" w:sz="0" w:space="0" w:color="auto"/>
                <w:bottom w:val="none" w:sz="0" w:space="0" w:color="auto"/>
                <w:right w:val="none" w:sz="0" w:space="0" w:color="auto"/>
              </w:divBdr>
            </w:div>
            <w:div w:id="1497376438">
              <w:marLeft w:val="0"/>
              <w:marRight w:val="0"/>
              <w:marTop w:val="0"/>
              <w:marBottom w:val="0"/>
              <w:divBdr>
                <w:top w:val="none" w:sz="0" w:space="0" w:color="auto"/>
                <w:left w:val="none" w:sz="0" w:space="0" w:color="auto"/>
                <w:bottom w:val="none" w:sz="0" w:space="0" w:color="auto"/>
                <w:right w:val="none" w:sz="0" w:space="0" w:color="auto"/>
              </w:divBdr>
            </w:div>
            <w:div w:id="505562509">
              <w:marLeft w:val="0"/>
              <w:marRight w:val="0"/>
              <w:marTop w:val="0"/>
              <w:marBottom w:val="0"/>
              <w:divBdr>
                <w:top w:val="none" w:sz="0" w:space="0" w:color="auto"/>
                <w:left w:val="none" w:sz="0" w:space="0" w:color="auto"/>
                <w:bottom w:val="none" w:sz="0" w:space="0" w:color="auto"/>
                <w:right w:val="none" w:sz="0" w:space="0" w:color="auto"/>
              </w:divBdr>
            </w:div>
            <w:div w:id="1178735257">
              <w:marLeft w:val="0"/>
              <w:marRight w:val="0"/>
              <w:marTop w:val="0"/>
              <w:marBottom w:val="0"/>
              <w:divBdr>
                <w:top w:val="none" w:sz="0" w:space="0" w:color="auto"/>
                <w:left w:val="none" w:sz="0" w:space="0" w:color="auto"/>
                <w:bottom w:val="none" w:sz="0" w:space="0" w:color="auto"/>
                <w:right w:val="none" w:sz="0" w:space="0" w:color="auto"/>
              </w:divBdr>
            </w:div>
            <w:div w:id="109978904">
              <w:marLeft w:val="0"/>
              <w:marRight w:val="0"/>
              <w:marTop w:val="0"/>
              <w:marBottom w:val="0"/>
              <w:divBdr>
                <w:top w:val="none" w:sz="0" w:space="0" w:color="auto"/>
                <w:left w:val="none" w:sz="0" w:space="0" w:color="auto"/>
                <w:bottom w:val="none" w:sz="0" w:space="0" w:color="auto"/>
                <w:right w:val="none" w:sz="0" w:space="0" w:color="auto"/>
              </w:divBdr>
            </w:div>
            <w:div w:id="677972929">
              <w:marLeft w:val="0"/>
              <w:marRight w:val="0"/>
              <w:marTop w:val="0"/>
              <w:marBottom w:val="0"/>
              <w:divBdr>
                <w:top w:val="none" w:sz="0" w:space="0" w:color="auto"/>
                <w:left w:val="none" w:sz="0" w:space="0" w:color="auto"/>
                <w:bottom w:val="none" w:sz="0" w:space="0" w:color="auto"/>
                <w:right w:val="none" w:sz="0" w:space="0" w:color="auto"/>
              </w:divBdr>
            </w:div>
            <w:div w:id="1836073384">
              <w:marLeft w:val="0"/>
              <w:marRight w:val="0"/>
              <w:marTop w:val="0"/>
              <w:marBottom w:val="0"/>
              <w:divBdr>
                <w:top w:val="none" w:sz="0" w:space="0" w:color="auto"/>
                <w:left w:val="none" w:sz="0" w:space="0" w:color="auto"/>
                <w:bottom w:val="none" w:sz="0" w:space="0" w:color="auto"/>
                <w:right w:val="none" w:sz="0" w:space="0" w:color="auto"/>
              </w:divBdr>
            </w:div>
            <w:div w:id="1816490836">
              <w:marLeft w:val="0"/>
              <w:marRight w:val="0"/>
              <w:marTop w:val="0"/>
              <w:marBottom w:val="0"/>
              <w:divBdr>
                <w:top w:val="none" w:sz="0" w:space="0" w:color="auto"/>
                <w:left w:val="none" w:sz="0" w:space="0" w:color="auto"/>
                <w:bottom w:val="none" w:sz="0" w:space="0" w:color="auto"/>
                <w:right w:val="none" w:sz="0" w:space="0" w:color="auto"/>
              </w:divBdr>
            </w:div>
            <w:div w:id="144048306">
              <w:marLeft w:val="0"/>
              <w:marRight w:val="0"/>
              <w:marTop w:val="0"/>
              <w:marBottom w:val="0"/>
              <w:divBdr>
                <w:top w:val="none" w:sz="0" w:space="0" w:color="auto"/>
                <w:left w:val="none" w:sz="0" w:space="0" w:color="auto"/>
                <w:bottom w:val="none" w:sz="0" w:space="0" w:color="auto"/>
                <w:right w:val="none" w:sz="0" w:space="0" w:color="auto"/>
              </w:divBdr>
            </w:div>
            <w:div w:id="987250153">
              <w:marLeft w:val="0"/>
              <w:marRight w:val="0"/>
              <w:marTop w:val="0"/>
              <w:marBottom w:val="0"/>
              <w:divBdr>
                <w:top w:val="none" w:sz="0" w:space="0" w:color="auto"/>
                <w:left w:val="none" w:sz="0" w:space="0" w:color="auto"/>
                <w:bottom w:val="none" w:sz="0" w:space="0" w:color="auto"/>
                <w:right w:val="none" w:sz="0" w:space="0" w:color="auto"/>
              </w:divBdr>
            </w:div>
            <w:div w:id="864055610">
              <w:marLeft w:val="0"/>
              <w:marRight w:val="0"/>
              <w:marTop w:val="0"/>
              <w:marBottom w:val="0"/>
              <w:divBdr>
                <w:top w:val="none" w:sz="0" w:space="0" w:color="auto"/>
                <w:left w:val="none" w:sz="0" w:space="0" w:color="auto"/>
                <w:bottom w:val="none" w:sz="0" w:space="0" w:color="auto"/>
                <w:right w:val="none" w:sz="0" w:space="0" w:color="auto"/>
              </w:divBdr>
            </w:div>
            <w:div w:id="1764456267">
              <w:marLeft w:val="0"/>
              <w:marRight w:val="0"/>
              <w:marTop w:val="0"/>
              <w:marBottom w:val="0"/>
              <w:divBdr>
                <w:top w:val="none" w:sz="0" w:space="0" w:color="auto"/>
                <w:left w:val="none" w:sz="0" w:space="0" w:color="auto"/>
                <w:bottom w:val="none" w:sz="0" w:space="0" w:color="auto"/>
                <w:right w:val="none" w:sz="0" w:space="0" w:color="auto"/>
              </w:divBdr>
            </w:div>
            <w:div w:id="383021762">
              <w:marLeft w:val="0"/>
              <w:marRight w:val="0"/>
              <w:marTop w:val="0"/>
              <w:marBottom w:val="0"/>
              <w:divBdr>
                <w:top w:val="none" w:sz="0" w:space="0" w:color="auto"/>
                <w:left w:val="none" w:sz="0" w:space="0" w:color="auto"/>
                <w:bottom w:val="none" w:sz="0" w:space="0" w:color="auto"/>
                <w:right w:val="none" w:sz="0" w:space="0" w:color="auto"/>
              </w:divBdr>
            </w:div>
            <w:div w:id="721446339">
              <w:marLeft w:val="0"/>
              <w:marRight w:val="0"/>
              <w:marTop w:val="0"/>
              <w:marBottom w:val="0"/>
              <w:divBdr>
                <w:top w:val="none" w:sz="0" w:space="0" w:color="auto"/>
                <w:left w:val="none" w:sz="0" w:space="0" w:color="auto"/>
                <w:bottom w:val="none" w:sz="0" w:space="0" w:color="auto"/>
                <w:right w:val="none" w:sz="0" w:space="0" w:color="auto"/>
              </w:divBdr>
            </w:div>
            <w:div w:id="201215249">
              <w:marLeft w:val="0"/>
              <w:marRight w:val="0"/>
              <w:marTop w:val="0"/>
              <w:marBottom w:val="0"/>
              <w:divBdr>
                <w:top w:val="none" w:sz="0" w:space="0" w:color="auto"/>
                <w:left w:val="none" w:sz="0" w:space="0" w:color="auto"/>
                <w:bottom w:val="none" w:sz="0" w:space="0" w:color="auto"/>
                <w:right w:val="none" w:sz="0" w:space="0" w:color="auto"/>
              </w:divBdr>
            </w:div>
            <w:div w:id="743533818">
              <w:marLeft w:val="0"/>
              <w:marRight w:val="0"/>
              <w:marTop w:val="0"/>
              <w:marBottom w:val="0"/>
              <w:divBdr>
                <w:top w:val="none" w:sz="0" w:space="0" w:color="auto"/>
                <w:left w:val="none" w:sz="0" w:space="0" w:color="auto"/>
                <w:bottom w:val="none" w:sz="0" w:space="0" w:color="auto"/>
                <w:right w:val="none" w:sz="0" w:space="0" w:color="auto"/>
              </w:divBdr>
            </w:div>
            <w:div w:id="1473911461">
              <w:marLeft w:val="0"/>
              <w:marRight w:val="0"/>
              <w:marTop w:val="0"/>
              <w:marBottom w:val="0"/>
              <w:divBdr>
                <w:top w:val="none" w:sz="0" w:space="0" w:color="auto"/>
                <w:left w:val="none" w:sz="0" w:space="0" w:color="auto"/>
                <w:bottom w:val="none" w:sz="0" w:space="0" w:color="auto"/>
                <w:right w:val="none" w:sz="0" w:space="0" w:color="auto"/>
              </w:divBdr>
            </w:div>
            <w:div w:id="1022436071">
              <w:marLeft w:val="0"/>
              <w:marRight w:val="0"/>
              <w:marTop w:val="0"/>
              <w:marBottom w:val="0"/>
              <w:divBdr>
                <w:top w:val="none" w:sz="0" w:space="0" w:color="auto"/>
                <w:left w:val="none" w:sz="0" w:space="0" w:color="auto"/>
                <w:bottom w:val="none" w:sz="0" w:space="0" w:color="auto"/>
                <w:right w:val="none" w:sz="0" w:space="0" w:color="auto"/>
              </w:divBdr>
            </w:div>
            <w:div w:id="2054188093">
              <w:marLeft w:val="0"/>
              <w:marRight w:val="0"/>
              <w:marTop w:val="0"/>
              <w:marBottom w:val="0"/>
              <w:divBdr>
                <w:top w:val="none" w:sz="0" w:space="0" w:color="auto"/>
                <w:left w:val="none" w:sz="0" w:space="0" w:color="auto"/>
                <w:bottom w:val="none" w:sz="0" w:space="0" w:color="auto"/>
                <w:right w:val="none" w:sz="0" w:space="0" w:color="auto"/>
              </w:divBdr>
            </w:div>
            <w:div w:id="103968463">
              <w:marLeft w:val="0"/>
              <w:marRight w:val="0"/>
              <w:marTop w:val="0"/>
              <w:marBottom w:val="0"/>
              <w:divBdr>
                <w:top w:val="none" w:sz="0" w:space="0" w:color="auto"/>
                <w:left w:val="none" w:sz="0" w:space="0" w:color="auto"/>
                <w:bottom w:val="none" w:sz="0" w:space="0" w:color="auto"/>
                <w:right w:val="none" w:sz="0" w:space="0" w:color="auto"/>
              </w:divBdr>
            </w:div>
            <w:div w:id="909340737">
              <w:marLeft w:val="0"/>
              <w:marRight w:val="0"/>
              <w:marTop w:val="0"/>
              <w:marBottom w:val="0"/>
              <w:divBdr>
                <w:top w:val="none" w:sz="0" w:space="0" w:color="auto"/>
                <w:left w:val="none" w:sz="0" w:space="0" w:color="auto"/>
                <w:bottom w:val="none" w:sz="0" w:space="0" w:color="auto"/>
                <w:right w:val="none" w:sz="0" w:space="0" w:color="auto"/>
              </w:divBdr>
            </w:div>
            <w:div w:id="455871850">
              <w:marLeft w:val="0"/>
              <w:marRight w:val="0"/>
              <w:marTop w:val="0"/>
              <w:marBottom w:val="0"/>
              <w:divBdr>
                <w:top w:val="none" w:sz="0" w:space="0" w:color="auto"/>
                <w:left w:val="none" w:sz="0" w:space="0" w:color="auto"/>
                <w:bottom w:val="none" w:sz="0" w:space="0" w:color="auto"/>
                <w:right w:val="none" w:sz="0" w:space="0" w:color="auto"/>
              </w:divBdr>
            </w:div>
            <w:div w:id="568270503">
              <w:marLeft w:val="0"/>
              <w:marRight w:val="0"/>
              <w:marTop w:val="0"/>
              <w:marBottom w:val="0"/>
              <w:divBdr>
                <w:top w:val="none" w:sz="0" w:space="0" w:color="auto"/>
                <w:left w:val="none" w:sz="0" w:space="0" w:color="auto"/>
                <w:bottom w:val="none" w:sz="0" w:space="0" w:color="auto"/>
                <w:right w:val="none" w:sz="0" w:space="0" w:color="auto"/>
              </w:divBdr>
            </w:div>
            <w:div w:id="44380413">
              <w:marLeft w:val="0"/>
              <w:marRight w:val="0"/>
              <w:marTop w:val="0"/>
              <w:marBottom w:val="0"/>
              <w:divBdr>
                <w:top w:val="none" w:sz="0" w:space="0" w:color="auto"/>
                <w:left w:val="none" w:sz="0" w:space="0" w:color="auto"/>
                <w:bottom w:val="none" w:sz="0" w:space="0" w:color="auto"/>
                <w:right w:val="none" w:sz="0" w:space="0" w:color="auto"/>
              </w:divBdr>
            </w:div>
            <w:div w:id="1657344304">
              <w:marLeft w:val="0"/>
              <w:marRight w:val="0"/>
              <w:marTop w:val="0"/>
              <w:marBottom w:val="0"/>
              <w:divBdr>
                <w:top w:val="none" w:sz="0" w:space="0" w:color="auto"/>
                <w:left w:val="none" w:sz="0" w:space="0" w:color="auto"/>
                <w:bottom w:val="none" w:sz="0" w:space="0" w:color="auto"/>
                <w:right w:val="none" w:sz="0" w:space="0" w:color="auto"/>
              </w:divBdr>
            </w:div>
            <w:div w:id="2124569359">
              <w:marLeft w:val="0"/>
              <w:marRight w:val="0"/>
              <w:marTop w:val="0"/>
              <w:marBottom w:val="0"/>
              <w:divBdr>
                <w:top w:val="none" w:sz="0" w:space="0" w:color="auto"/>
                <w:left w:val="none" w:sz="0" w:space="0" w:color="auto"/>
                <w:bottom w:val="none" w:sz="0" w:space="0" w:color="auto"/>
                <w:right w:val="none" w:sz="0" w:space="0" w:color="auto"/>
              </w:divBdr>
            </w:div>
            <w:div w:id="1882861064">
              <w:marLeft w:val="0"/>
              <w:marRight w:val="0"/>
              <w:marTop w:val="0"/>
              <w:marBottom w:val="0"/>
              <w:divBdr>
                <w:top w:val="none" w:sz="0" w:space="0" w:color="auto"/>
                <w:left w:val="none" w:sz="0" w:space="0" w:color="auto"/>
                <w:bottom w:val="none" w:sz="0" w:space="0" w:color="auto"/>
                <w:right w:val="none" w:sz="0" w:space="0" w:color="auto"/>
              </w:divBdr>
            </w:div>
            <w:div w:id="2022969130">
              <w:marLeft w:val="0"/>
              <w:marRight w:val="0"/>
              <w:marTop w:val="0"/>
              <w:marBottom w:val="0"/>
              <w:divBdr>
                <w:top w:val="none" w:sz="0" w:space="0" w:color="auto"/>
                <w:left w:val="none" w:sz="0" w:space="0" w:color="auto"/>
                <w:bottom w:val="none" w:sz="0" w:space="0" w:color="auto"/>
                <w:right w:val="none" w:sz="0" w:space="0" w:color="auto"/>
              </w:divBdr>
            </w:div>
            <w:div w:id="1081298276">
              <w:marLeft w:val="0"/>
              <w:marRight w:val="0"/>
              <w:marTop w:val="0"/>
              <w:marBottom w:val="0"/>
              <w:divBdr>
                <w:top w:val="none" w:sz="0" w:space="0" w:color="auto"/>
                <w:left w:val="none" w:sz="0" w:space="0" w:color="auto"/>
                <w:bottom w:val="none" w:sz="0" w:space="0" w:color="auto"/>
                <w:right w:val="none" w:sz="0" w:space="0" w:color="auto"/>
              </w:divBdr>
            </w:div>
            <w:div w:id="205484140">
              <w:marLeft w:val="0"/>
              <w:marRight w:val="0"/>
              <w:marTop w:val="0"/>
              <w:marBottom w:val="0"/>
              <w:divBdr>
                <w:top w:val="none" w:sz="0" w:space="0" w:color="auto"/>
                <w:left w:val="none" w:sz="0" w:space="0" w:color="auto"/>
                <w:bottom w:val="none" w:sz="0" w:space="0" w:color="auto"/>
                <w:right w:val="none" w:sz="0" w:space="0" w:color="auto"/>
              </w:divBdr>
            </w:div>
            <w:div w:id="280037647">
              <w:marLeft w:val="0"/>
              <w:marRight w:val="0"/>
              <w:marTop w:val="0"/>
              <w:marBottom w:val="0"/>
              <w:divBdr>
                <w:top w:val="none" w:sz="0" w:space="0" w:color="auto"/>
                <w:left w:val="none" w:sz="0" w:space="0" w:color="auto"/>
                <w:bottom w:val="none" w:sz="0" w:space="0" w:color="auto"/>
                <w:right w:val="none" w:sz="0" w:space="0" w:color="auto"/>
              </w:divBdr>
            </w:div>
            <w:div w:id="37780028">
              <w:marLeft w:val="0"/>
              <w:marRight w:val="0"/>
              <w:marTop w:val="0"/>
              <w:marBottom w:val="0"/>
              <w:divBdr>
                <w:top w:val="none" w:sz="0" w:space="0" w:color="auto"/>
                <w:left w:val="none" w:sz="0" w:space="0" w:color="auto"/>
                <w:bottom w:val="none" w:sz="0" w:space="0" w:color="auto"/>
                <w:right w:val="none" w:sz="0" w:space="0" w:color="auto"/>
              </w:divBdr>
            </w:div>
            <w:div w:id="2026711366">
              <w:marLeft w:val="0"/>
              <w:marRight w:val="0"/>
              <w:marTop w:val="0"/>
              <w:marBottom w:val="0"/>
              <w:divBdr>
                <w:top w:val="none" w:sz="0" w:space="0" w:color="auto"/>
                <w:left w:val="none" w:sz="0" w:space="0" w:color="auto"/>
                <w:bottom w:val="none" w:sz="0" w:space="0" w:color="auto"/>
                <w:right w:val="none" w:sz="0" w:space="0" w:color="auto"/>
              </w:divBdr>
            </w:div>
            <w:div w:id="1812092965">
              <w:marLeft w:val="0"/>
              <w:marRight w:val="0"/>
              <w:marTop w:val="0"/>
              <w:marBottom w:val="0"/>
              <w:divBdr>
                <w:top w:val="none" w:sz="0" w:space="0" w:color="auto"/>
                <w:left w:val="none" w:sz="0" w:space="0" w:color="auto"/>
                <w:bottom w:val="none" w:sz="0" w:space="0" w:color="auto"/>
                <w:right w:val="none" w:sz="0" w:space="0" w:color="auto"/>
              </w:divBdr>
            </w:div>
            <w:div w:id="919480628">
              <w:marLeft w:val="0"/>
              <w:marRight w:val="0"/>
              <w:marTop w:val="0"/>
              <w:marBottom w:val="0"/>
              <w:divBdr>
                <w:top w:val="none" w:sz="0" w:space="0" w:color="auto"/>
                <w:left w:val="none" w:sz="0" w:space="0" w:color="auto"/>
                <w:bottom w:val="none" w:sz="0" w:space="0" w:color="auto"/>
                <w:right w:val="none" w:sz="0" w:space="0" w:color="auto"/>
              </w:divBdr>
            </w:div>
            <w:div w:id="1089306572">
              <w:marLeft w:val="0"/>
              <w:marRight w:val="0"/>
              <w:marTop w:val="0"/>
              <w:marBottom w:val="0"/>
              <w:divBdr>
                <w:top w:val="none" w:sz="0" w:space="0" w:color="auto"/>
                <w:left w:val="none" w:sz="0" w:space="0" w:color="auto"/>
                <w:bottom w:val="none" w:sz="0" w:space="0" w:color="auto"/>
                <w:right w:val="none" w:sz="0" w:space="0" w:color="auto"/>
              </w:divBdr>
            </w:div>
            <w:div w:id="1889219028">
              <w:marLeft w:val="0"/>
              <w:marRight w:val="0"/>
              <w:marTop w:val="0"/>
              <w:marBottom w:val="0"/>
              <w:divBdr>
                <w:top w:val="none" w:sz="0" w:space="0" w:color="auto"/>
                <w:left w:val="none" w:sz="0" w:space="0" w:color="auto"/>
                <w:bottom w:val="none" w:sz="0" w:space="0" w:color="auto"/>
                <w:right w:val="none" w:sz="0" w:space="0" w:color="auto"/>
              </w:divBdr>
            </w:div>
            <w:div w:id="431390690">
              <w:marLeft w:val="0"/>
              <w:marRight w:val="0"/>
              <w:marTop w:val="0"/>
              <w:marBottom w:val="0"/>
              <w:divBdr>
                <w:top w:val="none" w:sz="0" w:space="0" w:color="auto"/>
                <w:left w:val="none" w:sz="0" w:space="0" w:color="auto"/>
                <w:bottom w:val="none" w:sz="0" w:space="0" w:color="auto"/>
                <w:right w:val="none" w:sz="0" w:space="0" w:color="auto"/>
              </w:divBdr>
            </w:div>
            <w:div w:id="782845244">
              <w:marLeft w:val="0"/>
              <w:marRight w:val="0"/>
              <w:marTop w:val="0"/>
              <w:marBottom w:val="0"/>
              <w:divBdr>
                <w:top w:val="none" w:sz="0" w:space="0" w:color="auto"/>
                <w:left w:val="none" w:sz="0" w:space="0" w:color="auto"/>
                <w:bottom w:val="none" w:sz="0" w:space="0" w:color="auto"/>
                <w:right w:val="none" w:sz="0" w:space="0" w:color="auto"/>
              </w:divBdr>
            </w:div>
            <w:div w:id="780684107">
              <w:marLeft w:val="0"/>
              <w:marRight w:val="0"/>
              <w:marTop w:val="0"/>
              <w:marBottom w:val="0"/>
              <w:divBdr>
                <w:top w:val="none" w:sz="0" w:space="0" w:color="auto"/>
                <w:left w:val="none" w:sz="0" w:space="0" w:color="auto"/>
                <w:bottom w:val="none" w:sz="0" w:space="0" w:color="auto"/>
                <w:right w:val="none" w:sz="0" w:space="0" w:color="auto"/>
              </w:divBdr>
            </w:div>
            <w:div w:id="327832281">
              <w:marLeft w:val="0"/>
              <w:marRight w:val="0"/>
              <w:marTop w:val="0"/>
              <w:marBottom w:val="0"/>
              <w:divBdr>
                <w:top w:val="none" w:sz="0" w:space="0" w:color="auto"/>
                <w:left w:val="none" w:sz="0" w:space="0" w:color="auto"/>
                <w:bottom w:val="none" w:sz="0" w:space="0" w:color="auto"/>
                <w:right w:val="none" w:sz="0" w:space="0" w:color="auto"/>
              </w:divBdr>
            </w:div>
            <w:div w:id="1831561249">
              <w:marLeft w:val="0"/>
              <w:marRight w:val="0"/>
              <w:marTop w:val="0"/>
              <w:marBottom w:val="0"/>
              <w:divBdr>
                <w:top w:val="none" w:sz="0" w:space="0" w:color="auto"/>
                <w:left w:val="none" w:sz="0" w:space="0" w:color="auto"/>
                <w:bottom w:val="none" w:sz="0" w:space="0" w:color="auto"/>
                <w:right w:val="none" w:sz="0" w:space="0" w:color="auto"/>
              </w:divBdr>
            </w:div>
            <w:div w:id="1707171489">
              <w:marLeft w:val="0"/>
              <w:marRight w:val="0"/>
              <w:marTop w:val="0"/>
              <w:marBottom w:val="0"/>
              <w:divBdr>
                <w:top w:val="none" w:sz="0" w:space="0" w:color="auto"/>
                <w:left w:val="none" w:sz="0" w:space="0" w:color="auto"/>
                <w:bottom w:val="none" w:sz="0" w:space="0" w:color="auto"/>
                <w:right w:val="none" w:sz="0" w:space="0" w:color="auto"/>
              </w:divBdr>
            </w:div>
            <w:div w:id="1860511179">
              <w:marLeft w:val="0"/>
              <w:marRight w:val="0"/>
              <w:marTop w:val="0"/>
              <w:marBottom w:val="0"/>
              <w:divBdr>
                <w:top w:val="none" w:sz="0" w:space="0" w:color="auto"/>
                <w:left w:val="none" w:sz="0" w:space="0" w:color="auto"/>
                <w:bottom w:val="none" w:sz="0" w:space="0" w:color="auto"/>
                <w:right w:val="none" w:sz="0" w:space="0" w:color="auto"/>
              </w:divBdr>
            </w:div>
            <w:div w:id="2103598548">
              <w:marLeft w:val="0"/>
              <w:marRight w:val="0"/>
              <w:marTop w:val="0"/>
              <w:marBottom w:val="0"/>
              <w:divBdr>
                <w:top w:val="none" w:sz="0" w:space="0" w:color="auto"/>
                <w:left w:val="none" w:sz="0" w:space="0" w:color="auto"/>
                <w:bottom w:val="none" w:sz="0" w:space="0" w:color="auto"/>
                <w:right w:val="none" w:sz="0" w:space="0" w:color="auto"/>
              </w:divBdr>
            </w:div>
            <w:div w:id="716010466">
              <w:marLeft w:val="0"/>
              <w:marRight w:val="0"/>
              <w:marTop w:val="0"/>
              <w:marBottom w:val="0"/>
              <w:divBdr>
                <w:top w:val="none" w:sz="0" w:space="0" w:color="auto"/>
                <w:left w:val="none" w:sz="0" w:space="0" w:color="auto"/>
                <w:bottom w:val="none" w:sz="0" w:space="0" w:color="auto"/>
                <w:right w:val="none" w:sz="0" w:space="0" w:color="auto"/>
              </w:divBdr>
            </w:div>
            <w:div w:id="1471287300">
              <w:marLeft w:val="0"/>
              <w:marRight w:val="0"/>
              <w:marTop w:val="0"/>
              <w:marBottom w:val="0"/>
              <w:divBdr>
                <w:top w:val="none" w:sz="0" w:space="0" w:color="auto"/>
                <w:left w:val="none" w:sz="0" w:space="0" w:color="auto"/>
                <w:bottom w:val="none" w:sz="0" w:space="0" w:color="auto"/>
                <w:right w:val="none" w:sz="0" w:space="0" w:color="auto"/>
              </w:divBdr>
            </w:div>
            <w:div w:id="2062904801">
              <w:marLeft w:val="0"/>
              <w:marRight w:val="0"/>
              <w:marTop w:val="0"/>
              <w:marBottom w:val="0"/>
              <w:divBdr>
                <w:top w:val="none" w:sz="0" w:space="0" w:color="auto"/>
                <w:left w:val="none" w:sz="0" w:space="0" w:color="auto"/>
                <w:bottom w:val="none" w:sz="0" w:space="0" w:color="auto"/>
                <w:right w:val="none" w:sz="0" w:space="0" w:color="auto"/>
              </w:divBdr>
            </w:div>
            <w:div w:id="2129465831">
              <w:marLeft w:val="0"/>
              <w:marRight w:val="0"/>
              <w:marTop w:val="0"/>
              <w:marBottom w:val="0"/>
              <w:divBdr>
                <w:top w:val="none" w:sz="0" w:space="0" w:color="auto"/>
                <w:left w:val="none" w:sz="0" w:space="0" w:color="auto"/>
                <w:bottom w:val="none" w:sz="0" w:space="0" w:color="auto"/>
                <w:right w:val="none" w:sz="0" w:space="0" w:color="auto"/>
              </w:divBdr>
            </w:div>
            <w:div w:id="1355881744">
              <w:marLeft w:val="0"/>
              <w:marRight w:val="0"/>
              <w:marTop w:val="0"/>
              <w:marBottom w:val="0"/>
              <w:divBdr>
                <w:top w:val="none" w:sz="0" w:space="0" w:color="auto"/>
                <w:left w:val="none" w:sz="0" w:space="0" w:color="auto"/>
                <w:bottom w:val="none" w:sz="0" w:space="0" w:color="auto"/>
                <w:right w:val="none" w:sz="0" w:space="0" w:color="auto"/>
              </w:divBdr>
            </w:div>
            <w:div w:id="122966210">
              <w:marLeft w:val="0"/>
              <w:marRight w:val="0"/>
              <w:marTop w:val="0"/>
              <w:marBottom w:val="0"/>
              <w:divBdr>
                <w:top w:val="none" w:sz="0" w:space="0" w:color="auto"/>
                <w:left w:val="none" w:sz="0" w:space="0" w:color="auto"/>
                <w:bottom w:val="none" w:sz="0" w:space="0" w:color="auto"/>
                <w:right w:val="none" w:sz="0" w:space="0" w:color="auto"/>
              </w:divBdr>
            </w:div>
            <w:div w:id="1112936288">
              <w:marLeft w:val="0"/>
              <w:marRight w:val="0"/>
              <w:marTop w:val="0"/>
              <w:marBottom w:val="0"/>
              <w:divBdr>
                <w:top w:val="none" w:sz="0" w:space="0" w:color="auto"/>
                <w:left w:val="none" w:sz="0" w:space="0" w:color="auto"/>
                <w:bottom w:val="none" w:sz="0" w:space="0" w:color="auto"/>
                <w:right w:val="none" w:sz="0" w:space="0" w:color="auto"/>
              </w:divBdr>
            </w:div>
            <w:div w:id="1813523247">
              <w:marLeft w:val="0"/>
              <w:marRight w:val="0"/>
              <w:marTop w:val="0"/>
              <w:marBottom w:val="0"/>
              <w:divBdr>
                <w:top w:val="none" w:sz="0" w:space="0" w:color="auto"/>
                <w:left w:val="none" w:sz="0" w:space="0" w:color="auto"/>
                <w:bottom w:val="none" w:sz="0" w:space="0" w:color="auto"/>
                <w:right w:val="none" w:sz="0" w:space="0" w:color="auto"/>
              </w:divBdr>
            </w:div>
            <w:div w:id="996227863">
              <w:marLeft w:val="0"/>
              <w:marRight w:val="0"/>
              <w:marTop w:val="0"/>
              <w:marBottom w:val="0"/>
              <w:divBdr>
                <w:top w:val="none" w:sz="0" w:space="0" w:color="auto"/>
                <w:left w:val="none" w:sz="0" w:space="0" w:color="auto"/>
                <w:bottom w:val="none" w:sz="0" w:space="0" w:color="auto"/>
                <w:right w:val="none" w:sz="0" w:space="0" w:color="auto"/>
              </w:divBdr>
            </w:div>
            <w:div w:id="1881548783">
              <w:marLeft w:val="0"/>
              <w:marRight w:val="0"/>
              <w:marTop w:val="0"/>
              <w:marBottom w:val="0"/>
              <w:divBdr>
                <w:top w:val="none" w:sz="0" w:space="0" w:color="auto"/>
                <w:left w:val="none" w:sz="0" w:space="0" w:color="auto"/>
                <w:bottom w:val="none" w:sz="0" w:space="0" w:color="auto"/>
                <w:right w:val="none" w:sz="0" w:space="0" w:color="auto"/>
              </w:divBdr>
            </w:div>
            <w:div w:id="446856163">
              <w:marLeft w:val="0"/>
              <w:marRight w:val="0"/>
              <w:marTop w:val="0"/>
              <w:marBottom w:val="0"/>
              <w:divBdr>
                <w:top w:val="none" w:sz="0" w:space="0" w:color="auto"/>
                <w:left w:val="none" w:sz="0" w:space="0" w:color="auto"/>
                <w:bottom w:val="none" w:sz="0" w:space="0" w:color="auto"/>
                <w:right w:val="none" w:sz="0" w:space="0" w:color="auto"/>
              </w:divBdr>
            </w:div>
            <w:div w:id="1578784355">
              <w:marLeft w:val="0"/>
              <w:marRight w:val="0"/>
              <w:marTop w:val="0"/>
              <w:marBottom w:val="0"/>
              <w:divBdr>
                <w:top w:val="none" w:sz="0" w:space="0" w:color="auto"/>
                <w:left w:val="none" w:sz="0" w:space="0" w:color="auto"/>
                <w:bottom w:val="none" w:sz="0" w:space="0" w:color="auto"/>
                <w:right w:val="none" w:sz="0" w:space="0" w:color="auto"/>
              </w:divBdr>
            </w:div>
            <w:div w:id="1102265779">
              <w:marLeft w:val="0"/>
              <w:marRight w:val="0"/>
              <w:marTop w:val="0"/>
              <w:marBottom w:val="0"/>
              <w:divBdr>
                <w:top w:val="none" w:sz="0" w:space="0" w:color="auto"/>
                <w:left w:val="none" w:sz="0" w:space="0" w:color="auto"/>
                <w:bottom w:val="none" w:sz="0" w:space="0" w:color="auto"/>
                <w:right w:val="none" w:sz="0" w:space="0" w:color="auto"/>
              </w:divBdr>
            </w:div>
            <w:div w:id="242227587">
              <w:marLeft w:val="0"/>
              <w:marRight w:val="0"/>
              <w:marTop w:val="0"/>
              <w:marBottom w:val="0"/>
              <w:divBdr>
                <w:top w:val="none" w:sz="0" w:space="0" w:color="auto"/>
                <w:left w:val="none" w:sz="0" w:space="0" w:color="auto"/>
                <w:bottom w:val="none" w:sz="0" w:space="0" w:color="auto"/>
                <w:right w:val="none" w:sz="0" w:space="0" w:color="auto"/>
              </w:divBdr>
            </w:div>
            <w:div w:id="1183082672">
              <w:marLeft w:val="0"/>
              <w:marRight w:val="0"/>
              <w:marTop w:val="0"/>
              <w:marBottom w:val="0"/>
              <w:divBdr>
                <w:top w:val="none" w:sz="0" w:space="0" w:color="auto"/>
                <w:left w:val="none" w:sz="0" w:space="0" w:color="auto"/>
                <w:bottom w:val="none" w:sz="0" w:space="0" w:color="auto"/>
                <w:right w:val="none" w:sz="0" w:space="0" w:color="auto"/>
              </w:divBdr>
            </w:div>
            <w:div w:id="1482236085">
              <w:marLeft w:val="0"/>
              <w:marRight w:val="0"/>
              <w:marTop w:val="0"/>
              <w:marBottom w:val="0"/>
              <w:divBdr>
                <w:top w:val="none" w:sz="0" w:space="0" w:color="auto"/>
                <w:left w:val="none" w:sz="0" w:space="0" w:color="auto"/>
                <w:bottom w:val="none" w:sz="0" w:space="0" w:color="auto"/>
                <w:right w:val="none" w:sz="0" w:space="0" w:color="auto"/>
              </w:divBdr>
            </w:div>
            <w:div w:id="1205756430">
              <w:marLeft w:val="0"/>
              <w:marRight w:val="0"/>
              <w:marTop w:val="0"/>
              <w:marBottom w:val="0"/>
              <w:divBdr>
                <w:top w:val="none" w:sz="0" w:space="0" w:color="auto"/>
                <w:left w:val="none" w:sz="0" w:space="0" w:color="auto"/>
                <w:bottom w:val="none" w:sz="0" w:space="0" w:color="auto"/>
                <w:right w:val="none" w:sz="0" w:space="0" w:color="auto"/>
              </w:divBdr>
            </w:div>
            <w:div w:id="1711569526">
              <w:marLeft w:val="0"/>
              <w:marRight w:val="0"/>
              <w:marTop w:val="0"/>
              <w:marBottom w:val="0"/>
              <w:divBdr>
                <w:top w:val="none" w:sz="0" w:space="0" w:color="auto"/>
                <w:left w:val="none" w:sz="0" w:space="0" w:color="auto"/>
                <w:bottom w:val="none" w:sz="0" w:space="0" w:color="auto"/>
                <w:right w:val="none" w:sz="0" w:space="0" w:color="auto"/>
              </w:divBdr>
            </w:div>
            <w:div w:id="925847858">
              <w:marLeft w:val="0"/>
              <w:marRight w:val="0"/>
              <w:marTop w:val="0"/>
              <w:marBottom w:val="0"/>
              <w:divBdr>
                <w:top w:val="none" w:sz="0" w:space="0" w:color="auto"/>
                <w:left w:val="none" w:sz="0" w:space="0" w:color="auto"/>
                <w:bottom w:val="none" w:sz="0" w:space="0" w:color="auto"/>
                <w:right w:val="none" w:sz="0" w:space="0" w:color="auto"/>
              </w:divBdr>
            </w:div>
            <w:div w:id="347409590">
              <w:marLeft w:val="0"/>
              <w:marRight w:val="0"/>
              <w:marTop w:val="0"/>
              <w:marBottom w:val="0"/>
              <w:divBdr>
                <w:top w:val="none" w:sz="0" w:space="0" w:color="auto"/>
                <w:left w:val="none" w:sz="0" w:space="0" w:color="auto"/>
                <w:bottom w:val="none" w:sz="0" w:space="0" w:color="auto"/>
                <w:right w:val="none" w:sz="0" w:space="0" w:color="auto"/>
              </w:divBdr>
            </w:div>
            <w:div w:id="813567733">
              <w:marLeft w:val="0"/>
              <w:marRight w:val="0"/>
              <w:marTop w:val="0"/>
              <w:marBottom w:val="0"/>
              <w:divBdr>
                <w:top w:val="none" w:sz="0" w:space="0" w:color="auto"/>
                <w:left w:val="none" w:sz="0" w:space="0" w:color="auto"/>
                <w:bottom w:val="none" w:sz="0" w:space="0" w:color="auto"/>
                <w:right w:val="none" w:sz="0" w:space="0" w:color="auto"/>
              </w:divBdr>
            </w:div>
            <w:div w:id="1621494105">
              <w:marLeft w:val="0"/>
              <w:marRight w:val="0"/>
              <w:marTop w:val="0"/>
              <w:marBottom w:val="0"/>
              <w:divBdr>
                <w:top w:val="none" w:sz="0" w:space="0" w:color="auto"/>
                <w:left w:val="none" w:sz="0" w:space="0" w:color="auto"/>
                <w:bottom w:val="none" w:sz="0" w:space="0" w:color="auto"/>
                <w:right w:val="none" w:sz="0" w:space="0" w:color="auto"/>
              </w:divBdr>
            </w:div>
            <w:div w:id="690841635">
              <w:marLeft w:val="0"/>
              <w:marRight w:val="0"/>
              <w:marTop w:val="0"/>
              <w:marBottom w:val="0"/>
              <w:divBdr>
                <w:top w:val="none" w:sz="0" w:space="0" w:color="auto"/>
                <w:left w:val="none" w:sz="0" w:space="0" w:color="auto"/>
                <w:bottom w:val="none" w:sz="0" w:space="0" w:color="auto"/>
                <w:right w:val="none" w:sz="0" w:space="0" w:color="auto"/>
              </w:divBdr>
            </w:div>
            <w:div w:id="1017074570">
              <w:marLeft w:val="0"/>
              <w:marRight w:val="0"/>
              <w:marTop w:val="0"/>
              <w:marBottom w:val="0"/>
              <w:divBdr>
                <w:top w:val="none" w:sz="0" w:space="0" w:color="auto"/>
                <w:left w:val="none" w:sz="0" w:space="0" w:color="auto"/>
                <w:bottom w:val="none" w:sz="0" w:space="0" w:color="auto"/>
                <w:right w:val="none" w:sz="0" w:space="0" w:color="auto"/>
              </w:divBdr>
            </w:div>
            <w:div w:id="2144347992">
              <w:marLeft w:val="0"/>
              <w:marRight w:val="0"/>
              <w:marTop w:val="0"/>
              <w:marBottom w:val="0"/>
              <w:divBdr>
                <w:top w:val="none" w:sz="0" w:space="0" w:color="auto"/>
                <w:left w:val="none" w:sz="0" w:space="0" w:color="auto"/>
                <w:bottom w:val="none" w:sz="0" w:space="0" w:color="auto"/>
                <w:right w:val="none" w:sz="0" w:space="0" w:color="auto"/>
              </w:divBdr>
            </w:div>
            <w:div w:id="1982078843">
              <w:marLeft w:val="0"/>
              <w:marRight w:val="0"/>
              <w:marTop w:val="0"/>
              <w:marBottom w:val="0"/>
              <w:divBdr>
                <w:top w:val="none" w:sz="0" w:space="0" w:color="auto"/>
                <w:left w:val="none" w:sz="0" w:space="0" w:color="auto"/>
                <w:bottom w:val="none" w:sz="0" w:space="0" w:color="auto"/>
                <w:right w:val="none" w:sz="0" w:space="0" w:color="auto"/>
              </w:divBdr>
            </w:div>
            <w:div w:id="1072897662">
              <w:marLeft w:val="0"/>
              <w:marRight w:val="0"/>
              <w:marTop w:val="0"/>
              <w:marBottom w:val="0"/>
              <w:divBdr>
                <w:top w:val="none" w:sz="0" w:space="0" w:color="auto"/>
                <w:left w:val="none" w:sz="0" w:space="0" w:color="auto"/>
                <w:bottom w:val="none" w:sz="0" w:space="0" w:color="auto"/>
                <w:right w:val="none" w:sz="0" w:space="0" w:color="auto"/>
              </w:divBdr>
            </w:div>
            <w:div w:id="1245258334">
              <w:marLeft w:val="0"/>
              <w:marRight w:val="0"/>
              <w:marTop w:val="0"/>
              <w:marBottom w:val="0"/>
              <w:divBdr>
                <w:top w:val="none" w:sz="0" w:space="0" w:color="auto"/>
                <w:left w:val="none" w:sz="0" w:space="0" w:color="auto"/>
                <w:bottom w:val="none" w:sz="0" w:space="0" w:color="auto"/>
                <w:right w:val="none" w:sz="0" w:space="0" w:color="auto"/>
              </w:divBdr>
            </w:div>
            <w:div w:id="2003388371">
              <w:marLeft w:val="0"/>
              <w:marRight w:val="0"/>
              <w:marTop w:val="0"/>
              <w:marBottom w:val="0"/>
              <w:divBdr>
                <w:top w:val="none" w:sz="0" w:space="0" w:color="auto"/>
                <w:left w:val="none" w:sz="0" w:space="0" w:color="auto"/>
                <w:bottom w:val="none" w:sz="0" w:space="0" w:color="auto"/>
                <w:right w:val="none" w:sz="0" w:space="0" w:color="auto"/>
              </w:divBdr>
            </w:div>
            <w:div w:id="1963995623">
              <w:marLeft w:val="0"/>
              <w:marRight w:val="0"/>
              <w:marTop w:val="0"/>
              <w:marBottom w:val="0"/>
              <w:divBdr>
                <w:top w:val="none" w:sz="0" w:space="0" w:color="auto"/>
                <w:left w:val="none" w:sz="0" w:space="0" w:color="auto"/>
                <w:bottom w:val="none" w:sz="0" w:space="0" w:color="auto"/>
                <w:right w:val="none" w:sz="0" w:space="0" w:color="auto"/>
              </w:divBdr>
            </w:div>
            <w:div w:id="316880791">
              <w:marLeft w:val="0"/>
              <w:marRight w:val="0"/>
              <w:marTop w:val="0"/>
              <w:marBottom w:val="0"/>
              <w:divBdr>
                <w:top w:val="none" w:sz="0" w:space="0" w:color="auto"/>
                <w:left w:val="none" w:sz="0" w:space="0" w:color="auto"/>
                <w:bottom w:val="none" w:sz="0" w:space="0" w:color="auto"/>
                <w:right w:val="none" w:sz="0" w:space="0" w:color="auto"/>
              </w:divBdr>
            </w:div>
            <w:div w:id="672221170">
              <w:marLeft w:val="0"/>
              <w:marRight w:val="0"/>
              <w:marTop w:val="0"/>
              <w:marBottom w:val="0"/>
              <w:divBdr>
                <w:top w:val="none" w:sz="0" w:space="0" w:color="auto"/>
                <w:left w:val="none" w:sz="0" w:space="0" w:color="auto"/>
                <w:bottom w:val="none" w:sz="0" w:space="0" w:color="auto"/>
                <w:right w:val="none" w:sz="0" w:space="0" w:color="auto"/>
              </w:divBdr>
            </w:div>
            <w:div w:id="579829432">
              <w:marLeft w:val="0"/>
              <w:marRight w:val="0"/>
              <w:marTop w:val="0"/>
              <w:marBottom w:val="0"/>
              <w:divBdr>
                <w:top w:val="none" w:sz="0" w:space="0" w:color="auto"/>
                <w:left w:val="none" w:sz="0" w:space="0" w:color="auto"/>
                <w:bottom w:val="none" w:sz="0" w:space="0" w:color="auto"/>
                <w:right w:val="none" w:sz="0" w:space="0" w:color="auto"/>
              </w:divBdr>
            </w:div>
            <w:div w:id="345719727">
              <w:marLeft w:val="0"/>
              <w:marRight w:val="0"/>
              <w:marTop w:val="0"/>
              <w:marBottom w:val="0"/>
              <w:divBdr>
                <w:top w:val="none" w:sz="0" w:space="0" w:color="auto"/>
                <w:left w:val="none" w:sz="0" w:space="0" w:color="auto"/>
                <w:bottom w:val="none" w:sz="0" w:space="0" w:color="auto"/>
                <w:right w:val="none" w:sz="0" w:space="0" w:color="auto"/>
              </w:divBdr>
            </w:div>
            <w:div w:id="715276443">
              <w:marLeft w:val="0"/>
              <w:marRight w:val="0"/>
              <w:marTop w:val="0"/>
              <w:marBottom w:val="0"/>
              <w:divBdr>
                <w:top w:val="none" w:sz="0" w:space="0" w:color="auto"/>
                <w:left w:val="none" w:sz="0" w:space="0" w:color="auto"/>
                <w:bottom w:val="none" w:sz="0" w:space="0" w:color="auto"/>
                <w:right w:val="none" w:sz="0" w:space="0" w:color="auto"/>
              </w:divBdr>
            </w:div>
            <w:div w:id="100495477">
              <w:marLeft w:val="0"/>
              <w:marRight w:val="0"/>
              <w:marTop w:val="0"/>
              <w:marBottom w:val="0"/>
              <w:divBdr>
                <w:top w:val="none" w:sz="0" w:space="0" w:color="auto"/>
                <w:left w:val="none" w:sz="0" w:space="0" w:color="auto"/>
                <w:bottom w:val="none" w:sz="0" w:space="0" w:color="auto"/>
                <w:right w:val="none" w:sz="0" w:space="0" w:color="auto"/>
              </w:divBdr>
            </w:div>
            <w:div w:id="1940601701">
              <w:marLeft w:val="0"/>
              <w:marRight w:val="0"/>
              <w:marTop w:val="0"/>
              <w:marBottom w:val="0"/>
              <w:divBdr>
                <w:top w:val="none" w:sz="0" w:space="0" w:color="auto"/>
                <w:left w:val="none" w:sz="0" w:space="0" w:color="auto"/>
                <w:bottom w:val="none" w:sz="0" w:space="0" w:color="auto"/>
                <w:right w:val="none" w:sz="0" w:space="0" w:color="auto"/>
              </w:divBdr>
            </w:div>
            <w:div w:id="754401550">
              <w:marLeft w:val="0"/>
              <w:marRight w:val="0"/>
              <w:marTop w:val="0"/>
              <w:marBottom w:val="0"/>
              <w:divBdr>
                <w:top w:val="none" w:sz="0" w:space="0" w:color="auto"/>
                <w:left w:val="none" w:sz="0" w:space="0" w:color="auto"/>
                <w:bottom w:val="none" w:sz="0" w:space="0" w:color="auto"/>
                <w:right w:val="none" w:sz="0" w:space="0" w:color="auto"/>
              </w:divBdr>
            </w:div>
            <w:div w:id="1045370312">
              <w:marLeft w:val="0"/>
              <w:marRight w:val="0"/>
              <w:marTop w:val="0"/>
              <w:marBottom w:val="0"/>
              <w:divBdr>
                <w:top w:val="none" w:sz="0" w:space="0" w:color="auto"/>
                <w:left w:val="none" w:sz="0" w:space="0" w:color="auto"/>
                <w:bottom w:val="none" w:sz="0" w:space="0" w:color="auto"/>
                <w:right w:val="none" w:sz="0" w:space="0" w:color="auto"/>
              </w:divBdr>
            </w:div>
            <w:div w:id="439687740">
              <w:marLeft w:val="0"/>
              <w:marRight w:val="0"/>
              <w:marTop w:val="0"/>
              <w:marBottom w:val="0"/>
              <w:divBdr>
                <w:top w:val="none" w:sz="0" w:space="0" w:color="auto"/>
                <w:left w:val="none" w:sz="0" w:space="0" w:color="auto"/>
                <w:bottom w:val="none" w:sz="0" w:space="0" w:color="auto"/>
                <w:right w:val="none" w:sz="0" w:space="0" w:color="auto"/>
              </w:divBdr>
            </w:div>
            <w:div w:id="187454182">
              <w:marLeft w:val="0"/>
              <w:marRight w:val="0"/>
              <w:marTop w:val="0"/>
              <w:marBottom w:val="0"/>
              <w:divBdr>
                <w:top w:val="none" w:sz="0" w:space="0" w:color="auto"/>
                <w:left w:val="none" w:sz="0" w:space="0" w:color="auto"/>
                <w:bottom w:val="none" w:sz="0" w:space="0" w:color="auto"/>
                <w:right w:val="none" w:sz="0" w:space="0" w:color="auto"/>
              </w:divBdr>
            </w:div>
            <w:div w:id="1635139414">
              <w:marLeft w:val="0"/>
              <w:marRight w:val="0"/>
              <w:marTop w:val="0"/>
              <w:marBottom w:val="0"/>
              <w:divBdr>
                <w:top w:val="none" w:sz="0" w:space="0" w:color="auto"/>
                <w:left w:val="none" w:sz="0" w:space="0" w:color="auto"/>
                <w:bottom w:val="none" w:sz="0" w:space="0" w:color="auto"/>
                <w:right w:val="none" w:sz="0" w:space="0" w:color="auto"/>
              </w:divBdr>
            </w:div>
            <w:div w:id="1415010657">
              <w:marLeft w:val="0"/>
              <w:marRight w:val="0"/>
              <w:marTop w:val="0"/>
              <w:marBottom w:val="0"/>
              <w:divBdr>
                <w:top w:val="none" w:sz="0" w:space="0" w:color="auto"/>
                <w:left w:val="none" w:sz="0" w:space="0" w:color="auto"/>
                <w:bottom w:val="none" w:sz="0" w:space="0" w:color="auto"/>
                <w:right w:val="none" w:sz="0" w:space="0" w:color="auto"/>
              </w:divBdr>
            </w:div>
            <w:div w:id="255020030">
              <w:marLeft w:val="0"/>
              <w:marRight w:val="0"/>
              <w:marTop w:val="0"/>
              <w:marBottom w:val="0"/>
              <w:divBdr>
                <w:top w:val="none" w:sz="0" w:space="0" w:color="auto"/>
                <w:left w:val="none" w:sz="0" w:space="0" w:color="auto"/>
                <w:bottom w:val="none" w:sz="0" w:space="0" w:color="auto"/>
                <w:right w:val="none" w:sz="0" w:space="0" w:color="auto"/>
              </w:divBdr>
            </w:div>
            <w:div w:id="1694770391">
              <w:marLeft w:val="0"/>
              <w:marRight w:val="0"/>
              <w:marTop w:val="0"/>
              <w:marBottom w:val="0"/>
              <w:divBdr>
                <w:top w:val="none" w:sz="0" w:space="0" w:color="auto"/>
                <w:left w:val="none" w:sz="0" w:space="0" w:color="auto"/>
                <w:bottom w:val="none" w:sz="0" w:space="0" w:color="auto"/>
                <w:right w:val="none" w:sz="0" w:space="0" w:color="auto"/>
              </w:divBdr>
            </w:div>
            <w:div w:id="1499610902">
              <w:marLeft w:val="0"/>
              <w:marRight w:val="0"/>
              <w:marTop w:val="0"/>
              <w:marBottom w:val="0"/>
              <w:divBdr>
                <w:top w:val="none" w:sz="0" w:space="0" w:color="auto"/>
                <w:left w:val="none" w:sz="0" w:space="0" w:color="auto"/>
                <w:bottom w:val="none" w:sz="0" w:space="0" w:color="auto"/>
                <w:right w:val="none" w:sz="0" w:space="0" w:color="auto"/>
              </w:divBdr>
            </w:div>
            <w:div w:id="1279604358">
              <w:marLeft w:val="0"/>
              <w:marRight w:val="0"/>
              <w:marTop w:val="0"/>
              <w:marBottom w:val="0"/>
              <w:divBdr>
                <w:top w:val="none" w:sz="0" w:space="0" w:color="auto"/>
                <w:left w:val="none" w:sz="0" w:space="0" w:color="auto"/>
                <w:bottom w:val="none" w:sz="0" w:space="0" w:color="auto"/>
                <w:right w:val="none" w:sz="0" w:space="0" w:color="auto"/>
              </w:divBdr>
            </w:div>
            <w:div w:id="1128814964">
              <w:marLeft w:val="0"/>
              <w:marRight w:val="0"/>
              <w:marTop w:val="0"/>
              <w:marBottom w:val="0"/>
              <w:divBdr>
                <w:top w:val="none" w:sz="0" w:space="0" w:color="auto"/>
                <w:left w:val="none" w:sz="0" w:space="0" w:color="auto"/>
                <w:bottom w:val="none" w:sz="0" w:space="0" w:color="auto"/>
                <w:right w:val="none" w:sz="0" w:space="0" w:color="auto"/>
              </w:divBdr>
            </w:div>
            <w:div w:id="1272400785">
              <w:marLeft w:val="0"/>
              <w:marRight w:val="0"/>
              <w:marTop w:val="0"/>
              <w:marBottom w:val="0"/>
              <w:divBdr>
                <w:top w:val="none" w:sz="0" w:space="0" w:color="auto"/>
                <w:left w:val="none" w:sz="0" w:space="0" w:color="auto"/>
                <w:bottom w:val="none" w:sz="0" w:space="0" w:color="auto"/>
                <w:right w:val="none" w:sz="0" w:space="0" w:color="auto"/>
              </w:divBdr>
            </w:div>
            <w:div w:id="185758147">
              <w:marLeft w:val="0"/>
              <w:marRight w:val="0"/>
              <w:marTop w:val="0"/>
              <w:marBottom w:val="0"/>
              <w:divBdr>
                <w:top w:val="none" w:sz="0" w:space="0" w:color="auto"/>
                <w:left w:val="none" w:sz="0" w:space="0" w:color="auto"/>
                <w:bottom w:val="none" w:sz="0" w:space="0" w:color="auto"/>
                <w:right w:val="none" w:sz="0" w:space="0" w:color="auto"/>
              </w:divBdr>
            </w:div>
            <w:div w:id="2012177763">
              <w:marLeft w:val="0"/>
              <w:marRight w:val="0"/>
              <w:marTop w:val="0"/>
              <w:marBottom w:val="0"/>
              <w:divBdr>
                <w:top w:val="none" w:sz="0" w:space="0" w:color="auto"/>
                <w:left w:val="none" w:sz="0" w:space="0" w:color="auto"/>
                <w:bottom w:val="none" w:sz="0" w:space="0" w:color="auto"/>
                <w:right w:val="none" w:sz="0" w:space="0" w:color="auto"/>
              </w:divBdr>
            </w:div>
            <w:div w:id="509105283">
              <w:marLeft w:val="0"/>
              <w:marRight w:val="0"/>
              <w:marTop w:val="0"/>
              <w:marBottom w:val="0"/>
              <w:divBdr>
                <w:top w:val="none" w:sz="0" w:space="0" w:color="auto"/>
                <w:left w:val="none" w:sz="0" w:space="0" w:color="auto"/>
                <w:bottom w:val="none" w:sz="0" w:space="0" w:color="auto"/>
                <w:right w:val="none" w:sz="0" w:space="0" w:color="auto"/>
              </w:divBdr>
            </w:div>
            <w:div w:id="1214197601">
              <w:marLeft w:val="0"/>
              <w:marRight w:val="0"/>
              <w:marTop w:val="0"/>
              <w:marBottom w:val="0"/>
              <w:divBdr>
                <w:top w:val="none" w:sz="0" w:space="0" w:color="auto"/>
                <w:left w:val="none" w:sz="0" w:space="0" w:color="auto"/>
                <w:bottom w:val="none" w:sz="0" w:space="0" w:color="auto"/>
                <w:right w:val="none" w:sz="0" w:space="0" w:color="auto"/>
              </w:divBdr>
            </w:div>
            <w:div w:id="1067076048">
              <w:marLeft w:val="0"/>
              <w:marRight w:val="0"/>
              <w:marTop w:val="0"/>
              <w:marBottom w:val="0"/>
              <w:divBdr>
                <w:top w:val="none" w:sz="0" w:space="0" w:color="auto"/>
                <w:left w:val="none" w:sz="0" w:space="0" w:color="auto"/>
                <w:bottom w:val="none" w:sz="0" w:space="0" w:color="auto"/>
                <w:right w:val="none" w:sz="0" w:space="0" w:color="auto"/>
              </w:divBdr>
            </w:div>
            <w:div w:id="1547597734">
              <w:marLeft w:val="0"/>
              <w:marRight w:val="0"/>
              <w:marTop w:val="0"/>
              <w:marBottom w:val="0"/>
              <w:divBdr>
                <w:top w:val="none" w:sz="0" w:space="0" w:color="auto"/>
                <w:left w:val="none" w:sz="0" w:space="0" w:color="auto"/>
                <w:bottom w:val="none" w:sz="0" w:space="0" w:color="auto"/>
                <w:right w:val="none" w:sz="0" w:space="0" w:color="auto"/>
              </w:divBdr>
            </w:div>
            <w:div w:id="1129282978">
              <w:marLeft w:val="0"/>
              <w:marRight w:val="0"/>
              <w:marTop w:val="0"/>
              <w:marBottom w:val="0"/>
              <w:divBdr>
                <w:top w:val="none" w:sz="0" w:space="0" w:color="auto"/>
                <w:left w:val="none" w:sz="0" w:space="0" w:color="auto"/>
                <w:bottom w:val="none" w:sz="0" w:space="0" w:color="auto"/>
                <w:right w:val="none" w:sz="0" w:space="0" w:color="auto"/>
              </w:divBdr>
            </w:div>
            <w:div w:id="1632055020">
              <w:marLeft w:val="0"/>
              <w:marRight w:val="0"/>
              <w:marTop w:val="0"/>
              <w:marBottom w:val="0"/>
              <w:divBdr>
                <w:top w:val="none" w:sz="0" w:space="0" w:color="auto"/>
                <w:left w:val="none" w:sz="0" w:space="0" w:color="auto"/>
                <w:bottom w:val="none" w:sz="0" w:space="0" w:color="auto"/>
                <w:right w:val="none" w:sz="0" w:space="0" w:color="auto"/>
              </w:divBdr>
            </w:div>
            <w:div w:id="584537312">
              <w:marLeft w:val="0"/>
              <w:marRight w:val="0"/>
              <w:marTop w:val="0"/>
              <w:marBottom w:val="0"/>
              <w:divBdr>
                <w:top w:val="none" w:sz="0" w:space="0" w:color="auto"/>
                <w:left w:val="none" w:sz="0" w:space="0" w:color="auto"/>
                <w:bottom w:val="none" w:sz="0" w:space="0" w:color="auto"/>
                <w:right w:val="none" w:sz="0" w:space="0" w:color="auto"/>
              </w:divBdr>
            </w:div>
            <w:div w:id="1162820710">
              <w:marLeft w:val="0"/>
              <w:marRight w:val="0"/>
              <w:marTop w:val="0"/>
              <w:marBottom w:val="0"/>
              <w:divBdr>
                <w:top w:val="none" w:sz="0" w:space="0" w:color="auto"/>
                <w:left w:val="none" w:sz="0" w:space="0" w:color="auto"/>
                <w:bottom w:val="none" w:sz="0" w:space="0" w:color="auto"/>
                <w:right w:val="none" w:sz="0" w:space="0" w:color="auto"/>
              </w:divBdr>
            </w:div>
            <w:div w:id="950740460">
              <w:marLeft w:val="0"/>
              <w:marRight w:val="0"/>
              <w:marTop w:val="0"/>
              <w:marBottom w:val="0"/>
              <w:divBdr>
                <w:top w:val="none" w:sz="0" w:space="0" w:color="auto"/>
                <w:left w:val="none" w:sz="0" w:space="0" w:color="auto"/>
                <w:bottom w:val="none" w:sz="0" w:space="0" w:color="auto"/>
                <w:right w:val="none" w:sz="0" w:space="0" w:color="auto"/>
              </w:divBdr>
            </w:div>
            <w:div w:id="1461069206">
              <w:marLeft w:val="0"/>
              <w:marRight w:val="0"/>
              <w:marTop w:val="0"/>
              <w:marBottom w:val="0"/>
              <w:divBdr>
                <w:top w:val="none" w:sz="0" w:space="0" w:color="auto"/>
                <w:left w:val="none" w:sz="0" w:space="0" w:color="auto"/>
                <w:bottom w:val="none" w:sz="0" w:space="0" w:color="auto"/>
                <w:right w:val="none" w:sz="0" w:space="0" w:color="auto"/>
              </w:divBdr>
            </w:div>
            <w:div w:id="256714467">
              <w:marLeft w:val="0"/>
              <w:marRight w:val="0"/>
              <w:marTop w:val="0"/>
              <w:marBottom w:val="0"/>
              <w:divBdr>
                <w:top w:val="none" w:sz="0" w:space="0" w:color="auto"/>
                <w:left w:val="none" w:sz="0" w:space="0" w:color="auto"/>
                <w:bottom w:val="none" w:sz="0" w:space="0" w:color="auto"/>
                <w:right w:val="none" w:sz="0" w:space="0" w:color="auto"/>
              </w:divBdr>
            </w:div>
            <w:div w:id="1765029594">
              <w:marLeft w:val="0"/>
              <w:marRight w:val="0"/>
              <w:marTop w:val="0"/>
              <w:marBottom w:val="0"/>
              <w:divBdr>
                <w:top w:val="none" w:sz="0" w:space="0" w:color="auto"/>
                <w:left w:val="none" w:sz="0" w:space="0" w:color="auto"/>
                <w:bottom w:val="none" w:sz="0" w:space="0" w:color="auto"/>
                <w:right w:val="none" w:sz="0" w:space="0" w:color="auto"/>
              </w:divBdr>
            </w:div>
            <w:div w:id="1367216600">
              <w:marLeft w:val="0"/>
              <w:marRight w:val="0"/>
              <w:marTop w:val="0"/>
              <w:marBottom w:val="0"/>
              <w:divBdr>
                <w:top w:val="none" w:sz="0" w:space="0" w:color="auto"/>
                <w:left w:val="none" w:sz="0" w:space="0" w:color="auto"/>
                <w:bottom w:val="none" w:sz="0" w:space="0" w:color="auto"/>
                <w:right w:val="none" w:sz="0" w:space="0" w:color="auto"/>
              </w:divBdr>
            </w:div>
            <w:div w:id="286400812">
              <w:marLeft w:val="0"/>
              <w:marRight w:val="0"/>
              <w:marTop w:val="0"/>
              <w:marBottom w:val="0"/>
              <w:divBdr>
                <w:top w:val="none" w:sz="0" w:space="0" w:color="auto"/>
                <w:left w:val="none" w:sz="0" w:space="0" w:color="auto"/>
                <w:bottom w:val="none" w:sz="0" w:space="0" w:color="auto"/>
                <w:right w:val="none" w:sz="0" w:space="0" w:color="auto"/>
              </w:divBdr>
            </w:div>
            <w:div w:id="929655342">
              <w:marLeft w:val="0"/>
              <w:marRight w:val="0"/>
              <w:marTop w:val="0"/>
              <w:marBottom w:val="0"/>
              <w:divBdr>
                <w:top w:val="none" w:sz="0" w:space="0" w:color="auto"/>
                <w:left w:val="none" w:sz="0" w:space="0" w:color="auto"/>
                <w:bottom w:val="none" w:sz="0" w:space="0" w:color="auto"/>
                <w:right w:val="none" w:sz="0" w:space="0" w:color="auto"/>
              </w:divBdr>
            </w:div>
            <w:div w:id="338166023">
              <w:marLeft w:val="0"/>
              <w:marRight w:val="0"/>
              <w:marTop w:val="0"/>
              <w:marBottom w:val="0"/>
              <w:divBdr>
                <w:top w:val="none" w:sz="0" w:space="0" w:color="auto"/>
                <w:left w:val="none" w:sz="0" w:space="0" w:color="auto"/>
                <w:bottom w:val="none" w:sz="0" w:space="0" w:color="auto"/>
                <w:right w:val="none" w:sz="0" w:space="0" w:color="auto"/>
              </w:divBdr>
            </w:div>
            <w:div w:id="2019379325">
              <w:marLeft w:val="0"/>
              <w:marRight w:val="0"/>
              <w:marTop w:val="0"/>
              <w:marBottom w:val="0"/>
              <w:divBdr>
                <w:top w:val="none" w:sz="0" w:space="0" w:color="auto"/>
                <w:left w:val="none" w:sz="0" w:space="0" w:color="auto"/>
                <w:bottom w:val="none" w:sz="0" w:space="0" w:color="auto"/>
                <w:right w:val="none" w:sz="0" w:space="0" w:color="auto"/>
              </w:divBdr>
            </w:div>
            <w:div w:id="61147883">
              <w:marLeft w:val="0"/>
              <w:marRight w:val="0"/>
              <w:marTop w:val="0"/>
              <w:marBottom w:val="0"/>
              <w:divBdr>
                <w:top w:val="none" w:sz="0" w:space="0" w:color="auto"/>
                <w:left w:val="none" w:sz="0" w:space="0" w:color="auto"/>
                <w:bottom w:val="none" w:sz="0" w:space="0" w:color="auto"/>
                <w:right w:val="none" w:sz="0" w:space="0" w:color="auto"/>
              </w:divBdr>
            </w:div>
            <w:div w:id="1519272586">
              <w:marLeft w:val="0"/>
              <w:marRight w:val="0"/>
              <w:marTop w:val="0"/>
              <w:marBottom w:val="0"/>
              <w:divBdr>
                <w:top w:val="none" w:sz="0" w:space="0" w:color="auto"/>
                <w:left w:val="none" w:sz="0" w:space="0" w:color="auto"/>
                <w:bottom w:val="none" w:sz="0" w:space="0" w:color="auto"/>
                <w:right w:val="none" w:sz="0" w:space="0" w:color="auto"/>
              </w:divBdr>
            </w:div>
            <w:div w:id="1345085218">
              <w:marLeft w:val="0"/>
              <w:marRight w:val="0"/>
              <w:marTop w:val="0"/>
              <w:marBottom w:val="0"/>
              <w:divBdr>
                <w:top w:val="none" w:sz="0" w:space="0" w:color="auto"/>
                <w:left w:val="none" w:sz="0" w:space="0" w:color="auto"/>
                <w:bottom w:val="none" w:sz="0" w:space="0" w:color="auto"/>
                <w:right w:val="none" w:sz="0" w:space="0" w:color="auto"/>
              </w:divBdr>
            </w:div>
            <w:div w:id="1179277087">
              <w:marLeft w:val="0"/>
              <w:marRight w:val="0"/>
              <w:marTop w:val="0"/>
              <w:marBottom w:val="0"/>
              <w:divBdr>
                <w:top w:val="none" w:sz="0" w:space="0" w:color="auto"/>
                <w:left w:val="none" w:sz="0" w:space="0" w:color="auto"/>
                <w:bottom w:val="none" w:sz="0" w:space="0" w:color="auto"/>
                <w:right w:val="none" w:sz="0" w:space="0" w:color="auto"/>
              </w:divBdr>
            </w:div>
            <w:div w:id="1697273819">
              <w:marLeft w:val="0"/>
              <w:marRight w:val="0"/>
              <w:marTop w:val="0"/>
              <w:marBottom w:val="0"/>
              <w:divBdr>
                <w:top w:val="none" w:sz="0" w:space="0" w:color="auto"/>
                <w:left w:val="none" w:sz="0" w:space="0" w:color="auto"/>
                <w:bottom w:val="none" w:sz="0" w:space="0" w:color="auto"/>
                <w:right w:val="none" w:sz="0" w:space="0" w:color="auto"/>
              </w:divBdr>
            </w:div>
            <w:div w:id="287668327">
              <w:marLeft w:val="0"/>
              <w:marRight w:val="0"/>
              <w:marTop w:val="0"/>
              <w:marBottom w:val="0"/>
              <w:divBdr>
                <w:top w:val="none" w:sz="0" w:space="0" w:color="auto"/>
                <w:left w:val="none" w:sz="0" w:space="0" w:color="auto"/>
                <w:bottom w:val="none" w:sz="0" w:space="0" w:color="auto"/>
                <w:right w:val="none" w:sz="0" w:space="0" w:color="auto"/>
              </w:divBdr>
            </w:div>
            <w:div w:id="608969962">
              <w:marLeft w:val="0"/>
              <w:marRight w:val="0"/>
              <w:marTop w:val="0"/>
              <w:marBottom w:val="0"/>
              <w:divBdr>
                <w:top w:val="none" w:sz="0" w:space="0" w:color="auto"/>
                <w:left w:val="none" w:sz="0" w:space="0" w:color="auto"/>
                <w:bottom w:val="none" w:sz="0" w:space="0" w:color="auto"/>
                <w:right w:val="none" w:sz="0" w:space="0" w:color="auto"/>
              </w:divBdr>
            </w:div>
            <w:div w:id="1091439197">
              <w:marLeft w:val="0"/>
              <w:marRight w:val="0"/>
              <w:marTop w:val="0"/>
              <w:marBottom w:val="0"/>
              <w:divBdr>
                <w:top w:val="none" w:sz="0" w:space="0" w:color="auto"/>
                <w:left w:val="none" w:sz="0" w:space="0" w:color="auto"/>
                <w:bottom w:val="none" w:sz="0" w:space="0" w:color="auto"/>
                <w:right w:val="none" w:sz="0" w:space="0" w:color="auto"/>
              </w:divBdr>
            </w:div>
            <w:div w:id="774327939">
              <w:marLeft w:val="0"/>
              <w:marRight w:val="0"/>
              <w:marTop w:val="0"/>
              <w:marBottom w:val="0"/>
              <w:divBdr>
                <w:top w:val="none" w:sz="0" w:space="0" w:color="auto"/>
                <w:left w:val="none" w:sz="0" w:space="0" w:color="auto"/>
                <w:bottom w:val="none" w:sz="0" w:space="0" w:color="auto"/>
                <w:right w:val="none" w:sz="0" w:space="0" w:color="auto"/>
              </w:divBdr>
            </w:div>
            <w:div w:id="409036526">
              <w:marLeft w:val="0"/>
              <w:marRight w:val="0"/>
              <w:marTop w:val="0"/>
              <w:marBottom w:val="0"/>
              <w:divBdr>
                <w:top w:val="none" w:sz="0" w:space="0" w:color="auto"/>
                <w:left w:val="none" w:sz="0" w:space="0" w:color="auto"/>
                <w:bottom w:val="none" w:sz="0" w:space="0" w:color="auto"/>
                <w:right w:val="none" w:sz="0" w:space="0" w:color="auto"/>
              </w:divBdr>
            </w:div>
            <w:div w:id="1576088266">
              <w:marLeft w:val="0"/>
              <w:marRight w:val="0"/>
              <w:marTop w:val="0"/>
              <w:marBottom w:val="0"/>
              <w:divBdr>
                <w:top w:val="none" w:sz="0" w:space="0" w:color="auto"/>
                <w:left w:val="none" w:sz="0" w:space="0" w:color="auto"/>
                <w:bottom w:val="none" w:sz="0" w:space="0" w:color="auto"/>
                <w:right w:val="none" w:sz="0" w:space="0" w:color="auto"/>
              </w:divBdr>
            </w:div>
            <w:div w:id="411436120">
              <w:marLeft w:val="0"/>
              <w:marRight w:val="0"/>
              <w:marTop w:val="0"/>
              <w:marBottom w:val="0"/>
              <w:divBdr>
                <w:top w:val="none" w:sz="0" w:space="0" w:color="auto"/>
                <w:left w:val="none" w:sz="0" w:space="0" w:color="auto"/>
                <w:bottom w:val="none" w:sz="0" w:space="0" w:color="auto"/>
                <w:right w:val="none" w:sz="0" w:space="0" w:color="auto"/>
              </w:divBdr>
            </w:div>
            <w:div w:id="919145117">
              <w:marLeft w:val="0"/>
              <w:marRight w:val="0"/>
              <w:marTop w:val="0"/>
              <w:marBottom w:val="0"/>
              <w:divBdr>
                <w:top w:val="none" w:sz="0" w:space="0" w:color="auto"/>
                <w:left w:val="none" w:sz="0" w:space="0" w:color="auto"/>
                <w:bottom w:val="none" w:sz="0" w:space="0" w:color="auto"/>
                <w:right w:val="none" w:sz="0" w:space="0" w:color="auto"/>
              </w:divBdr>
            </w:div>
            <w:div w:id="892616466">
              <w:marLeft w:val="0"/>
              <w:marRight w:val="0"/>
              <w:marTop w:val="0"/>
              <w:marBottom w:val="0"/>
              <w:divBdr>
                <w:top w:val="none" w:sz="0" w:space="0" w:color="auto"/>
                <w:left w:val="none" w:sz="0" w:space="0" w:color="auto"/>
                <w:bottom w:val="none" w:sz="0" w:space="0" w:color="auto"/>
                <w:right w:val="none" w:sz="0" w:space="0" w:color="auto"/>
              </w:divBdr>
            </w:div>
            <w:div w:id="940332204">
              <w:marLeft w:val="0"/>
              <w:marRight w:val="0"/>
              <w:marTop w:val="0"/>
              <w:marBottom w:val="0"/>
              <w:divBdr>
                <w:top w:val="none" w:sz="0" w:space="0" w:color="auto"/>
                <w:left w:val="none" w:sz="0" w:space="0" w:color="auto"/>
                <w:bottom w:val="none" w:sz="0" w:space="0" w:color="auto"/>
                <w:right w:val="none" w:sz="0" w:space="0" w:color="auto"/>
              </w:divBdr>
            </w:div>
            <w:div w:id="1771777447">
              <w:marLeft w:val="0"/>
              <w:marRight w:val="0"/>
              <w:marTop w:val="0"/>
              <w:marBottom w:val="0"/>
              <w:divBdr>
                <w:top w:val="none" w:sz="0" w:space="0" w:color="auto"/>
                <w:left w:val="none" w:sz="0" w:space="0" w:color="auto"/>
                <w:bottom w:val="none" w:sz="0" w:space="0" w:color="auto"/>
                <w:right w:val="none" w:sz="0" w:space="0" w:color="auto"/>
              </w:divBdr>
            </w:div>
            <w:div w:id="2022127520">
              <w:marLeft w:val="0"/>
              <w:marRight w:val="0"/>
              <w:marTop w:val="0"/>
              <w:marBottom w:val="0"/>
              <w:divBdr>
                <w:top w:val="none" w:sz="0" w:space="0" w:color="auto"/>
                <w:left w:val="none" w:sz="0" w:space="0" w:color="auto"/>
                <w:bottom w:val="none" w:sz="0" w:space="0" w:color="auto"/>
                <w:right w:val="none" w:sz="0" w:space="0" w:color="auto"/>
              </w:divBdr>
            </w:div>
            <w:div w:id="2073233233">
              <w:marLeft w:val="0"/>
              <w:marRight w:val="0"/>
              <w:marTop w:val="0"/>
              <w:marBottom w:val="0"/>
              <w:divBdr>
                <w:top w:val="none" w:sz="0" w:space="0" w:color="auto"/>
                <w:left w:val="none" w:sz="0" w:space="0" w:color="auto"/>
                <w:bottom w:val="none" w:sz="0" w:space="0" w:color="auto"/>
                <w:right w:val="none" w:sz="0" w:space="0" w:color="auto"/>
              </w:divBdr>
            </w:div>
            <w:div w:id="968123454">
              <w:marLeft w:val="0"/>
              <w:marRight w:val="0"/>
              <w:marTop w:val="0"/>
              <w:marBottom w:val="0"/>
              <w:divBdr>
                <w:top w:val="none" w:sz="0" w:space="0" w:color="auto"/>
                <w:left w:val="none" w:sz="0" w:space="0" w:color="auto"/>
                <w:bottom w:val="none" w:sz="0" w:space="0" w:color="auto"/>
                <w:right w:val="none" w:sz="0" w:space="0" w:color="auto"/>
              </w:divBdr>
            </w:div>
            <w:div w:id="950554389">
              <w:marLeft w:val="0"/>
              <w:marRight w:val="0"/>
              <w:marTop w:val="0"/>
              <w:marBottom w:val="0"/>
              <w:divBdr>
                <w:top w:val="none" w:sz="0" w:space="0" w:color="auto"/>
                <w:left w:val="none" w:sz="0" w:space="0" w:color="auto"/>
                <w:bottom w:val="none" w:sz="0" w:space="0" w:color="auto"/>
                <w:right w:val="none" w:sz="0" w:space="0" w:color="auto"/>
              </w:divBdr>
            </w:div>
            <w:div w:id="1848860209">
              <w:marLeft w:val="0"/>
              <w:marRight w:val="0"/>
              <w:marTop w:val="0"/>
              <w:marBottom w:val="0"/>
              <w:divBdr>
                <w:top w:val="none" w:sz="0" w:space="0" w:color="auto"/>
                <w:left w:val="none" w:sz="0" w:space="0" w:color="auto"/>
                <w:bottom w:val="none" w:sz="0" w:space="0" w:color="auto"/>
                <w:right w:val="none" w:sz="0" w:space="0" w:color="auto"/>
              </w:divBdr>
            </w:div>
            <w:div w:id="324941656">
              <w:marLeft w:val="0"/>
              <w:marRight w:val="0"/>
              <w:marTop w:val="0"/>
              <w:marBottom w:val="0"/>
              <w:divBdr>
                <w:top w:val="none" w:sz="0" w:space="0" w:color="auto"/>
                <w:left w:val="none" w:sz="0" w:space="0" w:color="auto"/>
                <w:bottom w:val="none" w:sz="0" w:space="0" w:color="auto"/>
                <w:right w:val="none" w:sz="0" w:space="0" w:color="auto"/>
              </w:divBdr>
            </w:div>
            <w:div w:id="858812231">
              <w:marLeft w:val="0"/>
              <w:marRight w:val="0"/>
              <w:marTop w:val="0"/>
              <w:marBottom w:val="0"/>
              <w:divBdr>
                <w:top w:val="none" w:sz="0" w:space="0" w:color="auto"/>
                <w:left w:val="none" w:sz="0" w:space="0" w:color="auto"/>
                <w:bottom w:val="none" w:sz="0" w:space="0" w:color="auto"/>
                <w:right w:val="none" w:sz="0" w:space="0" w:color="auto"/>
              </w:divBdr>
            </w:div>
            <w:div w:id="386882745">
              <w:marLeft w:val="0"/>
              <w:marRight w:val="0"/>
              <w:marTop w:val="0"/>
              <w:marBottom w:val="0"/>
              <w:divBdr>
                <w:top w:val="none" w:sz="0" w:space="0" w:color="auto"/>
                <w:left w:val="none" w:sz="0" w:space="0" w:color="auto"/>
                <w:bottom w:val="none" w:sz="0" w:space="0" w:color="auto"/>
                <w:right w:val="none" w:sz="0" w:space="0" w:color="auto"/>
              </w:divBdr>
            </w:div>
            <w:div w:id="1171212789">
              <w:marLeft w:val="0"/>
              <w:marRight w:val="0"/>
              <w:marTop w:val="0"/>
              <w:marBottom w:val="0"/>
              <w:divBdr>
                <w:top w:val="none" w:sz="0" w:space="0" w:color="auto"/>
                <w:left w:val="none" w:sz="0" w:space="0" w:color="auto"/>
                <w:bottom w:val="none" w:sz="0" w:space="0" w:color="auto"/>
                <w:right w:val="none" w:sz="0" w:space="0" w:color="auto"/>
              </w:divBdr>
            </w:div>
            <w:div w:id="1773821206">
              <w:marLeft w:val="0"/>
              <w:marRight w:val="0"/>
              <w:marTop w:val="0"/>
              <w:marBottom w:val="0"/>
              <w:divBdr>
                <w:top w:val="none" w:sz="0" w:space="0" w:color="auto"/>
                <w:left w:val="none" w:sz="0" w:space="0" w:color="auto"/>
                <w:bottom w:val="none" w:sz="0" w:space="0" w:color="auto"/>
                <w:right w:val="none" w:sz="0" w:space="0" w:color="auto"/>
              </w:divBdr>
            </w:div>
            <w:div w:id="783423016">
              <w:marLeft w:val="0"/>
              <w:marRight w:val="0"/>
              <w:marTop w:val="0"/>
              <w:marBottom w:val="0"/>
              <w:divBdr>
                <w:top w:val="none" w:sz="0" w:space="0" w:color="auto"/>
                <w:left w:val="none" w:sz="0" w:space="0" w:color="auto"/>
                <w:bottom w:val="none" w:sz="0" w:space="0" w:color="auto"/>
                <w:right w:val="none" w:sz="0" w:space="0" w:color="auto"/>
              </w:divBdr>
            </w:div>
            <w:div w:id="464205152">
              <w:marLeft w:val="0"/>
              <w:marRight w:val="0"/>
              <w:marTop w:val="0"/>
              <w:marBottom w:val="0"/>
              <w:divBdr>
                <w:top w:val="none" w:sz="0" w:space="0" w:color="auto"/>
                <w:left w:val="none" w:sz="0" w:space="0" w:color="auto"/>
                <w:bottom w:val="none" w:sz="0" w:space="0" w:color="auto"/>
                <w:right w:val="none" w:sz="0" w:space="0" w:color="auto"/>
              </w:divBdr>
            </w:div>
            <w:div w:id="1154177803">
              <w:marLeft w:val="0"/>
              <w:marRight w:val="0"/>
              <w:marTop w:val="0"/>
              <w:marBottom w:val="0"/>
              <w:divBdr>
                <w:top w:val="none" w:sz="0" w:space="0" w:color="auto"/>
                <w:left w:val="none" w:sz="0" w:space="0" w:color="auto"/>
                <w:bottom w:val="none" w:sz="0" w:space="0" w:color="auto"/>
                <w:right w:val="none" w:sz="0" w:space="0" w:color="auto"/>
              </w:divBdr>
            </w:div>
            <w:div w:id="1563062221">
              <w:marLeft w:val="0"/>
              <w:marRight w:val="0"/>
              <w:marTop w:val="0"/>
              <w:marBottom w:val="0"/>
              <w:divBdr>
                <w:top w:val="none" w:sz="0" w:space="0" w:color="auto"/>
                <w:left w:val="none" w:sz="0" w:space="0" w:color="auto"/>
                <w:bottom w:val="none" w:sz="0" w:space="0" w:color="auto"/>
                <w:right w:val="none" w:sz="0" w:space="0" w:color="auto"/>
              </w:divBdr>
            </w:div>
            <w:div w:id="771165855">
              <w:marLeft w:val="0"/>
              <w:marRight w:val="0"/>
              <w:marTop w:val="0"/>
              <w:marBottom w:val="0"/>
              <w:divBdr>
                <w:top w:val="none" w:sz="0" w:space="0" w:color="auto"/>
                <w:left w:val="none" w:sz="0" w:space="0" w:color="auto"/>
                <w:bottom w:val="none" w:sz="0" w:space="0" w:color="auto"/>
                <w:right w:val="none" w:sz="0" w:space="0" w:color="auto"/>
              </w:divBdr>
            </w:div>
            <w:div w:id="2028555721">
              <w:marLeft w:val="0"/>
              <w:marRight w:val="0"/>
              <w:marTop w:val="0"/>
              <w:marBottom w:val="0"/>
              <w:divBdr>
                <w:top w:val="none" w:sz="0" w:space="0" w:color="auto"/>
                <w:left w:val="none" w:sz="0" w:space="0" w:color="auto"/>
                <w:bottom w:val="none" w:sz="0" w:space="0" w:color="auto"/>
                <w:right w:val="none" w:sz="0" w:space="0" w:color="auto"/>
              </w:divBdr>
            </w:div>
            <w:div w:id="973876244">
              <w:marLeft w:val="0"/>
              <w:marRight w:val="0"/>
              <w:marTop w:val="0"/>
              <w:marBottom w:val="0"/>
              <w:divBdr>
                <w:top w:val="none" w:sz="0" w:space="0" w:color="auto"/>
                <w:left w:val="none" w:sz="0" w:space="0" w:color="auto"/>
                <w:bottom w:val="none" w:sz="0" w:space="0" w:color="auto"/>
                <w:right w:val="none" w:sz="0" w:space="0" w:color="auto"/>
              </w:divBdr>
            </w:div>
            <w:div w:id="345833508">
              <w:marLeft w:val="0"/>
              <w:marRight w:val="0"/>
              <w:marTop w:val="0"/>
              <w:marBottom w:val="0"/>
              <w:divBdr>
                <w:top w:val="none" w:sz="0" w:space="0" w:color="auto"/>
                <w:left w:val="none" w:sz="0" w:space="0" w:color="auto"/>
                <w:bottom w:val="none" w:sz="0" w:space="0" w:color="auto"/>
                <w:right w:val="none" w:sz="0" w:space="0" w:color="auto"/>
              </w:divBdr>
            </w:div>
            <w:div w:id="2133211257">
              <w:marLeft w:val="0"/>
              <w:marRight w:val="0"/>
              <w:marTop w:val="0"/>
              <w:marBottom w:val="0"/>
              <w:divBdr>
                <w:top w:val="none" w:sz="0" w:space="0" w:color="auto"/>
                <w:left w:val="none" w:sz="0" w:space="0" w:color="auto"/>
                <w:bottom w:val="none" w:sz="0" w:space="0" w:color="auto"/>
                <w:right w:val="none" w:sz="0" w:space="0" w:color="auto"/>
              </w:divBdr>
            </w:div>
            <w:div w:id="558715267">
              <w:marLeft w:val="0"/>
              <w:marRight w:val="0"/>
              <w:marTop w:val="0"/>
              <w:marBottom w:val="0"/>
              <w:divBdr>
                <w:top w:val="none" w:sz="0" w:space="0" w:color="auto"/>
                <w:left w:val="none" w:sz="0" w:space="0" w:color="auto"/>
                <w:bottom w:val="none" w:sz="0" w:space="0" w:color="auto"/>
                <w:right w:val="none" w:sz="0" w:space="0" w:color="auto"/>
              </w:divBdr>
            </w:div>
            <w:div w:id="871697610">
              <w:marLeft w:val="0"/>
              <w:marRight w:val="0"/>
              <w:marTop w:val="0"/>
              <w:marBottom w:val="0"/>
              <w:divBdr>
                <w:top w:val="none" w:sz="0" w:space="0" w:color="auto"/>
                <w:left w:val="none" w:sz="0" w:space="0" w:color="auto"/>
                <w:bottom w:val="none" w:sz="0" w:space="0" w:color="auto"/>
                <w:right w:val="none" w:sz="0" w:space="0" w:color="auto"/>
              </w:divBdr>
            </w:div>
            <w:div w:id="487287150">
              <w:marLeft w:val="0"/>
              <w:marRight w:val="0"/>
              <w:marTop w:val="0"/>
              <w:marBottom w:val="0"/>
              <w:divBdr>
                <w:top w:val="none" w:sz="0" w:space="0" w:color="auto"/>
                <w:left w:val="none" w:sz="0" w:space="0" w:color="auto"/>
                <w:bottom w:val="none" w:sz="0" w:space="0" w:color="auto"/>
                <w:right w:val="none" w:sz="0" w:space="0" w:color="auto"/>
              </w:divBdr>
            </w:div>
            <w:div w:id="1199393459">
              <w:marLeft w:val="0"/>
              <w:marRight w:val="0"/>
              <w:marTop w:val="0"/>
              <w:marBottom w:val="0"/>
              <w:divBdr>
                <w:top w:val="none" w:sz="0" w:space="0" w:color="auto"/>
                <w:left w:val="none" w:sz="0" w:space="0" w:color="auto"/>
                <w:bottom w:val="none" w:sz="0" w:space="0" w:color="auto"/>
                <w:right w:val="none" w:sz="0" w:space="0" w:color="auto"/>
              </w:divBdr>
            </w:div>
            <w:div w:id="1686596775">
              <w:marLeft w:val="0"/>
              <w:marRight w:val="0"/>
              <w:marTop w:val="0"/>
              <w:marBottom w:val="0"/>
              <w:divBdr>
                <w:top w:val="none" w:sz="0" w:space="0" w:color="auto"/>
                <w:left w:val="none" w:sz="0" w:space="0" w:color="auto"/>
                <w:bottom w:val="none" w:sz="0" w:space="0" w:color="auto"/>
                <w:right w:val="none" w:sz="0" w:space="0" w:color="auto"/>
              </w:divBdr>
            </w:div>
            <w:div w:id="1915165182">
              <w:marLeft w:val="0"/>
              <w:marRight w:val="0"/>
              <w:marTop w:val="0"/>
              <w:marBottom w:val="0"/>
              <w:divBdr>
                <w:top w:val="none" w:sz="0" w:space="0" w:color="auto"/>
                <w:left w:val="none" w:sz="0" w:space="0" w:color="auto"/>
                <w:bottom w:val="none" w:sz="0" w:space="0" w:color="auto"/>
                <w:right w:val="none" w:sz="0" w:space="0" w:color="auto"/>
              </w:divBdr>
            </w:div>
            <w:div w:id="723531480">
              <w:marLeft w:val="0"/>
              <w:marRight w:val="0"/>
              <w:marTop w:val="0"/>
              <w:marBottom w:val="0"/>
              <w:divBdr>
                <w:top w:val="none" w:sz="0" w:space="0" w:color="auto"/>
                <w:left w:val="none" w:sz="0" w:space="0" w:color="auto"/>
                <w:bottom w:val="none" w:sz="0" w:space="0" w:color="auto"/>
                <w:right w:val="none" w:sz="0" w:space="0" w:color="auto"/>
              </w:divBdr>
            </w:div>
            <w:div w:id="154735153">
              <w:marLeft w:val="0"/>
              <w:marRight w:val="0"/>
              <w:marTop w:val="0"/>
              <w:marBottom w:val="0"/>
              <w:divBdr>
                <w:top w:val="none" w:sz="0" w:space="0" w:color="auto"/>
                <w:left w:val="none" w:sz="0" w:space="0" w:color="auto"/>
                <w:bottom w:val="none" w:sz="0" w:space="0" w:color="auto"/>
                <w:right w:val="none" w:sz="0" w:space="0" w:color="auto"/>
              </w:divBdr>
            </w:div>
            <w:div w:id="2082750413">
              <w:marLeft w:val="0"/>
              <w:marRight w:val="0"/>
              <w:marTop w:val="0"/>
              <w:marBottom w:val="0"/>
              <w:divBdr>
                <w:top w:val="none" w:sz="0" w:space="0" w:color="auto"/>
                <w:left w:val="none" w:sz="0" w:space="0" w:color="auto"/>
                <w:bottom w:val="none" w:sz="0" w:space="0" w:color="auto"/>
                <w:right w:val="none" w:sz="0" w:space="0" w:color="auto"/>
              </w:divBdr>
            </w:div>
            <w:div w:id="1023632977">
              <w:marLeft w:val="0"/>
              <w:marRight w:val="0"/>
              <w:marTop w:val="0"/>
              <w:marBottom w:val="0"/>
              <w:divBdr>
                <w:top w:val="none" w:sz="0" w:space="0" w:color="auto"/>
                <w:left w:val="none" w:sz="0" w:space="0" w:color="auto"/>
                <w:bottom w:val="none" w:sz="0" w:space="0" w:color="auto"/>
                <w:right w:val="none" w:sz="0" w:space="0" w:color="auto"/>
              </w:divBdr>
            </w:div>
            <w:div w:id="1355225128">
              <w:marLeft w:val="0"/>
              <w:marRight w:val="0"/>
              <w:marTop w:val="0"/>
              <w:marBottom w:val="0"/>
              <w:divBdr>
                <w:top w:val="none" w:sz="0" w:space="0" w:color="auto"/>
                <w:left w:val="none" w:sz="0" w:space="0" w:color="auto"/>
                <w:bottom w:val="none" w:sz="0" w:space="0" w:color="auto"/>
                <w:right w:val="none" w:sz="0" w:space="0" w:color="auto"/>
              </w:divBdr>
            </w:div>
            <w:div w:id="941189102">
              <w:marLeft w:val="0"/>
              <w:marRight w:val="0"/>
              <w:marTop w:val="0"/>
              <w:marBottom w:val="0"/>
              <w:divBdr>
                <w:top w:val="none" w:sz="0" w:space="0" w:color="auto"/>
                <w:left w:val="none" w:sz="0" w:space="0" w:color="auto"/>
                <w:bottom w:val="none" w:sz="0" w:space="0" w:color="auto"/>
                <w:right w:val="none" w:sz="0" w:space="0" w:color="auto"/>
              </w:divBdr>
            </w:div>
            <w:div w:id="1190947846">
              <w:marLeft w:val="0"/>
              <w:marRight w:val="0"/>
              <w:marTop w:val="0"/>
              <w:marBottom w:val="0"/>
              <w:divBdr>
                <w:top w:val="none" w:sz="0" w:space="0" w:color="auto"/>
                <w:left w:val="none" w:sz="0" w:space="0" w:color="auto"/>
                <w:bottom w:val="none" w:sz="0" w:space="0" w:color="auto"/>
                <w:right w:val="none" w:sz="0" w:space="0" w:color="auto"/>
              </w:divBdr>
            </w:div>
            <w:div w:id="1218973788">
              <w:marLeft w:val="0"/>
              <w:marRight w:val="0"/>
              <w:marTop w:val="0"/>
              <w:marBottom w:val="0"/>
              <w:divBdr>
                <w:top w:val="none" w:sz="0" w:space="0" w:color="auto"/>
                <w:left w:val="none" w:sz="0" w:space="0" w:color="auto"/>
                <w:bottom w:val="none" w:sz="0" w:space="0" w:color="auto"/>
                <w:right w:val="none" w:sz="0" w:space="0" w:color="auto"/>
              </w:divBdr>
            </w:div>
            <w:div w:id="960569545">
              <w:marLeft w:val="0"/>
              <w:marRight w:val="0"/>
              <w:marTop w:val="0"/>
              <w:marBottom w:val="0"/>
              <w:divBdr>
                <w:top w:val="none" w:sz="0" w:space="0" w:color="auto"/>
                <w:left w:val="none" w:sz="0" w:space="0" w:color="auto"/>
                <w:bottom w:val="none" w:sz="0" w:space="0" w:color="auto"/>
                <w:right w:val="none" w:sz="0" w:space="0" w:color="auto"/>
              </w:divBdr>
            </w:div>
            <w:div w:id="1356227673">
              <w:marLeft w:val="0"/>
              <w:marRight w:val="0"/>
              <w:marTop w:val="0"/>
              <w:marBottom w:val="0"/>
              <w:divBdr>
                <w:top w:val="none" w:sz="0" w:space="0" w:color="auto"/>
                <w:left w:val="none" w:sz="0" w:space="0" w:color="auto"/>
                <w:bottom w:val="none" w:sz="0" w:space="0" w:color="auto"/>
                <w:right w:val="none" w:sz="0" w:space="0" w:color="auto"/>
              </w:divBdr>
            </w:div>
            <w:div w:id="1460800172">
              <w:marLeft w:val="0"/>
              <w:marRight w:val="0"/>
              <w:marTop w:val="0"/>
              <w:marBottom w:val="0"/>
              <w:divBdr>
                <w:top w:val="none" w:sz="0" w:space="0" w:color="auto"/>
                <w:left w:val="none" w:sz="0" w:space="0" w:color="auto"/>
                <w:bottom w:val="none" w:sz="0" w:space="0" w:color="auto"/>
                <w:right w:val="none" w:sz="0" w:space="0" w:color="auto"/>
              </w:divBdr>
            </w:div>
            <w:div w:id="2140879549">
              <w:marLeft w:val="0"/>
              <w:marRight w:val="0"/>
              <w:marTop w:val="0"/>
              <w:marBottom w:val="0"/>
              <w:divBdr>
                <w:top w:val="none" w:sz="0" w:space="0" w:color="auto"/>
                <w:left w:val="none" w:sz="0" w:space="0" w:color="auto"/>
                <w:bottom w:val="none" w:sz="0" w:space="0" w:color="auto"/>
                <w:right w:val="none" w:sz="0" w:space="0" w:color="auto"/>
              </w:divBdr>
            </w:div>
            <w:div w:id="2047824889">
              <w:marLeft w:val="0"/>
              <w:marRight w:val="0"/>
              <w:marTop w:val="0"/>
              <w:marBottom w:val="0"/>
              <w:divBdr>
                <w:top w:val="none" w:sz="0" w:space="0" w:color="auto"/>
                <w:left w:val="none" w:sz="0" w:space="0" w:color="auto"/>
                <w:bottom w:val="none" w:sz="0" w:space="0" w:color="auto"/>
                <w:right w:val="none" w:sz="0" w:space="0" w:color="auto"/>
              </w:divBdr>
            </w:div>
            <w:div w:id="215361511">
              <w:marLeft w:val="0"/>
              <w:marRight w:val="0"/>
              <w:marTop w:val="0"/>
              <w:marBottom w:val="0"/>
              <w:divBdr>
                <w:top w:val="none" w:sz="0" w:space="0" w:color="auto"/>
                <w:left w:val="none" w:sz="0" w:space="0" w:color="auto"/>
                <w:bottom w:val="none" w:sz="0" w:space="0" w:color="auto"/>
                <w:right w:val="none" w:sz="0" w:space="0" w:color="auto"/>
              </w:divBdr>
            </w:div>
            <w:div w:id="1264269147">
              <w:marLeft w:val="0"/>
              <w:marRight w:val="0"/>
              <w:marTop w:val="0"/>
              <w:marBottom w:val="0"/>
              <w:divBdr>
                <w:top w:val="none" w:sz="0" w:space="0" w:color="auto"/>
                <w:left w:val="none" w:sz="0" w:space="0" w:color="auto"/>
                <w:bottom w:val="none" w:sz="0" w:space="0" w:color="auto"/>
                <w:right w:val="none" w:sz="0" w:space="0" w:color="auto"/>
              </w:divBdr>
            </w:div>
            <w:div w:id="1111782931">
              <w:marLeft w:val="0"/>
              <w:marRight w:val="0"/>
              <w:marTop w:val="0"/>
              <w:marBottom w:val="0"/>
              <w:divBdr>
                <w:top w:val="none" w:sz="0" w:space="0" w:color="auto"/>
                <w:left w:val="none" w:sz="0" w:space="0" w:color="auto"/>
                <w:bottom w:val="none" w:sz="0" w:space="0" w:color="auto"/>
                <w:right w:val="none" w:sz="0" w:space="0" w:color="auto"/>
              </w:divBdr>
            </w:div>
            <w:div w:id="1507398749">
              <w:marLeft w:val="0"/>
              <w:marRight w:val="0"/>
              <w:marTop w:val="0"/>
              <w:marBottom w:val="0"/>
              <w:divBdr>
                <w:top w:val="none" w:sz="0" w:space="0" w:color="auto"/>
                <w:left w:val="none" w:sz="0" w:space="0" w:color="auto"/>
                <w:bottom w:val="none" w:sz="0" w:space="0" w:color="auto"/>
                <w:right w:val="none" w:sz="0" w:space="0" w:color="auto"/>
              </w:divBdr>
            </w:div>
            <w:div w:id="814416692">
              <w:marLeft w:val="0"/>
              <w:marRight w:val="0"/>
              <w:marTop w:val="0"/>
              <w:marBottom w:val="0"/>
              <w:divBdr>
                <w:top w:val="none" w:sz="0" w:space="0" w:color="auto"/>
                <w:left w:val="none" w:sz="0" w:space="0" w:color="auto"/>
                <w:bottom w:val="none" w:sz="0" w:space="0" w:color="auto"/>
                <w:right w:val="none" w:sz="0" w:space="0" w:color="auto"/>
              </w:divBdr>
            </w:div>
            <w:div w:id="1759787318">
              <w:marLeft w:val="0"/>
              <w:marRight w:val="0"/>
              <w:marTop w:val="0"/>
              <w:marBottom w:val="0"/>
              <w:divBdr>
                <w:top w:val="none" w:sz="0" w:space="0" w:color="auto"/>
                <w:left w:val="none" w:sz="0" w:space="0" w:color="auto"/>
                <w:bottom w:val="none" w:sz="0" w:space="0" w:color="auto"/>
                <w:right w:val="none" w:sz="0" w:space="0" w:color="auto"/>
              </w:divBdr>
            </w:div>
            <w:div w:id="1946644298">
              <w:marLeft w:val="0"/>
              <w:marRight w:val="0"/>
              <w:marTop w:val="0"/>
              <w:marBottom w:val="0"/>
              <w:divBdr>
                <w:top w:val="none" w:sz="0" w:space="0" w:color="auto"/>
                <w:left w:val="none" w:sz="0" w:space="0" w:color="auto"/>
                <w:bottom w:val="none" w:sz="0" w:space="0" w:color="auto"/>
                <w:right w:val="none" w:sz="0" w:space="0" w:color="auto"/>
              </w:divBdr>
            </w:div>
            <w:div w:id="377320263">
              <w:marLeft w:val="0"/>
              <w:marRight w:val="0"/>
              <w:marTop w:val="0"/>
              <w:marBottom w:val="0"/>
              <w:divBdr>
                <w:top w:val="none" w:sz="0" w:space="0" w:color="auto"/>
                <w:left w:val="none" w:sz="0" w:space="0" w:color="auto"/>
                <w:bottom w:val="none" w:sz="0" w:space="0" w:color="auto"/>
                <w:right w:val="none" w:sz="0" w:space="0" w:color="auto"/>
              </w:divBdr>
            </w:div>
            <w:div w:id="486555308">
              <w:marLeft w:val="0"/>
              <w:marRight w:val="0"/>
              <w:marTop w:val="0"/>
              <w:marBottom w:val="0"/>
              <w:divBdr>
                <w:top w:val="none" w:sz="0" w:space="0" w:color="auto"/>
                <w:left w:val="none" w:sz="0" w:space="0" w:color="auto"/>
                <w:bottom w:val="none" w:sz="0" w:space="0" w:color="auto"/>
                <w:right w:val="none" w:sz="0" w:space="0" w:color="auto"/>
              </w:divBdr>
            </w:div>
            <w:div w:id="1634363838">
              <w:marLeft w:val="0"/>
              <w:marRight w:val="0"/>
              <w:marTop w:val="0"/>
              <w:marBottom w:val="0"/>
              <w:divBdr>
                <w:top w:val="none" w:sz="0" w:space="0" w:color="auto"/>
                <w:left w:val="none" w:sz="0" w:space="0" w:color="auto"/>
                <w:bottom w:val="none" w:sz="0" w:space="0" w:color="auto"/>
                <w:right w:val="none" w:sz="0" w:space="0" w:color="auto"/>
              </w:divBdr>
            </w:div>
            <w:div w:id="1439981227">
              <w:marLeft w:val="0"/>
              <w:marRight w:val="0"/>
              <w:marTop w:val="0"/>
              <w:marBottom w:val="0"/>
              <w:divBdr>
                <w:top w:val="none" w:sz="0" w:space="0" w:color="auto"/>
                <w:left w:val="none" w:sz="0" w:space="0" w:color="auto"/>
                <w:bottom w:val="none" w:sz="0" w:space="0" w:color="auto"/>
                <w:right w:val="none" w:sz="0" w:space="0" w:color="auto"/>
              </w:divBdr>
            </w:div>
            <w:div w:id="2019233479">
              <w:marLeft w:val="0"/>
              <w:marRight w:val="0"/>
              <w:marTop w:val="0"/>
              <w:marBottom w:val="0"/>
              <w:divBdr>
                <w:top w:val="none" w:sz="0" w:space="0" w:color="auto"/>
                <w:left w:val="none" w:sz="0" w:space="0" w:color="auto"/>
                <w:bottom w:val="none" w:sz="0" w:space="0" w:color="auto"/>
                <w:right w:val="none" w:sz="0" w:space="0" w:color="auto"/>
              </w:divBdr>
            </w:div>
            <w:div w:id="1821379812">
              <w:marLeft w:val="0"/>
              <w:marRight w:val="0"/>
              <w:marTop w:val="0"/>
              <w:marBottom w:val="0"/>
              <w:divBdr>
                <w:top w:val="none" w:sz="0" w:space="0" w:color="auto"/>
                <w:left w:val="none" w:sz="0" w:space="0" w:color="auto"/>
                <w:bottom w:val="none" w:sz="0" w:space="0" w:color="auto"/>
                <w:right w:val="none" w:sz="0" w:space="0" w:color="auto"/>
              </w:divBdr>
            </w:div>
            <w:div w:id="477695969">
              <w:marLeft w:val="0"/>
              <w:marRight w:val="0"/>
              <w:marTop w:val="0"/>
              <w:marBottom w:val="0"/>
              <w:divBdr>
                <w:top w:val="none" w:sz="0" w:space="0" w:color="auto"/>
                <w:left w:val="none" w:sz="0" w:space="0" w:color="auto"/>
                <w:bottom w:val="none" w:sz="0" w:space="0" w:color="auto"/>
                <w:right w:val="none" w:sz="0" w:space="0" w:color="auto"/>
              </w:divBdr>
            </w:div>
            <w:div w:id="618415921">
              <w:marLeft w:val="0"/>
              <w:marRight w:val="0"/>
              <w:marTop w:val="0"/>
              <w:marBottom w:val="0"/>
              <w:divBdr>
                <w:top w:val="none" w:sz="0" w:space="0" w:color="auto"/>
                <w:left w:val="none" w:sz="0" w:space="0" w:color="auto"/>
                <w:bottom w:val="none" w:sz="0" w:space="0" w:color="auto"/>
                <w:right w:val="none" w:sz="0" w:space="0" w:color="auto"/>
              </w:divBdr>
            </w:div>
            <w:div w:id="1394044626">
              <w:marLeft w:val="0"/>
              <w:marRight w:val="0"/>
              <w:marTop w:val="0"/>
              <w:marBottom w:val="0"/>
              <w:divBdr>
                <w:top w:val="none" w:sz="0" w:space="0" w:color="auto"/>
                <w:left w:val="none" w:sz="0" w:space="0" w:color="auto"/>
                <w:bottom w:val="none" w:sz="0" w:space="0" w:color="auto"/>
                <w:right w:val="none" w:sz="0" w:space="0" w:color="auto"/>
              </w:divBdr>
            </w:div>
            <w:div w:id="638220419">
              <w:marLeft w:val="0"/>
              <w:marRight w:val="0"/>
              <w:marTop w:val="0"/>
              <w:marBottom w:val="0"/>
              <w:divBdr>
                <w:top w:val="none" w:sz="0" w:space="0" w:color="auto"/>
                <w:left w:val="none" w:sz="0" w:space="0" w:color="auto"/>
                <w:bottom w:val="none" w:sz="0" w:space="0" w:color="auto"/>
                <w:right w:val="none" w:sz="0" w:space="0" w:color="auto"/>
              </w:divBdr>
            </w:div>
            <w:div w:id="1911235827">
              <w:marLeft w:val="0"/>
              <w:marRight w:val="0"/>
              <w:marTop w:val="0"/>
              <w:marBottom w:val="0"/>
              <w:divBdr>
                <w:top w:val="none" w:sz="0" w:space="0" w:color="auto"/>
                <w:left w:val="none" w:sz="0" w:space="0" w:color="auto"/>
                <w:bottom w:val="none" w:sz="0" w:space="0" w:color="auto"/>
                <w:right w:val="none" w:sz="0" w:space="0" w:color="auto"/>
              </w:divBdr>
            </w:div>
            <w:div w:id="440954225">
              <w:marLeft w:val="0"/>
              <w:marRight w:val="0"/>
              <w:marTop w:val="0"/>
              <w:marBottom w:val="0"/>
              <w:divBdr>
                <w:top w:val="none" w:sz="0" w:space="0" w:color="auto"/>
                <w:left w:val="none" w:sz="0" w:space="0" w:color="auto"/>
                <w:bottom w:val="none" w:sz="0" w:space="0" w:color="auto"/>
                <w:right w:val="none" w:sz="0" w:space="0" w:color="auto"/>
              </w:divBdr>
            </w:div>
            <w:div w:id="569384842">
              <w:marLeft w:val="0"/>
              <w:marRight w:val="0"/>
              <w:marTop w:val="0"/>
              <w:marBottom w:val="0"/>
              <w:divBdr>
                <w:top w:val="none" w:sz="0" w:space="0" w:color="auto"/>
                <w:left w:val="none" w:sz="0" w:space="0" w:color="auto"/>
                <w:bottom w:val="none" w:sz="0" w:space="0" w:color="auto"/>
                <w:right w:val="none" w:sz="0" w:space="0" w:color="auto"/>
              </w:divBdr>
            </w:div>
            <w:div w:id="2014841991">
              <w:marLeft w:val="0"/>
              <w:marRight w:val="0"/>
              <w:marTop w:val="0"/>
              <w:marBottom w:val="0"/>
              <w:divBdr>
                <w:top w:val="none" w:sz="0" w:space="0" w:color="auto"/>
                <w:left w:val="none" w:sz="0" w:space="0" w:color="auto"/>
                <w:bottom w:val="none" w:sz="0" w:space="0" w:color="auto"/>
                <w:right w:val="none" w:sz="0" w:space="0" w:color="auto"/>
              </w:divBdr>
            </w:div>
            <w:div w:id="755634687">
              <w:marLeft w:val="0"/>
              <w:marRight w:val="0"/>
              <w:marTop w:val="0"/>
              <w:marBottom w:val="0"/>
              <w:divBdr>
                <w:top w:val="none" w:sz="0" w:space="0" w:color="auto"/>
                <w:left w:val="none" w:sz="0" w:space="0" w:color="auto"/>
                <w:bottom w:val="none" w:sz="0" w:space="0" w:color="auto"/>
                <w:right w:val="none" w:sz="0" w:space="0" w:color="auto"/>
              </w:divBdr>
            </w:div>
            <w:div w:id="1924022453">
              <w:marLeft w:val="0"/>
              <w:marRight w:val="0"/>
              <w:marTop w:val="0"/>
              <w:marBottom w:val="0"/>
              <w:divBdr>
                <w:top w:val="none" w:sz="0" w:space="0" w:color="auto"/>
                <w:left w:val="none" w:sz="0" w:space="0" w:color="auto"/>
                <w:bottom w:val="none" w:sz="0" w:space="0" w:color="auto"/>
                <w:right w:val="none" w:sz="0" w:space="0" w:color="auto"/>
              </w:divBdr>
            </w:div>
            <w:div w:id="75519083">
              <w:marLeft w:val="0"/>
              <w:marRight w:val="0"/>
              <w:marTop w:val="0"/>
              <w:marBottom w:val="0"/>
              <w:divBdr>
                <w:top w:val="none" w:sz="0" w:space="0" w:color="auto"/>
                <w:left w:val="none" w:sz="0" w:space="0" w:color="auto"/>
                <w:bottom w:val="none" w:sz="0" w:space="0" w:color="auto"/>
                <w:right w:val="none" w:sz="0" w:space="0" w:color="auto"/>
              </w:divBdr>
            </w:div>
            <w:div w:id="775096307">
              <w:marLeft w:val="0"/>
              <w:marRight w:val="0"/>
              <w:marTop w:val="0"/>
              <w:marBottom w:val="0"/>
              <w:divBdr>
                <w:top w:val="none" w:sz="0" w:space="0" w:color="auto"/>
                <w:left w:val="none" w:sz="0" w:space="0" w:color="auto"/>
                <w:bottom w:val="none" w:sz="0" w:space="0" w:color="auto"/>
                <w:right w:val="none" w:sz="0" w:space="0" w:color="auto"/>
              </w:divBdr>
            </w:div>
            <w:div w:id="2010712625">
              <w:marLeft w:val="0"/>
              <w:marRight w:val="0"/>
              <w:marTop w:val="0"/>
              <w:marBottom w:val="0"/>
              <w:divBdr>
                <w:top w:val="none" w:sz="0" w:space="0" w:color="auto"/>
                <w:left w:val="none" w:sz="0" w:space="0" w:color="auto"/>
                <w:bottom w:val="none" w:sz="0" w:space="0" w:color="auto"/>
                <w:right w:val="none" w:sz="0" w:space="0" w:color="auto"/>
              </w:divBdr>
            </w:div>
            <w:div w:id="2044868581">
              <w:marLeft w:val="0"/>
              <w:marRight w:val="0"/>
              <w:marTop w:val="0"/>
              <w:marBottom w:val="0"/>
              <w:divBdr>
                <w:top w:val="none" w:sz="0" w:space="0" w:color="auto"/>
                <w:left w:val="none" w:sz="0" w:space="0" w:color="auto"/>
                <w:bottom w:val="none" w:sz="0" w:space="0" w:color="auto"/>
                <w:right w:val="none" w:sz="0" w:space="0" w:color="auto"/>
              </w:divBdr>
            </w:div>
            <w:div w:id="1775053252">
              <w:marLeft w:val="0"/>
              <w:marRight w:val="0"/>
              <w:marTop w:val="0"/>
              <w:marBottom w:val="0"/>
              <w:divBdr>
                <w:top w:val="none" w:sz="0" w:space="0" w:color="auto"/>
                <w:left w:val="none" w:sz="0" w:space="0" w:color="auto"/>
                <w:bottom w:val="none" w:sz="0" w:space="0" w:color="auto"/>
                <w:right w:val="none" w:sz="0" w:space="0" w:color="auto"/>
              </w:divBdr>
            </w:div>
            <w:div w:id="1514689337">
              <w:marLeft w:val="0"/>
              <w:marRight w:val="0"/>
              <w:marTop w:val="0"/>
              <w:marBottom w:val="0"/>
              <w:divBdr>
                <w:top w:val="none" w:sz="0" w:space="0" w:color="auto"/>
                <w:left w:val="none" w:sz="0" w:space="0" w:color="auto"/>
                <w:bottom w:val="none" w:sz="0" w:space="0" w:color="auto"/>
                <w:right w:val="none" w:sz="0" w:space="0" w:color="auto"/>
              </w:divBdr>
            </w:div>
            <w:div w:id="1194268998">
              <w:marLeft w:val="0"/>
              <w:marRight w:val="0"/>
              <w:marTop w:val="0"/>
              <w:marBottom w:val="0"/>
              <w:divBdr>
                <w:top w:val="none" w:sz="0" w:space="0" w:color="auto"/>
                <w:left w:val="none" w:sz="0" w:space="0" w:color="auto"/>
                <w:bottom w:val="none" w:sz="0" w:space="0" w:color="auto"/>
                <w:right w:val="none" w:sz="0" w:space="0" w:color="auto"/>
              </w:divBdr>
            </w:div>
            <w:div w:id="313795759">
              <w:marLeft w:val="0"/>
              <w:marRight w:val="0"/>
              <w:marTop w:val="0"/>
              <w:marBottom w:val="0"/>
              <w:divBdr>
                <w:top w:val="none" w:sz="0" w:space="0" w:color="auto"/>
                <w:left w:val="none" w:sz="0" w:space="0" w:color="auto"/>
                <w:bottom w:val="none" w:sz="0" w:space="0" w:color="auto"/>
                <w:right w:val="none" w:sz="0" w:space="0" w:color="auto"/>
              </w:divBdr>
            </w:div>
            <w:div w:id="1935363233">
              <w:marLeft w:val="0"/>
              <w:marRight w:val="0"/>
              <w:marTop w:val="0"/>
              <w:marBottom w:val="0"/>
              <w:divBdr>
                <w:top w:val="none" w:sz="0" w:space="0" w:color="auto"/>
                <w:left w:val="none" w:sz="0" w:space="0" w:color="auto"/>
                <w:bottom w:val="none" w:sz="0" w:space="0" w:color="auto"/>
                <w:right w:val="none" w:sz="0" w:space="0" w:color="auto"/>
              </w:divBdr>
            </w:div>
            <w:div w:id="1524006677">
              <w:marLeft w:val="0"/>
              <w:marRight w:val="0"/>
              <w:marTop w:val="0"/>
              <w:marBottom w:val="0"/>
              <w:divBdr>
                <w:top w:val="none" w:sz="0" w:space="0" w:color="auto"/>
                <w:left w:val="none" w:sz="0" w:space="0" w:color="auto"/>
                <w:bottom w:val="none" w:sz="0" w:space="0" w:color="auto"/>
                <w:right w:val="none" w:sz="0" w:space="0" w:color="auto"/>
              </w:divBdr>
            </w:div>
            <w:div w:id="116989005">
              <w:marLeft w:val="0"/>
              <w:marRight w:val="0"/>
              <w:marTop w:val="0"/>
              <w:marBottom w:val="0"/>
              <w:divBdr>
                <w:top w:val="none" w:sz="0" w:space="0" w:color="auto"/>
                <w:left w:val="none" w:sz="0" w:space="0" w:color="auto"/>
                <w:bottom w:val="none" w:sz="0" w:space="0" w:color="auto"/>
                <w:right w:val="none" w:sz="0" w:space="0" w:color="auto"/>
              </w:divBdr>
            </w:div>
            <w:div w:id="953756723">
              <w:marLeft w:val="0"/>
              <w:marRight w:val="0"/>
              <w:marTop w:val="0"/>
              <w:marBottom w:val="0"/>
              <w:divBdr>
                <w:top w:val="none" w:sz="0" w:space="0" w:color="auto"/>
                <w:left w:val="none" w:sz="0" w:space="0" w:color="auto"/>
                <w:bottom w:val="none" w:sz="0" w:space="0" w:color="auto"/>
                <w:right w:val="none" w:sz="0" w:space="0" w:color="auto"/>
              </w:divBdr>
            </w:div>
            <w:div w:id="883104036">
              <w:marLeft w:val="0"/>
              <w:marRight w:val="0"/>
              <w:marTop w:val="0"/>
              <w:marBottom w:val="0"/>
              <w:divBdr>
                <w:top w:val="none" w:sz="0" w:space="0" w:color="auto"/>
                <w:left w:val="none" w:sz="0" w:space="0" w:color="auto"/>
                <w:bottom w:val="none" w:sz="0" w:space="0" w:color="auto"/>
                <w:right w:val="none" w:sz="0" w:space="0" w:color="auto"/>
              </w:divBdr>
            </w:div>
            <w:div w:id="233861059">
              <w:marLeft w:val="0"/>
              <w:marRight w:val="0"/>
              <w:marTop w:val="0"/>
              <w:marBottom w:val="0"/>
              <w:divBdr>
                <w:top w:val="none" w:sz="0" w:space="0" w:color="auto"/>
                <w:left w:val="none" w:sz="0" w:space="0" w:color="auto"/>
                <w:bottom w:val="none" w:sz="0" w:space="0" w:color="auto"/>
                <w:right w:val="none" w:sz="0" w:space="0" w:color="auto"/>
              </w:divBdr>
            </w:div>
            <w:div w:id="911159514">
              <w:marLeft w:val="0"/>
              <w:marRight w:val="0"/>
              <w:marTop w:val="0"/>
              <w:marBottom w:val="0"/>
              <w:divBdr>
                <w:top w:val="none" w:sz="0" w:space="0" w:color="auto"/>
                <w:left w:val="none" w:sz="0" w:space="0" w:color="auto"/>
                <w:bottom w:val="none" w:sz="0" w:space="0" w:color="auto"/>
                <w:right w:val="none" w:sz="0" w:space="0" w:color="auto"/>
              </w:divBdr>
            </w:div>
            <w:div w:id="1068184926">
              <w:marLeft w:val="0"/>
              <w:marRight w:val="0"/>
              <w:marTop w:val="0"/>
              <w:marBottom w:val="0"/>
              <w:divBdr>
                <w:top w:val="none" w:sz="0" w:space="0" w:color="auto"/>
                <w:left w:val="none" w:sz="0" w:space="0" w:color="auto"/>
                <w:bottom w:val="none" w:sz="0" w:space="0" w:color="auto"/>
                <w:right w:val="none" w:sz="0" w:space="0" w:color="auto"/>
              </w:divBdr>
            </w:div>
            <w:div w:id="1654336741">
              <w:marLeft w:val="0"/>
              <w:marRight w:val="0"/>
              <w:marTop w:val="0"/>
              <w:marBottom w:val="0"/>
              <w:divBdr>
                <w:top w:val="none" w:sz="0" w:space="0" w:color="auto"/>
                <w:left w:val="none" w:sz="0" w:space="0" w:color="auto"/>
                <w:bottom w:val="none" w:sz="0" w:space="0" w:color="auto"/>
                <w:right w:val="none" w:sz="0" w:space="0" w:color="auto"/>
              </w:divBdr>
            </w:div>
            <w:div w:id="1679770141">
              <w:marLeft w:val="0"/>
              <w:marRight w:val="0"/>
              <w:marTop w:val="0"/>
              <w:marBottom w:val="0"/>
              <w:divBdr>
                <w:top w:val="none" w:sz="0" w:space="0" w:color="auto"/>
                <w:left w:val="none" w:sz="0" w:space="0" w:color="auto"/>
                <w:bottom w:val="none" w:sz="0" w:space="0" w:color="auto"/>
                <w:right w:val="none" w:sz="0" w:space="0" w:color="auto"/>
              </w:divBdr>
            </w:div>
            <w:div w:id="1904362872">
              <w:marLeft w:val="0"/>
              <w:marRight w:val="0"/>
              <w:marTop w:val="0"/>
              <w:marBottom w:val="0"/>
              <w:divBdr>
                <w:top w:val="none" w:sz="0" w:space="0" w:color="auto"/>
                <w:left w:val="none" w:sz="0" w:space="0" w:color="auto"/>
                <w:bottom w:val="none" w:sz="0" w:space="0" w:color="auto"/>
                <w:right w:val="none" w:sz="0" w:space="0" w:color="auto"/>
              </w:divBdr>
            </w:div>
            <w:div w:id="375735659">
              <w:marLeft w:val="0"/>
              <w:marRight w:val="0"/>
              <w:marTop w:val="0"/>
              <w:marBottom w:val="0"/>
              <w:divBdr>
                <w:top w:val="none" w:sz="0" w:space="0" w:color="auto"/>
                <w:left w:val="none" w:sz="0" w:space="0" w:color="auto"/>
                <w:bottom w:val="none" w:sz="0" w:space="0" w:color="auto"/>
                <w:right w:val="none" w:sz="0" w:space="0" w:color="auto"/>
              </w:divBdr>
            </w:div>
            <w:div w:id="999113773">
              <w:marLeft w:val="0"/>
              <w:marRight w:val="0"/>
              <w:marTop w:val="0"/>
              <w:marBottom w:val="0"/>
              <w:divBdr>
                <w:top w:val="none" w:sz="0" w:space="0" w:color="auto"/>
                <w:left w:val="none" w:sz="0" w:space="0" w:color="auto"/>
                <w:bottom w:val="none" w:sz="0" w:space="0" w:color="auto"/>
                <w:right w:val="none" w:sz="0" w:space="0" w:color="auto"/>
              </w:divBdr>
            </w:div>
            <w:div w:id="371805254">
              <w:marLeft w:val="0"/>
              <w:marRight w:val="0"/>
              <w:marTop w:val="0"/>
              <w:marBottom w:val="0"/>
              <w:divBdr>
                <w:top w:val="none" w:sz="0" w:space="0" w:color="auto"/>
                <w:left w:val="none" w:sz="0" w:space="0" w:color="auto"/>
                <w:bottom w:val="none" w:sz="0" w:space="0" w:color="auto"/>
                <w:right w:val="none" w:sz="0" w:space="0" w:color="auto"/>
              </w:divBdr>
            </w:div>
            <w:div w:id="919558252">
              <w:marLeft w:val="0"/>
              <w:marRight w:val="0"/>
              <w:marTop w:val="0"/>
              <w:marBottom w:val="0"/>
              <w:divBdr>
                <w:top w:val="none" w:sz="0" w:space="0" w:color="auto"/>
                <w:left w:val="none" w:sz="0" w:space="0" w:color="auto"/>
                <w:bottom w:val="none" w:sz="0" w:space="0" w:color="auto"/>
                <w:right w:val="none" w:sz="0" w:space="0" w:color="auto"/>
              </w:divBdr>
            </w:div>
            <w:div w:id="1106970717">
              <w:marLeft w:val="0"/>
              <w:marRight w:val="0"/>
              <w:marTop w:val="0"/>
              <w:marBottom w:val="0"/>
              <w:divBdr>
                <w:top w:val="none" w:sz="0" w:space="0" w:color="auto"/>
                <w:left w:val="none" w:sz="0" w:space="0" w:color="auto"/>
                <w:bottom w:val="none" w:sz="0" w:space="0" w:color="auto"/>
                <w:right w:val="none" w:sz="0" w:space="0" w:color="auto"/>
              </w:divBdr>
            </w:div>
            <w:div w:id="1888032622">
              <w:marLeft w:val="0"/>
              <w:marRight w:val="0"/>
              <w:marTop w:val="0"/>
              <w:marBottom w:val="0"/>
              <w:divBdr>
                <w:top w:val="none" w:sz="0" w:space="0" w:color="auto"/>
                <w:left w:val="none" w:sz="0" w:space="0" w:color="auto"/>
                <w:bottom w:val="none" w:sz="0" w:space="0" w:color="auto"/>
                <w:right w:val="none" w:sz="0" w:space="0" w:color="auto"/>
              </w:divBdr>
            </w:div>
            <w:div w:id="1840198324">
              <w:marLeft w:val="0"/>
              <w:marRight w:val="0"/>
              <w:marTop w:val="0"/>
              <w:marBottom w:val="0"/>
              <w:divBdr>
                <w:top w:val="none" w:sz="0" w:space="0" w:color="auto"/>
                <w:left w:val="none" w:sz="0" w:space="0" w:color="auto"/>
                <w:bottom w:val="none" w:sz="0" w:space="0" w:color="auto"/>
                <w:right w:val="none" w:sz="0" w:space="0" w:color="auto"/>
              </w:divBdr>
            </w:div>
            <w:div w:id="666447761">
              <w:marLeft w:val="0"/>
              <w:marRight w:val="0"/>
              <w:marTop w:val="0"/>
              <w:marBottom w:val="0"/>
              <w:divBdr>
                <w:top w:val="none" w:sz="0" w:space="0" w:color="auto"/>
                <w:left w:val="none" w:sz="0" w:space="0" w:color="auto"/>
                <w:bottom w:val="none" w:sz="0" w:space="0" w:color="auto"/>
                <w:right w:val="none" w:sz="0" w:space="0" w:color="auto"/>
              </w:divBdr>
            </w:div>
            <w:div w:id="1646426503">
              <w:marLeft w:val="0"/>
              <w:marRight w:val="0"/>
              <w:marTop w:val="0"/>
              <w:marBottom w:val="0"/>
              <w:divBdr>
                <w:top w:val="none" w:sz="0" w:space="0" w:color="auto"/>
                <w:left w:val="none" w:sz="0" w:space="0" w:color="auto"/>
                <w:bottom w:val="none" w:sz="0" w:space="0" w:color="auto"/>
                <w:right w:val="none" w:sz="0" w:space="0" w:color="auto"/>
              </w:divBdr>
            </w:div>
            <w:div w:id="1811751890">
              <w:marLeft w:val="0"/>
              <w:marRight w:val="0"/>
              <w:marTop w:val="0"/>
              <w:marBottom w:val="0"/>
              <w:divBdr>
                <w:top w:val="none" w:sz="0" w:space="0" w:color="auto"/>
                <w:left w:val="none" w:sz="0" w:space="0" w:color="auto"/>
                <w:bottom w:val="none" w:sz="0" w:space="0" w:color="auto"/>
                <w:right w:val="none" w:sz="0" w:space="0" w:color="auto"/>
              </w:divBdr>
            </w:div>
            <w:div w:id="1011370770">
              <w:marLeft w:val="0"/>
              <w:marRight w:val="0"/>
              <w:marTop w:val="0"/>
              <w:marBottom w:val="0"/>
              <w:divBdr>
                <w:top w:val="none" w:sz="0" w:space="0" w:color="auto"/>
                <w:left w:val="none" w:sz="0" w:space="0" w:color="auto"/>
                <w:bottom w:val="none" w:sz="0" w:space="0" w:color="auto"/>
                <w:right w:val="none" w:sz="0" w:space="0" w:color="auto"/>
              </w:divBdr>
            </w:div>
            <w:div w:id="86655275">
              <w:marLeft w:val="0"/>
              <w:marRight w:val="0"/>
              <w:marTop w:val="0"/>
              <w:marBottom w:val="0"/>
              <w:divBdr>
                <w:top w:val="none" w:sz="0" w:space="0" w:color="auto"/>
                <w:left w:val="none" w:sz="0" w:space="0" w:color="auto"/>
                <w:bottom w:val="none" w:sz="0" w:space="0" w:color="auto"/>
                <w:right w:val="none" w:sz="0" w:space="0" w:color="auto"/>
              </w:divBdr>
            </w:div>
            <w:div w:id="400759837">
              <w:marLeft w:val="0"/>
              <w:marRight w:val="0"/>
              <w:marTop w:val="0"/>
              <w:marBottom w:val="0"/>
              <w:divBdr>
                <w:top w:val="none" w:sz="0" w:space="0" w:color="auto"/>
                <w:left w:val="none" w:sz="0" w:space="0" w:color="auto"/>
                <w:bottom w:val="none" w:sz="0" w:space="0" w:color="auto"/>
                <w:right w:val="none" w:sz="0" w:space="0" w:color="auto"/>
              </w:divBdr>
            </w:div>
            <w:div w:id="245460215">
              <w:marLeft w:val="0"/>
              <w:marRight w:val="0"/>
              <w:marTop w:val="0"/>
              <w:marBottom w:val="0"/>
              <w:divBdr>
                <w:top w:val="none" w:sz="0" w:space="0" w:color="auto"/>
                <w:left w:val="none" w:sz="0" w:space="0" w:color="auto"/>
                <w:bottom w:val="none" w:sz="0" w:space="0" w:color="auto"/>
                <w:right w:val="none" w:sz="0" w:space="0" w:color="auto"/>
              </w:divBdr>
            </w:div>
            <w:div w:id="1957102466">
              <w:marLeft w:val="0"/>
              <w:marRight w:val="0"/>
              <w:marTop w:val="0"/>
              <w:marBottom w:val="0"/>
              <w:divBdr>
                <w:top w:val="none" w:sz="0" w:space="0" w:color="auto"/>
                <w:left w:val="none" w:sz="0" w:space="0" w:color="auto"/>
                <w:bottom w:val="none" w:sz="0" w:space="0" w:color="auto"/>
                <w:right w:val="none" w:sz="0" w:space="0" w:color="auto"/>
              </w:divBdr>
            </w:div>
            <w:div w:id="158736240">
              <w:marLeft w:val="0"/>
              <w:marRight w:val="0"/>
              <w:marTop w:val="0"/>
              <w:marBottom w:val="0"/>
              <w:divBdr>
                <w:top w:val="none" w:sz="0" w:space="0" w:color="auto"/>
                <w:left w:val="none" w:sz="0" w:space="0" w:color="auto"/>
                <w:bottom w:val="none" w:sz="0" w:space="0" w:color="auto"/>
                <w:right w:val="none" w:sz="0" w:space="0" w:color="auto"/>
              </w:divBdr>
            </w:div>
            <w:div w:id="663239017">
              <w:marLeft w:val="0"/>
              <w:marRight w:val="0"/>
              <w:marTop w:val="0"/>
              <w:marBottom w:val="0"/>
              <w:divBdr>
                <w:top w:val="none" w:sz="0" w:space="0" w:color="auto"/>
                <w:left w:val="none" w:sz="0" w:space="0" w:color="auto"/>
                <w:bottom w:val="none" w:sz="0" w:space="0" w:color="auto"/>
                <w:right w:val="none" w:sz="0" w:space="0" w:color="auto"/>
              </w:divBdr>
            </w:div>
            <w:div w:id="2144882953">
              <w:marLeft w:val="0"/>
              <w:marRight w:val="0"/>
              <w:marTop w:val="0"/>
              <w:marBottom w:val="0"/>
              <w:divBdr>
                <w:top w:val="none" w:sz="0" w:space="0" w:color="auto"/>
                <w:left w:val="none" w:sz="0" w:space="0" w:color="auto"/>
                <w:bottom w:val="none" w:sz="0" w:space="0" w:color="auto"/>
                <w:right w:val="none" w:sz="0" w:space="0" w:color="auto"/>
              </w:divBdr>
            </w:div>
            <w:div w:id="1534461889">
              <w:marLeft w:val="0"/>
              <w:marRight w:val="0"/>
              <w:marTop w:val="0"/>
              <w:marBottom w:val="0"/>
              <w:divBdr>
                <w:top w:val="none" w:sz="0" w:space="0" w:color="auto"/>
                <w:left w:val="none" w:sz="0" w:space="0" w:color="auto"/>
                <w:bottom w:val="none" w:sz="0" w:space="0" w:color="auto"/>
                <w:right w:val="none" w:sz="0" w:space="0" w:color="auto"/>
              </w:divBdr>
            </w:div>
            <w:div w:id="303857599">
              <w:marLeft w:val="0"/>
              <w:marRight w:val="0"/>
              <w:marTop w:val="0"/>
              <w:marBottom w:val="0"/>
              <w:divBdr>
                <w:top w:val="none" w:sz="0" w:space="0" w:color="auto"/>
                <w:left w:val="none" w:sz="0" w:space="0" w:color="auto"/>
                <w:bottom w:val="none" w:sz="0" w:space="0" w:color="auto"/>
                <w:right w:val="none" w:sz="0" w:space="0" w:color="auto"/>
              </w:divBdr>
            </w:div>
            <w:div w:id="1698584140">
              <w:marLeft w:val="0"/>
              <w:marRight w:val="0"/>
              <w:marTop w:val="0"/>
              <w:marBottom w:val="0"/>
              <w:divBdr>
                <w:top w:val="none" w:sz="0" w:space="0" w:color="auto"/>
                <w:left w:val="none" w:sz="0" w:space="0" w:color="auto"/>
                <w:bottom w:val="none" w:sz="0" w:space="0" w:color="auto"/>
                <w:right w:val="none" w:sz="0" w:space="0" w:color="auto"/>
              </w:divBdr>
            </w:div>
            <w:div w:id="1151285648">
              <w:marLeft w:val="0"/>
              <w:marRight w:val="0"/>
              <w:marTop w:val="0"/>
              <w:marBottom w:val="0"/>
              <w:divBdr>
                <w:top w:val="none" w:sz="0" w:space="0" w:color="auto"/>
                <w:left w:val="none" w:sz="0" w:space="0" w:color="auto"/>
                <w:bottom w:val="none" w:sz="0" w:space="0" w:color="auto"/>
                <w:right w:val="none" w:sz="0" w:space="0" w:color="auto"/>
              </w:divBdr>
            </w:div>
            <w:div w:id="1771198467">
              <w:marLeft w:val="0"/>
              <w:marRight w:val="0"/>
              <w:marTop w:val="0"/>
              <w:marBottom w:val="0"/>
              <w:divBdr>
                <w:top w:val="none" w:sz="0" w:space="0" w:color="auto"/>
                <w:left w:val="none" w:sz="0" w:space="0" w:color="auto"/>
                <w:bottom w:val="none" w:sz="0" w:space="0" w:color="auto"/>
                <w:right w:val="none" w:sz="0" w:space="0" w:color="auto"/>
              </w:divBdr>
            </w:div>
            <w:div w:id="273636125">
              <w:marLeft w:val="0"/>
              <w:marRight w:val="0"/>
              <w:marTop w:val="0"/>
              <w:marBottom w:val="0"/>
              <w:divBdr>
                <w:top w:val="none" w:sz="0" w:space="0" w:color="auto"/>
                <w:left w:val="none" w:sz="0" w:space="0" w:color="auto"/>
                <w:bottom w:val="none" w:sz="0" w:space="0" w:color="auto"/>
                <w:right w:val="none" w:sz="0" w:space="0" w:color="auto"/>
              </w:divBdr>
            </w:div>
            <w:div w:id="256332936">
              <w:marLeft w:val="0"/>
              <w:marRight w:val="0"/>
              <w:marTop w:val="0"/>
              <w:marBottom w:val="0"/>
              <w:divBdr>
                <w:top w:val="none" w:sz="0" w:space="0" w:color="auto"/>
                <w:left w:val="none" w:sz="0" w:space="0" w:color="auto"/>
                <w:bottom w:val="none" w:sz="0" w:space="0" w:color="auto"/>
                <w:right w:val="none" w:sz="0" w:space="0" w:color="auto"/>
              </w:divBdr>
            </w:div>
            <w:div w:id="1941722416">
              <w:marLeft w:val="0"/>
              <w:marRight w:val="0"/>
              <w:marTop w:val="0"/>
              <w:marBottom w:val="0"/>
              <w:divBdr>
                <w:top w:val="none" w:sz="0" w:space="0" w:color="auto"/>
                <w:left w:val="none" w:sz="0" w:space="0" w:color="auto"/>
                <w:bottom w:val="none" w:sz="0" w:space="0" w:color="auto"/>
                <w:right w:val="none" w:sz="0" w:space="0" w:color="auto"/>
              </w:divBdr>
            </w:div>
            <w:div w:id="838734985">
              <w:marLeft w:val="0"/>
              <w:marRight w:val="0"/>
              <w:marTop w:val="0"/>
              <w:marBottom w:val="0"/>
              <w:divBdr>
                <w:top w:val="none" w:sz="0" w:space="0" w:color="auto"/>
                <w:left w:val="none" w:sz="0" w:space="0" w:color="auto"/>
                <w:bottom w:val="none" w:sz="0" w:space="0" w:color="auto"/>
                <w:right w:val="none" w:sz="0" w:space="0" w:color="auto"/>
              </w:divBdr>
            </w:div>
            <w:div w:id="1738547041">
              <w:marLeft w:val="0"/>
              <w:marRight w:val="0"/>
              <w:marTop w:val="0"/>
              <w:marBottom w:val="0"/>
              <w:divBdr>
                <w:top w:val="none" w:sz="0" w:space="0" w:color="auto"/>
                <w:left w:val="none" w:sz="0" w:space="0" w:color="auto"/>
                <w:bottom w:val="none" w:sz="0" w:space="0" w:color="auto"/>
                <w:right w:val="none" w:sz="0" w:space="0" w:color="auto"/>
              </w:divBdr>
            </w:div>
            <w:div w:id="1831942839">
              <w:marLeft w:val="0"/>
              <w:marRight w:val="0"/>
              <w:marTop w:val="0"/>
              <w:marBottom w:val="0"/>
              <w:divBdr>
                <w:top w:val="none" w:sz="0" w:space="0" w:color="auto"/>
                <w:left w:val="none" w:sz="0" w:space="0" w:color="auto"/>
                <w:bottom w:val="none" w:sz="0" w:space="0" w:color="auto"/>
                <w:right w:val="none" w:sz="0" w:space="0" w:color="auto"/>
              </w:divBdr>
            </w:div>
            <w:div w:id="283856123">
              <w:marLeft w:val="0"/>
              <w:marRight w:val="0"/>
              <w:marTop w:val="0"/>
              <w:marBottom w:val="0"/>
              <w:divBdr>
                <w:top w:val="none" w:sz="0" w:space="0" w:color="auto"/>
                <w:left w:val="none" w:sz="0" w:space="0" w:color="auto"/>
                <w:bottom w:val="none" w:sz="0" w:space="0" w:color="auto"/>
                <w:right w:val="none" w:sz="0" w:space="0" w:color="auto"/>
              </w:divBdr>
            </w:div>
            <w:div w:id="1746342851">
              <w:marLeft w:val="0"/>
              <w:marRight w:val="0"/>
              <w:marTop w:val="0"/>
              <w:marBottom w:val="0"/>
              <w:divBdr>
                <w:top w:val="none" w:sz="0" w:space="0" w:color="auto"/>
                <w:left w:val="none" w:sz="0" w:space="0" w:color="auto"/>
                <w:bottom w:val="none" w:sz="0" w:space="0" w:color="auto"/>
                <w:right w:val="none" w:sz="0" w:space="0" w:color="auto"/>
              </w:divBdr>
            </w:div>
            <w:div w:id="552472429">
              <w:marLeft w:val="0"/>
              <w:marRight w:val="0"/>
              <w:marTop w:val="0"/>
              <w:marBottom w:val="0"/>
              <w:divBdr>
                <w:top w:val="none" w:sz="0" w:space="0" w:color="auto"/>
                <w:left w:val="none" w:sz="0" w:space="0" w:color="auto"/>
                <w:bottom w:val="none" w:sz="0" w:space="0" w:color="auto"/>
                <w:right w:val="none" w:sz="0" w:space="0" w:color="auto"/>
              </w:divBdr>
            </w:div>
            <w:div w:id="1151796186">
              <w:marLeft w:val="0"/>
              <w:marRight w:val="0"/>
              <w:marTop w:val="0"/>
              <w:marBottom w:val="0"/>
              <w:divBdr>
                <w:top w:val="none" w:sz="0" w:space="0" w:color="auto"/>
                <w:left w:val="none" w:sz="0" w:space="0" w:color="auto"/>
                <w:bottom w:val="none" w:sz="0" w:space="0" w:color="auto"/>
                <w:right w:val="none" w:sz="0" w:space="0" w:color="auto"/>
              </w:divBdr>
            </w:div>
            <w:div w:id="1281303352">
              <w:marLeft w:val="0"/>
              <w:marRight w:val="0"/>
              <w:marTop w:val="0"/>
              <w:marBottom w:val="0"/>
              <w:divBdr>
                <w:top w:val="none" w:sz="0" w:space="0" w:color="auto"/>
                <w:left w:val="none" w:sz="0" w:space="0" w:color="auto"/>
                <w:bottom w:val="none" w:sz="0" w:space="0" w:color="auto"/>
                <w:right w:val="none" w:sz="0" w:space="0" w:color="auto"/>
              </w:divBdr>
            </w:div>
            <w:div w:id="763645689">
              <w:marLeft w:val="0"/>
              <w:marRight w:val="0"/>
              <w:marTop w:val="0"/>
              <w:marBottom w:val="0"/>
              <w:divBdr>
                <w:top w:val="none" w:sz="0" w:space="0" w:color="auto"/>
                <w:left w:val="none" w:sz="0" w:space="0" w:color="auto"/>
                <w:bottom w:val="none" w:sz="0" w:space="0" w:color="auto"/>
                <w:right w:val="none" w:sz="0" w:space="0" w:color="auto"/>
              </w:divBdr>
            </w:div>
            <w:div w:id="903878343">
              <w:marLeft w:val="0"/>
              <w:marRight w:val="0"/>
              <w:marTop w:val="0"/>
              <w:marBottom w:val="0"/>
              <w:divBdr>
                <w:top w:val="none" w:sz="0" w:space="0" w:color="auto"/>
                <w:left w:val="none" w:sz="0" w:space="0" w:color="auto"/>
                <w:bottom w:val="none" w:sz="0" w:space="0" w:color="auto"/>
                <w:right w:val="none" w:sz="0" w:space="0" w:color="auto"/>
              </w:divBdr>
            </w:div>
            <w:div w:id="1328830204">
              <w:marLeft w:val="0"/>
              <w:marRight w:val="0"/>
              <w:marTop w:val="0"/>
              <w:marBottom w:val="0"/>
              <w:divBdr>
                <w:top w:val="none" w:sz="0" w:space="0" w:color="auto"/>
                <w:left w:val="none" w:sz="0" w:space="0" w:color="auto"/>
                <w:bottom w:val="none" w:sz="0" w:space="0" w:color="auto"/>
                <w:right w:val="none" w:sz="0" w:space="0" w:color="auto"/>
              </w:divBdr>
            </w:div>
            <w:div w:id="570972231">
              <w:marLeft w:val="0"/>
              <w:marRight w:val="0"/>
              <w:marTop w:val="0"/>
              <w:marBottom w:val="0"/>
              <w:divBdr>
                <w:top w:val="none" w:sz="0" w:space="0" w:color="auto"/>
                <w:left w:val="none" w:sz="0" w:space="0" w:color="auto"/>
                <w:bottom w:val="none" w:sz="0" w:space="0" w:color="auto"/>
                <w:right w:val="none" w:sz="0" w:space="0" w:color="auto"/>
              </w:divBdr>
            </w:div>
            <w:div w:id="1292974632">
              <w:marLeft w:val="0"/>
              <w:marRight w:val="0"/>
              <w:marTop w:val="0"/>
              <w:marBottom w:val="0"/>
              <w:divBdr>
                <w:top w:val="none" w:sz="0" w:space="0" w:color="auto"/>
                <w:left w:val="none" w:sz="0" w:space="0" w:color="auto"/>
                <w:bottom w:val="none" w:sz="0" w:space="0" w:color="auto"/>
                <w:right w:val="none" w:sz="0" w:space="0" w:color="auto"/>
              </w:divBdr>
            </w:div>
            <w:div w:id="736900883">
              <w:marLeft w:val="0"/>
              <w:marRight w:val="0"/>
              <w:marTop w:val="0"/>
              <w:marBottom w:val="0"/>
              <w:divBdr>
                <w:top w:val="none" w:sz="0" w:space="0" w:color="auto"/>
                <w:left w:val="none" w:sz="0" w:space="0" w:color="auto"/>
                <w:bottom w:val="none" w:sz="0" w:space="0" w:color="auto"/>
                <w:right w:val="none" w:sz="0" w:space="0" w:color="auto"/>
              </w:divBdr>
            </w:div>
            <w:div w:id="1567687960">
              <w:marLeft w:val="0"/>
              <w:marRight w:val="0"/>
              <w:marTop w:val="0"/>
              <w:marBottom w:val="0"/>
              <w:divBdr>
                <w:top w:val="none" w:sz="0" w:space="0" w:color="auto"/>
                <w:left w:val="none" w:sz="0" w:space="0" w:color="auto"/>
                <w:bottom w:val="none" w:sz="0" w:space="0" w:color="auto"/>
                <w:right w:val="none" w:sz="0" w:space="0" w:color="auto"/>
              </w:divBdr>
            </w:div>
            <w:div w:id="1745224321">
              <w:marLeft w:val="0"/>
              <w:marRight w:val="0"/>
              <w:marTop w:val="0"/>
              <w:marBottom w:val="0"/>
              <w:divBdr>
                <w:top w:val="none" w:sz="0" w:space="0" w:color="auto"/>
                <w:left w:val="none" w:sz="0" w:space="0" w:color="auto"/>
                <w:bottom w:val="none" w:sz="0" w:space="0" w:color="auto"/>
                <w:right w:val="none" w:sz="0" w:space="0" w:color="auto"/>
              </w:divBdr>
            </w:div>
            <w:div w:id="468741540">
              <w:marLeft w:val="0"/>
              <w:marRight w:val="0"/>
              <w:marTop w:val="0"/>
              <w:marBottom w:val="0"/>
              <w:divBdr>
                <w:top w:val="none" w:sz="0" w:space="0" w:color="auto"/>
                <w:left w:val="none" w:sz="0" w:space="0" w:color="auto"/>
                <w:bottom w:val="none" w:sz="0" w:space="0" w:color="auto"/>
                <w:right w:val="none" w:sz="0" w:space="0" w:color="auto"/>
              </w:divBdr>
            </w:div>
            <w:div w:id="1469473626">
              <w:marLeft w:val="0"/>
              <w:marRight w:val="0"/>
              <w:marTop w:val="0"/>
              <w:marBottom w:val="0"/>
              <w:divBdr>
                <w:top w:val="none" w:sz="0" w:space="0" w:color="auto"/>
                <w:left w:val="none" w:sz="0" w:space="0" w:color="auto"/>
                <w:bottom w:val="none" w:sz="0" w:space="0" w:color="auto"/>
                <w:right w:val="none" w:sz="0" w:space="0" w:color="auto"/>
              </w:divBdr>
            </w:div>
            <w:div w:id="737485327">
              <w:marLeft w:val="0"/>
              <w:marRight w:val="0"/>
              <w:marTop w:val="0"/>
              <w:marBottom w:val="0"/>
              <w:divBdr>
                <w:top w:val="none" w:sz="0" w:space="0" w:color="auto"/>
                <w:left w:val="none" w:sz="0" w:space="0" w:color="auto"/>
                <w:bottom w:val="none" w:sz="0" w:space="0" w:color="auto"/>
                <w:right w:val="none" w:sz="0" w:space="0" w:color="auto"/>
              </w:divBdr>
            </w:div>
            <w:div w:id="906646236">
              <w:marLeft w:val="0"/>
              <w:marRight w:val="0"/>
              <w:marTop w:val="0"/>
              <w:marBottom w:val="0"/>
              <w:divBdr>
                <w:top w:val="none" w:sz="0" w:space="0" w:color="auto"/>
                <w:left w:val="none" w:sz="0" w:space="0" w:color="auto"/>
                <w:bottom w:val="none" w:sz="0" w:space="0" w:color="auto"/>
                <w:right w:val="none" w:sz="0" w:space="0" w:color="auto"/>
              </w:divBdr>
            </w:div>
            <w:div w:id="1410469807">
              <w:marLeft w:val="0"/>
              <w:marRight w:val="0"/>
              <w:marTop w:val="0"/>
              <w:marBottom w:val="0"/>
              <w:divBdr>
                <w:top w:val="none" w:sz="0" w:space="0" w:color="auto"/>
                <w:left w:val="none" w:sz="0" w:space="0" w:color="auto"/>
                <w:bottom w:val="none" w:sz="0" w:space="0" w:color="auto"/>
                <w:right w:val="none" w:sz="0" w:space="0" w:color="auto"/>
              </w:divBdr>
            </w:div>
            <w:div w:id="871848099">
              <w:marLeft w:val="0"/>
              <w:marRight w:val="0"/>
              <w:marTop w:val="0"/>
              <w:marBottom w:val="0"/>
              <w:divBdr>
                <w:top w:val="none" w:sz="0" w:space="0" w:color="auto"/>
                <w:left w:val="none" w:sz="0" w:space="0" w:color="auto"/>
                <w:bottom w:val="none" w:sz="0" w:space="0" w:color="auto"/>
                <w:right w:val="none" w:sz="0" w:space="0" w:color="auto"/>
              </w:divBdr>
            </w:div>
            <w:div w:id="90859372">
              <w:marLeft w:val="0"/>
              <w:marRight w:val="0"/>
              <w:marTop w:val="0"/>
              <w:marBottom w:val="0"/>
              <w:divBdr>
                <w:top w:val="none" w:sz="0" w:space="0" w:color="auto"/>
                <w:left w:val="none" w:sz="0" w:space="0" w:color="auto"/>
                <w:bottom w:val="none" w:sz="0" w:space="0" w:color="auto"/>
                <w:right w:val="none" w:sz="0" w:space="0" w:color="auto"/>
              </w:divBdr>
            </w:div>
            <w:div w:id="1059594586">
              <w:marLeft w:val="0"/>
              <w:marRight w:val="0"/>
              <w:marTop w:val="0"/>
              <w:marBottom w:val="0"/>
              <w:divBdr>
                <w:top w:val="none" w:sz="0" w:space="0" w:color="auto"/>
                <w:left w:val="none" w:sz="0" w:space="0" w:color="auto"/>
                <w:bottom w:val="none" w:sz="0" w:space="0" w:color="auto"/>
                <w:right w:val="none" w:sz="0" w:space="0" w:color="auto"/>
              </w:divBdr>
            </w:div>
            <w:div w:id="182941744">
              <w:marLeft w:val="0"/>
              <w:marRight w:val="0"/>
              <w:marTop w:val="0"/>
              <w:marBottom w:val="0"/>
              <w:divBdr>
                <w:top w:val="none" w:sz="0" w:space="0" w:color="auto"/>
                <w:left w:val="none" w:sz="0" w:space="0" w:color="auto"/>
                <w:bottom w:val="none" w:sz="0" w:space="0" w:color="auto"/>
                <w:right w:val="none" w:sz="0" w:space="0" w:color="auto"/>
              </w:divBdr>
            </w:div>
            <w:div w:id="137846815">
              <w:marLeft w:val="0"/>
              <w:marRight w:val="0"/>
              <w:marTop w:val="0"/>
              <w:marBottom w:val="0"/>
              <w:divBdr>
                <w:top w:val="none" w:sz="0" w:space="0" w:color="auto"/>
                <w:left w:val="none" w:sz="0" w:space="0" w:color="auto"/>
                <w:bottom w:val="none" w:sz="0" w:space="0" w:color="auto"/>
                <w:right w:val="none" w:sz="0" w:space="0" w:color="auto"/>
              </w:divBdr>
            </w:div>
            <w:div w:id="629558799">
              <w:marLeft w:val="0"/>
              <w:marRight w:val="0"/>
              <w:marTop w:val="0"/>
              <w:marBottom w:val="0"/>
              <w:divBdr>
                <w:top w:val="none" w:sz="0" w:space="0" w:color="auto"/>
                <w:left w:val="none" w:sz="0" w:space="0" w:color="auto"/>
                <w:bottom w:val="none" w:sz="0" w:space="0" w:color="auto"/>
                <w:right w:val="none" w:sz="0" w:space="0" w:color="auto"/>
              </w:divBdr>
            </w:div>
            <w:div w:id="634019991">
              <w:marLeft w:val="0"/>
              <w:marRight w:val="0"/>
              <w:marTop w:val="0"/>
              <w:marBottom w:val="0"/>
              <w:divBdr>
                <w:top w:val="none" w:sz="0" w:space="0" w:color="auto"/>
                <w:left w:val="none" w:sz="0" w:space="0" w:color="auto"/>
                <w:bottom w:val="none" w:sz="0" w:space="0" w:color="auto"/>
                <w:right w:val="none" w:sz="0" w:space="0" w:color="auto"/>
              </w:divBdr>
            </w:div>
            <w:div w:id="458643432">
              <w:marLeft w:val="0"/>
              <w:marRight w:val="0"/>
              <w:marTop w:val="0"/>
              <w:marBottom w:val="0"/>
              <w:divBdr>
                <w:top w:val="none" w:sz="0" w:space="0" w:color="auto"/>
                <w:left w:val="none" w:sz="0" w:space="0" w:color="auto"/>
                <w:bottom w:val="none" w:sz="0" w:space="0" w:color="auto"/>
                <w:right w:val="none" w:sz="0" w:space="0" w:color="auto"/>
              </w:divBdr>
            </w:div>
            <w:div w:id="69431295">
              <w:marLeft w:val="0"/>
              <w:marRight w:val="0"/>
              <w:marTop w:val="0"/>
              <w:marBottom w:val="0"/>
              <w:divBdr>
                <w:top w:val="none" w:sz="0" w:space="0" w:color="auto"/>
                <w:left w:val="none" w:sz="0" w:space="0" w:color="auto"/>
                <w:bottom w:val="none" w:sz="0" w:space="0" w:color="auto"/>
                <w:right w:val="none" w:sz="0" w:space="0" w:color="auto"/>
              </w:divBdr>
            </w:div>
            <w:div w:id="1065713633">
              <w:marLeft w:val="0"/>
              <w:marRight w:val="0"/>
              <w:marTop w:val="0"/>
              <w:marBottom w:val="0"/>
              <w:divBdr>
                <w:top w:val="none" w:sz="0" w:space="0" w:color="auto"/>
                <w:left w:val="none" w:sz="0" w:space="0" w:color="auto"/>
                <w:bottom w:val="none" w:sz="0" w:space="0" w:color="auto"/>
                <w:right w:val="none" w:sz="0" w:space="0" w:color="auto"/>
              </w:divBdr>
            </w:div>
            <w:div w:id="149642537">
              <w:marLeft w:val="0"/>
              <w:marRight w:val="0"/>
              <w:marTop w:val="0"/>
              <w:marBottom w:val="0"/>
              <w:divBdr>
                <w:top w:val="none" w:sz="0" w:space="0" w:color="auto"/>
                <w:left w:val="none" w:sz="0" w:space="0" w:color="auto"/>
                <w:bottom w:val="none" w:sz="0" w:space="0" w:color="auto"/>
                <w:right w:val="none" w:sz="0" w:space="0" w:color="auto"/>
              </w:divBdr>
            </w:div>
            <w:div w:id="134952835">
              <w:marLeft w:val="0"/>
              <w:marRight w:val="0"/>
              <w:marTop w:val="0"/>
              <w:marBottom w:val="0"/>
              <w:divBdr>
                <w:top w:val="none" w:sz="0" w:space="0" w:color="auto"/>
                <w:left w:val="none" w:sz="0" w:space="0" w:color="auto"/>
                <w:bottom w:val="none" w:sz="0" w:space="0" w:color="auto"/>
                <w:right w:val="none" w:sz="0" w:space="0" w:color="auto"/>
              </w:divBdr>
            </w:div>
            <w:div w:id="1121345605">
              <w:marLeft w:val="0"/>
              <w:marRight w:val="0"/>
              <w:marTop w:val="0"/>
              <w:marBottom w:val="0"/>
              <w:divBdr>
                <w:top w:val="none" w:sz="0" w:space="0" w:color="auto"/>
                <w:left w:val="none" w:sz="0" w:space="0" w:color="auto"/>
                <w:bottom w:val="none" w:sz="0" w:space="0" w:color="auto"/>
                <w:right w:val="none" w:sz="0" w:space="0" w:color="auto"/>
              </w:divBdr>
            </w:div>
            <w:div w:id="1827671050">
              <w:marLeft w:val="0"/>
              <w:marRight w:val="0"/>
              <w:marTop w:val="0"/>
              <w:marBottom w:val="0"/>
              <w:divBdr>
                <w:top w:val="none" w:sz="0" w:space="0" w:color="auto"/>
                <w:left w:val="none" w:sz="0" w:space="0" w:color="auto"/>
                <w:bottom w:val="none" w:sz="0" w:space="0" w:color="auto"/>
                <w:right w:val="none" w:sz="0" w:space="0" w:color="auto"/>
              </w:divBdr>
            </w:div>
            <w:div w:id="1523665638">
              <w:marLeft w:val="0"/>
              <w:marRight w:val="0"/>
              <w:marTop w:val="0"/>
              <w:marBottom w:val="0"/>
              <w:divBdr>
                <w:top w:val="none" w:sz="0" w:space="0" w:color="auto"/>
                <w:left w:val="none" w:sz="0" w:space="0" w:color="auto"/>
                <w:bottom w:val="none" w:sz="0" w:space="0" w:color="auto"/>
                <w:right w:val="none" w:sz="0" w:space="0" w:color="auto"/>
              </w:divBdr>
            </w:div>
            <w:div w:id="1722902976">
              <w:marLeft w:val="0"/>
              <w:marRight w:val="0"/>
              <w:marTop w:val="0"/>
              <w:marBottom w:val="0"/>
              <w:divBdr>
                <w:top w:val="none" w:sz="0" w:space="0" w:color="auto"/>
                <w:left w:val="none" w:sz="0" w:space="0" w:color="auto"/>
                <w:bottom w:val="none" w:sz="0" w:space="0" w:color="auto"/>
                <w:right w:val="none" w:sz="0" w:space="0" w:color="auto"/>
              </w:divBdr>
            </w:div>
            <w:div w:id="406726719">
              <w:marLeft w:val="0"/>
              <w:marRight w:val="0"/>
              <w:marTop w:val="0"/>
              <w:marBottom w:val="0"/>
              <w:divBdr>
                <w:top w:val="none" w:sz="0" w:space="0" w:color="auto"/>
                <w:left w:val="none" w:sz="0" w:space="0" w:color="auto"/>
                <w:bottom w:val="none" w:sz="0" w:space="0" w:color="auto"/>
                <w:right w:val="none" w:sz="0" w:space="0" w:color="auto"/>
              </w:divBdr>
            </w:div>
            <w:div w:id="307983316">
              <w:marLeft w:val="0"/>
              <w:marRight w:val="0"/>
              <w:marTop w:val="0"/>
              <w:marBottom w:val="0"/>
              <w:divBdr>
                <w:top w:val="none" w:sz="0" w:space="0" w:color="auto"/>
                <w:left w:val="none" w:sz="0" w:space="0" w:color="auto"/>
                <w:bottom w:val="none" w:sz="0" w:space="0" w:color="auto"/>
                <w:right w:val="none" w:sz="0" w:space="0" w:color="auto"/>
              </w:divBdr>
            </w:div>
            <w:div w:id="1089154720">
              <w:marLeft w:val="0"/>
              <w:marRight w:val="0"/>
              <w:marTop w:val="0"/>
              <w:marBottom w:val="0"/>
              <w:divBdr>
                <w:top w:val="none" w:sz="0" w:space="0" w:color="auto"/>
                <w:left w:val="none" w:sz="0" w:space="0" w:color="auto"/>
                <w:bottom w:val="none" w:sz="0" w:space="0" w:color="auto"/>
                <w:right w:val="none" w:sz="0" w:space="0" w:color="auto"/>
              </w:divBdr>
            </w:div>
            <w:div w:id="911935186">
              <w:marLeft w:val="0"/>
              <w:marRight w:val="0"/>
              <w:marTop w:val="0"/>
              <w:marBottom w:val="0"/>
              <w:divBdr>
                <w:top w:val="none" w:sz="0" w:space="0" w:color="auto"/>
                <w:left w:val="none" w:sz="0" w:space="0" w:color="auto"/>
                <w:bottom w:val="none" w:sz="0" w:space="0" w:color="auto"/>
                <w:right w:val="none" w:sz="0" w:space="0" w:color="auto"/>
              </w:divBdr>
            </w:div>
            <w:div w:id="530730743">
              <w:marLeft w:val="0"/>
              <w:marRight w:val="0"/>
              <w:marTop w:val="0"/>
              <w:marBottom w:val="0"/>
              <w:divBdr>
                <w:top w:val="none" w:sz="0" w:space="0" w:color="auto"/>
                <w:left w:val="none" w:sz="0" w:space="0" w:color="auto"/>
                <w:bottom w:val="none" w:sz="0" w:space="0" w:color="auto"/>
                <w:right w:val="none" w:sz="0" w:space="0" w:color="auto"/>
              </w:divBdr>
            </w:div>
            <w:div w:id="1932883570">
              <w:marLeft w:val="0"/>
              <w:marRight w:val="0"/>
              <w:marTop w:val="0"/>
              <w:marBottom w:val="0"/>
              <w:divBdr>
                <w:top w:val="none" w:sz="0" w:space="0" w:color="auto"/>
                <w:left w:val="none" w:sz="0" w:space="0" w:color="auto"/>
                <w:bottom w:val="none" w:sz="0" w:space="0" w:color="auto"/>
                <w:right w:val="none" w:sz="0" w:space="0" w:color="auto"/>
              </w:divBdr>
            </w:div>
            <w:div w:id="231670532">
              <w:marLeft w:val="0"/>
              <w:marRight w:val="0"/>
              <w:marTop w:val="0"/>
              <w:marBottom w:val="0"/>
              <w:divBdr>
                <w:top w:val="none" w:sz="0" w:space="0" w:color="auto"/>
                <w:left w:val="none" w:sz="0" w:space="0" w:color="auto"/>
                <w:bottom w:val="none" w:sz="0" w:space="0" w:color="auto"/>
                <w:right w:val="none" w:sz="0" w:space="0" w:color="auto"/>
              </w:divBdr>
            </w:div>
            <w:div w:id="1074475622">
              <w:marLeft w:val="0"/>
              <w:marRight w:val="0"/>
              <w:marTop w:val="0"/>
              <w:marBottom w:val="0"/>
              <w:divBdr>
                <w:top w:val="none" w:sz="0" w:space="0" w:color="auto"/>
                <w:left w:val="none" w:sz="0" w:space="0" w:color="auto"/>
                <w:bottom w:val="none" w:sz="0" w:space="0" w:color="auto"/>
                <w:right w:val="none" w:sz="0" w:space="0" w:color="auto"/>
              </w:divBdr>
            </w:div>
            <w:div w:id="2118790950">
              <w:marLeft w:val="0"/>
              <w:marRight w:val="0"/>
              <w:marTop w:val="0"/>
              <w:marBottom w:val="0"/>
              <w:divBdr>
                <w:top w:val="none" w:sz="0" w:space="0" w:color="auto"/>
                <w:left w:val="none" w:sz="0" w:space="0" w:color="auto"/>
                <w:bottom w:val="none" w:sz="0" w:space="0" w:color="auto"/>
                <w:right w:val="none" w:sz="0" w:space="0" w:color="auto"/>
              </w:divBdr>
            </w:div>
            <w:div w:id="1726372170">
              <w:marLeft w:val="0"/>
              <w:marRight w:val="0"/>
              <w:marTop w:val="0"/>
              <w:marBottom w:val="0"/>
              <w:divBdr>
                <w:top w:val="none" w:sz="0" w:space="0" w:color="auto"/>
                <w:left w:val="none" w:sz="0" w:space="0" w:color="auto"/>
                <w:bottom w:val="none" w:sz="0" w:space="0" w:color="auto"/>
                <w:right w:val="none" w:sz="0" w:space="0" w:color="auto"/>
              </w:divBdr>
            </w:div>
            <w:div w:id="176232454">
              <w:marLeft w:val="0"/>
              <w:marRight w:val="0"/>
              <w:marTop w:val="0"/>
              <w:marBottom w:val="0"/>
              <w:divBdr>
                <w:top w:val="none" w:sz="0" w:space="0" w:color="auto"/>
                <w:left w:val="none" w:sz="0" w:space="0" w:color="auto"/>
                <w:bottom w:val="none" w:sz="0" w:space="0" w:color="auto"/>
                <w:right w:val="none" w:sz="0" w:space="0" w:color="auto"/>
              </w:divBdr>
            </w:div>
            <w:div w:id="656609795">
              <w:marLeft w:val="0"/>
              <w:marRight w:val="0"/>
              <w:marTop w:val="0"/>
              <w:marBottom w:val="0"/>
              <w:divBdr>
                <w:top w:val="none" w:sz="0" w:space="0" w:color="auto"/>
                <w:left w:val="none" w:sz="0" w:space="0" w:color="auto"/>
                <w:bottom w:val="none" w:sz="0" w:space="0" w:color="auto"/>
                <w:right w:val="none" w:sz="0" w:space="0" w:color="auto"/>
              </w:divBdr>
            </w:div>
            <w:div w:id="2119517738">
              <w:marLeft w:val="0"/>
              <w:marRight w:val="0"/>
              <w:marTop w:val="0"/>
              <w:marBottom w:val="0"/>
              <w:divBdr>
                <w:top w:val="none" w:sz="0" w:space="0" w:color="auto"/>
                <w:left w:val="none" w:sz="0" w:space="0" w:color="auto"/>
                <w:bottom w:val="none" w:sz="0" w:space="0" w:color="auto"/>
                <w:right w:val="none" w:sz="0" w:space="0" w:color="auto"/>
              </w:divBdr>
            </w:div>
            <w:div w:id="1223757940">
              <w:marLeft w:val="0"/>
              <w:marRight w:val="0"/>
              <w:marTop w:val="0"/>
              <w:marBottom w:val="0"/>
              <w:divBdr>
                <w:top w:val="none" w:sz="0" w:space="0" w:color="auto"/>
                <w:left w:val="none" w:sz="0" w:space="0" w:color="auto"/>
                <w:bottom w:val="none" w:sz="0" w:space="0" w:color="auto"/>
                <w:right w:val="none" w:sz="0" w:space="0" w:color="auto"/>
              </w:divBdr>
            </w:div>
            <w:div w:id="1363441301">
              <w:marLeft w:val="0"/>
              <w:marRight w:val="0"/>
              <w:marTop w:val="0"/>
              <w:marBottom w:val="0"/>
              <w:divBdr>
                <w:top w:val="none" w:sz="0" w:space="0" w:color="auto"/>
                <w:left w:val="none" w:sz="0" w:space="0" w:color="auto"/>
                <w:bottom w:val="none" w:sz="0" w:space="0" w:color="auto"/>
                <w:right w:val="none" w:sz="0" w:space="0" w:color="auto"/>
              </w:divBdr>
            </w:div>
            <w:div w:id="1531648288">
              <w:marLeft w:val="0"/>
              <w:marRight w:val="0"/>
              <w:marTop w:val="0"/>
              <w:marBottom w:val="0"/>
              <w:divBdr>
                <w:top w:val="none" w:sz="0" w:space="0" w:color="auto"/>
                <w:left w:val="none" w:sz="0" w:space="0" w:color="auto"/>
                <w:bottom w:val="none" w:sz="0" w:space="0" w:color="auto"/>
                <w:right w:val="none" w:sz="0" w:space="0" w:color="auto"/>
              </w:divBdr>
            </w:div>
            <w:div w:id="1978560448">
              <w:marLeft w:val="0"/>
              <w:marRight w:val="0"/>
              <w:marTop w:val="0"/>
              <w:marBottom w:val="0"/>
              <w:divBdr>
                <w:top w:val="none" w:sz="0" w:space="0" w:color="auto"/>
                <w:left w:val="none" w:sz="0" w:space="0" w:color="auto"/>
                <w:bottom w:val="none" w:sz="0" w:space="0" w:color="auto"/>
                <w:right w:val="none" w:sz="0" w:space="0" w:color="auto"/>
              </w:divBdr>
            </w:div>
            <w:div w:id="1075981315">
              <w:marLeft w:val="0"/>
              <w:marRight w:val="0"/>
              <w:marTop w:val="0"/>
              <w:marBottom w:val="0"/>
              <w:divBdr>
                <w:top w:val="none" w:sz="0" w:space="0" w:color="auto"/>
                <w:left w:val="none" w:sz="0" w:space="0" w:color="auto"/>
                <w:bottom w:val="none" w:sz="0" w:space="0" w:color="auto"/>
                <w:right w:val="none" w:sz="0" w:space="0" w:color="auto"/>
              </w:divBdr>
            </w:div>
            <w:div w:id="1898663405">
              <w:marLeft w:val="0"/>
              <w:marRight w:val="0"/>
              <w:marTop w:val="0"/>
              <w:marBottom w:val="0"/>
              <w:divBdr>
                <w:top w:val="none" w:sz="0" w:space="0" w:color="auto"/>
                <w:left w:val="none" w:sz="0" w:space="0" w:color="auto"/>
                <w:bottom w:val="none" w:sz="0" w:space="0" w:color="auto"/>
                <w:right w:val="none" w:sz="0" w:space="0" w:color="auto"/>
              </w:divBdr>
            </w:div>
            <w:div w:id="356854339">
              <w:marLeft w:val="0"/>
              <w:marRight w:val="0"/>
              <w:marTop w:val="0"/>
              <w:marBottom w:val="0"/>
              <w:divBdr>
                <w:top w:val="none" w:sz="0" w:space="0" w:color="auto"/>
                <w:left w:val="none" w:sz="0" w:space="0" w:color="auto"/>
                <w:bottom w:val="none" w:sz="0" w:space="0" w:color="auto"/>
                <w:right w:val="none" w:sz="0" w:space="0" w:color="auto"/>
              </w:divBdr>
            </w:div>
            <w:div w:id="1496533125">
              <w:marLeft w:val="0"/>
              <w:marRight w:val="0"/>
              <w:marTop w:val="0"/>
              <w:marBottom w:val="0"/>
              <w:divBdr>
                <w:top w:val="none" w:sz="0" w:space="0" w:color="auto"/>
                <w:left w:val="none" w:sz="0" w:space="0" w:color="auto"/>
                <w:bottom w:val="none" w:sz="0" w:space="0" w:color="auto"/>
                <w:right w:val="none" w:sz="0" w:space="0" w:color="auto"/>
              </w:divBdr>
            </w:div>
            <w:div w:id="549540930">
              <w:marLeft w:val="0"/>
              <w:marRight w:val="0"/>
              <w:marTop w:val="0"/>
              <w:marBottom w:val="0"/>
              <w:divBdr>
                <w:top w:val="none" w:sz="0" w:space="0" w:color="auto"/>
                <w:left w:val="none" w:sz="0" w:space="0" w:color="auto"/>
                <w:bottom w:val="none" w:sz="0" w:space="0" w:color="auto"/>
                <w:right w:val="none" w:sz="0" w:space="0" w:color="auto"/>
              </w:divBdr>
            </w:div>
            <w:div w:id="2032294400">
              <w:marLeft w:val="0"/>
              <w:marRight w:val="0"/>
              <w:marTop w:val="0"/>
              <w:marBottom w:val="0"/>
              <w:divBdr>
                <w:top w:val="none" w:sz="0" w:space="0" w:color="auto"/>
                <w:left w:val="none" w:sz="0" w:space="0" w:color="auto"/>
                <w:bottom w:val="none" w:sz="0" w:space="0" w:color="auto"/>
                <w:right w:val="none" w:sz="0" w:space="0" w:color="auto"/>
              </w:divBdr>
            </w:div>
            <w:div w:id="1664315704">
              <w:marLeft w:val="0"/>
              <w:marRight w:val="0"/>
              <w:marTop w:val="0"/>
              <w:marBottom w:val="0"/>
              <w:divBdr>
                <w:top w:val="none" w:sz="0" w:space="0" w:color="auto"/>
                <w:left w:val="none" w:sz="0" w:space="0" w:color="auto"/>
                <w:bottom w:val="none" w:sz="0" w:space="0" w:color="auto"/>
                <w:right w:val="none" w:sz="0" w:space="0" w:color="auto"/>
              </w:divBdr>
            </w:div>
            <w:div w:id="581911907">
              <w:marLeft w:val="0"/>
              <w:marRight w:val="0"/>
              <w:marTop w:val="0"/>
              <w:marBottom w:val="0"/>
              <w:divBdr>
                <w:top w:val="none" w:sz="0" w:space="0" w:color="auto"/>
                <w:left w:val="none" w:sz="0" w:space="0" w:color="auto"/>
                <w:bottom w:val="none" w:sz="0" w:space="0" w:color="auto"/>
                <w:right w:val="none" w:sz="0" w:space="0" w:color="auto"/>
              </w:divBdr>
            </w:div>
            <w:div w:id="2058821430">
              <w:marLeft w:val="0"/>
              <w:marRight w:val="0"/>
              <w:marTop w:val="0"/>
              <w:marBottom w:val="0"/>
              <w:divBdr>
                <w:top w:val="none" w:sz="0" w:space="0" w:color="auto"/>
                <w:left w:val="none" w:sz="0" w:space="0" w:color="auto"/>
                <w:bottom w:val="none" w:sz="0" w:space="0" w:color="auto"/>
                <w:right w:val="none" w:sz="0" w:space="0" w:color="auto"/>
              </w:divBdr>
            </w:div>
            <w:div w:id="2127313910">
              <w:marLeft w:val="0"/>
              <w:marRight w:val="0"/>
              <w:marTop w:val="0"/>
              <w:marBottom w:val="0"/>
              <w:divBdr>
                <w:top w:val="none" w:sz="0" w:space="0" w:color="auto"/>
                <w:left w:val="none" w:sz="0" w:space="0" w:color="auto"/>
                <w:bottom w:val="none" w:sz="0" w:space="0" w:color="auto"/>
                <w:right w:val="none" w:sz="0" w:space="0" w:color="auto"/>
              </w:divBdr>
            </w:div>
            <w:div w:id="1855026099">
              <w:marLeft w:val="0"/>
              <w:marRight w:val="0"/>
              <w:marTop w:val="0"/>
              <w:marBottom w:val="0"/>
              <w:divBdr>
                <w:top w:val="none" w:sz="0" w:space="0" w:color="auto"/>
                <w:left w:val="none" w:sz="0" w:space="0" w:color="auto"/>
                <w:bottom w:val="none" w:sz="0" w:space="0" w:color="auto"/>
                <w:right w:val="none" w:sz="0" w:space="0" w:color="auto"/>
              </w:divBdr>
            </w:div>
            <w:div w:id="1046873422">
              <w:marLeft w:val="0"/>
              <w:marRight w:val="0"/>
              <w:marTop w:val="0"/>
              <w:marBottom w:val="0"/>
              <w:divBdr>
                <w:top w:val="none" w:sz="0" w:space="0" w:color="auto"/>
                <w:left w:val="none" w:sz="0" w:space="0" w:color="auto"/>
                <w:bottom w:val="none" w:sz="0" w:space="0" w:color="auto"/>
                <w:right w:val="none" w:sz="0" w:space="0" w:color="auto"/>
              </w:divBdr>
            </w:div>
            <w:div w:id="260384266">
              <w:marLeft w:val="0"/>
              <w:marRight w:val="0"/>
              <w:marTop w:val="0"/>
              <w:marBottom w:val="0"/>
              <w:divBdr>
                <w:top w:val="none" w:sz="0" w:space="0" w:color="auto"/>
                <w:left w:val="none" w:sz="0" w:space="0" w:color="auto"/>
                <w:bottom w:val="none" w:sz="0" w:space="0" w:color="auto"/>
                <w:right w:val="none" w:sz="0" w:space="0" w:color="auto"/>
              </w:divBdr>
            </w:div>
            <w:div w:id="1622178265">
              <w:marLeft w:val="0"/>
              <w:marRight w:val="0"/>
              <w:marTop w:val="0"/>
              <w:marBottom w:val="0"/>
              <w:divBdr>
                <w:top w:val="none" w:sz="0" w:space="0" w:color="auto"/>
                <w:left w:val="none" w:sz="0" w:space="0" w:color="auto"/>
                <w:bottom w:val="none" w:sz="0" w:space="0" w:color="auto"/>
                <w:right w:val="none" w:sz="0" w:space="0" w:color="auto"/>
              </w:divBdr>
            </w:div>
            <w:div w:id="808472701">
              <w:marLeft w:val="0"/>
              <w:marRight w:val="0"/>
              <w:marTop w:val="0"/>
              <w:marBottom w:val="0"/>
              <w:divBdr>
                <w:top w:val="none" w:sz="0" w:space="0" w:color="auto"/>
                <w:left w:val="none" w:sz="0" w:space="0" w:color="auto"/>
                <w:bottom w:val="none" w:sz="0" w:space="0" w:color="auto"/>
                <w:right w:val="none" w:sz="0" w:space="0" w:color="auto"/>
              </w:divBdr>
            </w:div>
            <w:div w:id="1803498414">
              <w:marLeft w:val="0"/>
              <w:marRight w:val="0"/>
              <w:marTop w:val="0"/>
              <w:marBottom w:val="0"/>
              <w:divBdr>
                <w:top w:val="none" w:sz="0" w:space="0" w:color="auto"/>
                <w:left w:val="none" w:sz="0" w:space="0" w:color="auto"/>
                <w:bottom w:val="none" w:sz="0" w:space="0" w:color="auto"/>
                <w:right w:val="none" w:sz="0" w:space="0" w:color="auto"/>
              </w:divBdr>
            </w:div>
            <w:div w:id="1024357924">
              <w:marLeft w:val="0"/>
              <w:marRight w:val="0"/>
              <w:marTop w:val="0"/>
              <w:marBottom w:val="0"/>
              <w:divBdr>
                <w:top w:val="none" w:sz="0" w:space="0" w:color="auto"/>
                <w:left w:val="none" w:sz="0" w:space="0" w:color="auto"/>
                <w:bottom w:val="none" w:sz="0" w:space="0" w:color="auto"/>
                <w:right w:val="none" w:sz="0" w:space="0" w:color="auto"/>
              </w:divBdr>
            </w:div>
            <w:div w:id="1821925645">
              <w:marLeft w:val="0"/>
              <w:marRight w:val="0"/>
              <w:marTop w:val="0"/>
              <w:marBottom w:val="0"/>
              <w:divBdr>
                <w:top w:val="none" w:sz="0" w:space="0" w:color="auto"/>
                <w:left w:val="none" w:sz="0" w:space="0" w:color="auto"/>
                <w:bottom w:val="none" w:sz="0" w:space="0" w:color="auto"/>
                <w:right w:val="none" w:sz="0" w:space="0" w:color="auto"/>
              </w:divBdr>
            </w:div>
            <w:div w:id="1414009403">
              <w:marLeft w:val="0"/>
              <w:marRight w:val="0"/>
              <w:marTop w:val="0"/>
              <w:marBottom w:val="0"/>
              <w:divBdr>
                <w:top w:val="none" w:sz="0" w:space="0" w:color="auto"/>
                <w:left w:val="none" w:sz="0" w:space="0" w:color="auto"/>
                <w:bottom w:val="none" w:sz="0" w:space="0" w:color="auto"/>
                <w:right w:val="none" w:sz="0" w:space="0" w:color="auto"/>
              </w:divBdr>
            </w:div>
            <w:div w:id="1891917442">
              <w:marLeft w:val="0"/>
              <w:marRight w:val="0"/>
              <w:marTop w:val="0"/>
              <w:marBottom w:val="0"/>
              <w:divBdr>
                <w:top w:val="none" w:sz="0" w:space="0" w:color="auto"/>
                <w:left w:val="none" w:sz="0" w:space="0" w:color="auto"/>
                <w:bottom w:val="none" w:sz="0" w:space="0" w:color="auto"/>
                <w:right w:val="none" w:sz="0" w:space="0" w:color="auto"/>
              </w:divBdr>
            </w:div>
            <w:div w:id="1009873593">
              <w:marLeft w:val="0"/>
              <w:marRight w:val="0"/>
              <w:marTop w:val="0"/>
              <w:marBottom w:val="0"/>
              <w:divBdr>
                <w:top w:val="none" w:sz="0" w:space="0" w:color="auto"/>
                <w:left w:val="none" w:sz="0" w:space="0" w:color="auto"/>
                <w:bottom w:val="none" w:sz="0" w:space="0" w:color="auto"/>
                <w:right w:val="none" w:sz="0" w:space="0" w:color="auto"/>
              </w:divBdr>
            </w:div>
            <w:div w:id="1527788623">
              <w:marLeft w:val="0"/>
              <w:marRight w:val="0"/>
              <w:marTop w:val="0"/>
              <w:marBottom w:val="0"/>
              <w:divBdr>
                <w:top w:val="none" w:sz="0" w:space="0" w:color="auto"/>
                <w:left w:val="none" w:sz="0" w:space="0" w:color="auto"/>
                <w:bottom w:val="none" w:sz="0" w:space="0" w:color="auto"/>
                <w:right w:val="none" w:sz="0" w:space="0" w:color="auto"/>
              </w:divBdr>
            </w:div>
            <w:div w:id="1267425246">
              <w:marLeft w:val="0"/>
              <w:marRight w:val="0"/>
              <w:marTop w:val="0"/>
              <w:marBottom w:val="0"/>
              <w:divBdr>
                <w:top w:val="none" w:sz="0" w:space="0" w:color="auto"/>
                <w:left w:val="none" w:sz="0" w:space="0" w:color="auto"/>
                <w:bottom w:val="none" w:sz="0" w:space="0" w:color="auto"/>
                <w:right w:val="none" w:sz="0" w:space="0" w:color="auto"/>
              </w:divBdr>
            </w:div>
            <w:div w:id="1523740066">
              <w:marLeft w:val="0"/>
              <w:marRight w:val="0"/>
              <w:marTop w:val="0"/>
              <w:marBottom w:val="0"/>
              <w:divBdr>
                <w:top w:val="none" w:sz="0" w:space="0" w:color="auto"/>
                <w:left w:val="none" w:sz="0" w:space="0" w:color="auto"/>
                <w:bottom w:val="none" w:sz="0" w:space="0" w:color="auto"/>
                <w:right w:val="none" w:sz="0" w:space="0" w:color="auto"/>
              </w:divBdr>
            </w:div>
            <w:div w:id="80225664">
              <w:marLeft w:val="0"/>
              <w:marRight w:val="0"/>
              <w:marTop w:val="0"/>
              <w:marBottom w:val="0"/>
              <w:divBdr>
                <w:top w:val="none" w:sz="0" w:space="0" w:color="auto"/>
                <w:left w:val="none" w:sz="0" w:space="0" w:color="auto"/>
                <w:bottom w:val="none" w:sz="0" w:space="0" w:color="auto"/>
                <w:right w:val="none" w:sz="0" w:space="0" w:color="auto"/>
              </w:divBdr>
            </w:div>
            <w:div w:id="1050037265">
              <w:marLeft w:val="0"/>
              <w:marRight w:val="0"/>
              <w:marTop w:val="0"/>
              <w:marBottom w:val="0"/>
              <w:divBdr>
                <w:top w:val="none" w:sz="0" w:space="0" w:color="auto"/>
                <w:left w:val="none" w:sz="0" w:space="0" w:color="auto"/>
                <w:bottom w:val="none" w:sz="0" w:space="0" w:color="auto"/>
                <w:right w:val="none" w:sz="0" w:space="0" w:color="auto"/>
              </w:divBdr>
            </w:div>
            <w:div w:id="1193225429">
              <w:marLeft w:val="0"/>
              <w:marRight w:val="0"/>
              <w:marTop w:val="0"/>
              <w:marBottom w:val="0"/>
              <w:divBdr>
                <w:top w:val="none" w:sz="0" w:space="0" w:color="auto"/>
                <w:left w:val="none" w:sz="0" w:space="0" w:color="auto"/>
                <w:bottom w:val="none" w:sz="0" w:space="0" w:color="auto"/>
                <w:right w:val="none" w:sz="0" w:space="0" w:color="auto"/>
              </w:divBdr>
            </w:div>
            <w:div w:id="1971007077">
              <w:marLeft w:val="0"/>
              <w:marRight w:val="0"/>
              <w:marTop w:val="0"/>
              <w:marBottom w:val="0"/>
              <w:divBdr>
                <w:top w:val="none" w:sz="0" w:space="0" w:color="auto"/>
                <w:left w:val="none" w:sz="0" w:space="0" w:color="auto"/>
                <w:bottom w:val="none" w:sz="0" w:space="0" w:color="auto"/>
                <w:right w:val="none" w:sz="0" w:space="0" w:color="auto"/>
              </w:divBdr>
            </w:div>
            <w:div w:id="1818185805">
              <w:marLeft w:val="0"/>
              <w:marRight w:val="0"/>
              <w:marTop w:val="0"/>
              <w:marBottom w:val="0"/>
              <w:divBdr>
                <w:top w:val="none" w:sz="0" w:space="0" w:color="auto"/>
                <w:left w:val="none" w:sz="0" w:space="0" w:color="auto"/>
                <w:bottom w:val="none" w:sz="0" w:space="0" w:color="auto"/>
                <w:right w:val="none" w:sz="0" w:space="0" w:color="auto"/>
              </w:divBdr>
            </w:div>
            <w:div w:id="1264924037">
              <w:marLeft w:val="0"/>
              <w:marRight w:val="0"/>
              <w:marTop w:val="0"/>
              <w:marBottom w:val="0"/>
              <w:divBdr>
                <w:top w:val="none" w:sz="0" w:space="0" w:color="auto"/>
                <w:left w:val="none" w:sz="0" w:space="0" w:color="auto"/>
                <w:bottom w:val="none" w:sz="0" w:space="0" w:color="auto"/>
                <w:right w:val="none" w:sz="0" w:space="0" w:color="auto"/>
              </w:divBdr>
            </w:div>
            <w:div w:id="1108157776">
              <w:marLeft w:val="0"/>
              <w:marRight w:val="0"/>
              <w:marTop w:val="0"/>
              <w:marBottom w:val="0"/>
              <w:divBdr>
                <w:top w:val="none" w:sz="0" w:space="0" w:color="auto"/>
                <w:left w:val="none" w:sz="0" w:space="0" w:color="auto"/>
                <w:bottom w:val="none" w:sz="0" w:space="0" w:color="auto"/>
                <w:right w:val="none" w:sz="0" w:space="0" w:color="auto"/>
              </w:divBdr>
            </w:div>
            <w:div w:id="267390227">
              <w:marLeft w:val="0"/>
              <w:marRight w:val="0"/>
              <w:marTop w:val="0"/>
              <w:marBottom w:val="0"/>
              <w:divBdr>
                <w:top w:val="none" w:sz="0" w:space="0" w:color="auto"/>
                <w:left w:val="none" w:sz="0" w:space="0" w:color="auto"/>
                <w:bottom w:val="none" w:sz="0" w:space="0" w:color="auto"/>
                <w:right w:val="none" w:sz="0" w:space="0" w:color="auto"/>
              </w:divBdr>
            </w:div>
            <w:div w:id="719747670">
              <w:marLeft w:val="0"/>
              <w:marRight w:val="0"/>
              <w:marTop w:val="0"/>
              <w:marBottom w:val="0"/>
              <w:divBdr>
                <w:top w:val="none" w:sz="0" w:space="0" w:color="auto"/>
                <w:left w:val="none" w:sz="0" w:space="0" w:color="auto"/>
                <w:bottom w:val="none" w:sz="0" w:space="0" w:color="auto"/>
                <w:right w:val="none" w:sz="0" w:space="0" w:color="auto"/>
              </w:divBdr>
            </w:div>
            <w:div w:id="1693804054">
              <w:marLeft w:val="0"/>
              <w:marRight w:val="0"/>
              <w:marTop w:val="0"/>
              <w:marBottom w:val="0"/>
              <w:divBdr>
                <w:top w:val="none" w:sz="0" w:space="0" w:color="auto"/>
                <w:left w:val="none" w:sz="0" w:space="0" w:color="auto"/>
                <w:bottom w:val="none" w:sz="0" w:space="0" w:color="auto"/>
                <w:right w:val="none" w:sz="0" w:space="0" w:color="auto"/>
              </w:divBdr>
            </w:div>
            <w:div w:id="277612264">
              <w:marLeft w:val="0"/>
              <w:marRight w:val="0"/>
              <w:marTop w:val="0"/>
              <w:marBottom w:val="0"/>
              <w:divBdr>
                <w:top w:val="none" w:sz="0" w:space="0" w:color="auto"/>
                <w:left w:val="none" w:sz="0" w:space="0" w:color="auto"/>
                <w:bottom w:val="none" w:sz="0" w:space="0" w:color="auto"/>
                <w:right w:val="none" w:sz="0" w:space="0" w:color="auto"/>
              </w:divBdr>
            </w:div>
            <w:div w:id="236716968">
              <w:marLeft w:val="0"/>
              <w:marRight w:val="0"/>
              <w:marTop w:val="0"/>
              <w:marBottom w:val="0"/>
              <w:divBdr>
                <w:top w:val="none" w:sz="0" w:space="0" w:color="auto"/>
                <w:left w:val="none" w:sz="0" w:space="0" w:color="auto"/>
                <w:bottom w:val="none" w:sz="0" w:space="0" w:color="auto"/>
                <w:right w:val="none" w:sz="0" w:space="0" w:color="auto"/>
              </w:divBdr>
            </w:div>
            <w:div w:id="987438448">
              <w:marLeft w:val="0"/>
              <w:marRight w:val="0"/>
              <w:marTop w:val="0"/>
              <w:marBottom w:val="0"/>
              <w:divBdr>
                <w:top w:val="none" w:sz="0" w:space="0" w:color="auto"/>
                <w:left w:val="none" w:sz="0" w:space="0" w:color="auto"/>
                <w:bottom w:val="none" w:sz="0" w:space="0" w:color="auto"/>
                <w:right w:val="none" w:sz="0" w:space="0" w:color="auto"/>
              </w:divBdr>
            </w:div>
            <w:div w:id="1329744474">
              <w:marLeft w:val="0"/>
              <w:marRight w:val="0"/>
              <w:marTop w:val="0"/>
              <w:marBottom w:val="0"/>
              <w:divBdr>
                <w:top w:val="none" w:sz="0" w:space="0" w:color="auto"/>
                <w:left w:val="none" w:sz="0" w:space="0" w:color="auto"/>
                <w:bottom w:val="none" w:sz="0" w:space="0" w:color="auto"/>
                <w:right w:val="none" w:sz="0" w:space="0" w:color="auto"/>
              </w:divBdr>
            </w:div>
            <w:div w:id="204030655">
              <w:marLeft w:val="0"/>
              <w:marRight w:val="0"/>
              <w:marTop w:val="0"/>
              <w:marBottom w:val="0"/>
              <w:divBdr>
                <w:top w:val="none" w:sz="0" w:space="0" w:color="auto"/>
                <w:left w:val="none" w:sz="0" w:space="0" w:color="auto"/>
                <w:bottom w:val="none" w:sz="0" w:space="0" w:color="auto"/>
                <w:right w:val="none" w:sz="0" w:space="0" w:color="auto"/>
              </w:divBdr>
            </w:div>
            <w:div w:id="976449526">
              <w:marLeft w:val="0"/>
              <w:marRight w:val="0"/>
              <w:marTop w:val="0"/>
              <w:marBottom w:val="0"/>
              <w:divBdr>
                <w:top w:val="none" w:sz="0" w:space="0" w:color="auto"/>
                <w:left w:val="none" w:sz="0" w:space="0" w:color="auto"/>
                <w:bottom w:val="none" w:sz="0" w:space="0" w:color="auto"/>
                <w:right w:val="none" w:sz="0" w:space="0" w:color="auto"/>
              </w:divBdr>
            </w:div>
            <w:div w:id="1765833947">
              <w:marLeft w:val="0"/>
              <w:marRight w:val="0"/>
              <w:marTop w:val="0"/>
              <w:marBottom w:val="0"/>
              <w:divBdr>
                <w:top w:val="none" w:sz="0" w:space="0" w:color="auto"/>
                <w:left w:val="none" w:sz="0" w:space="0" w:color="auto"/>
                <w:bottom w:val="none" w:sz="0" w:space="0" w:color="auto"/>
                <w:right w:val="none" w:sz="0" w:space="0" w:color="auto"/>
              </w:divBdr>
            </w:div>
            <w:div w:id="276645350">
              <w:marLeft w:val="0"/>
              <w:marRight w:val="0"/>
              <w:marTop w:val="0"/>
              <w:marBottom w:val="0"/>
              <w:divBdr>
                <w:top w:val="none" w:sz="0" w:space="0" w:color="auto"/>
                <w:left w:val="none" w:sz="0" w:space="0" w:color="auto"/>
                <w:bottom w:val="none" w:sz="0" w:space="0" w:color="auto"/>
                <w:right w:val="none" w:sz="0" w:space="0" w:color="auto"/>
              </w:divBdr>
            </w:div>
            <w:div w:id="478111504">
              <w:marLeft w:val="0"/>
              <w:marRight w:val="0"/>
              <w:marTop w:val="0"/>
              <w:marBottom w:val="0"/>
              <w:divBdr>
                <w:top w:val="none" w:sz="0" w:space="0" w:color="auto"/>
                <w:left w:val="none" w:sz="0" w:space="0" w:color="auto"/>
                <w:bottom w:val="none" w:sz="0" w:space="0" w:color="auto"/>
                <w:right w:val="none" w:sz="0" w:space="0" w:color="auto"/>
              </w:divBdr>
            </w:div>
            <w:div w:id="1793597330">
              <w:marLeft w:val="0"/>
              <w:marRight w:val="0"/>
              <w:marTop w:val="0"/>
              <w:marBottom w:val="0"/>
              <w:divBdr>
                <w:top w:val="none" w:sz="0" w:space="0" w:color="auto"/>
                <w:left w:val="none" w:sz="0" w:space="0" w:color="auto"/>
                <w:bottom w:val="none" w:sz="0" w:space="0" w:color="auto"/>
                <w:right w:val="none" w:sz="0" w:space="0" w:color="auto"/>
              </w:divBdr>
            </w:div>
            <w:div w:id="773093970">
              <w:marLeft w:val="0"/>
              <w:marRight w:val="0"/>
              <w:marTop w:val="0"/>
              <w:marBottom w:val="0"/>
              <w:divBdr>
                <w:top w:val="none" w:sz="0" w:space="0" w:color="auto"/>
                <w:left w:val="none" w:sz="0" w:space="0" w:color="auto"/>
                <w:bottom w:val="none" w:sz="0" w:space="0" w:color="auto"/>
                <w:right w:val="none" w:sz="0" w:space="0" w:color="auto"/>
              </w:divBdr>
            </w:div>
            <w:div w:id="1520199499">
              <w:marLeft w:val="0"/>
              <w:marRight w:val="0"/>
              <w:marTop w:val="0"/>
              <w:marBottom w:val="0"/>
              <w:divBdr>
                <w:top w:val="none" w:sz="0" w:space="0" w:color="auto"/>
                <w:left w:val="none" w:sz="0" w:space="0" w:color="auto"/>
                <w:bottom w:val="none" w:sz="0" w:space="0" w:color="auto"/>
                <w:right w:val="none" w:sz="0" w:space="0" w:color="auto"/>
              </w:divBdr>
            </w:div>
            <w:div w:id="1343895924">
              <w:marLeft w:val="0"/>
              <w:marRight w:val="0"/>
              <w:marTop w:val="0"/>
              <w:marBottom w:val="0"/>
              <w:divBdr>
                <w:top w:val="none" w:sz="0" w:space="0" w:color="auto"/>
                <w:left w:val="none" w:sz="0" w:space="0" w:color="auto"/>
                <w:bottom w:val="none" w:sz="0" w:space="0" w:color="auto"/>
                <w:right w:val="none" w:sz="0" w:space="0" w:color="auto"/>
              </w:divBdr>
            </w:div>
            <w:div w:id="1056012110">
              <w:marLeft w:val="0"/>
              <w:marRight w:val="0"/>
              <w:marTop w:val="0"/>
              <w:marBottom w:val="0"/>
              <w:divBdr>
                <w:top w:val="none" w:sz="0" w:space="0" w:color="auto"/>
                <w:left w:val="none" w:sz="0" w:space="0" w:color="auto"/>
                <w:bottom w:val="none" w:sz="0" w:space="0" w:color="auto"/>
                <w:right w:val="none" w:sz="0" w:space="0" w:color="auto"/>
              </w:divBdr>
            </w:div>
            <w:div w:id="453402381">
              <w:marLeft w:val="0"/>
              <w:marRight w:val="0"/>
              <w:marTop w:val="0"/>
              <w:marBottom w:val="0"/>
              <w:divBdr>
                <w:top w:val="none" w:sz="0" w:space="0" w:color="auto"/>
                <w:left w:val="none" w:sz="0" w:space="0" w:color="auto"/>
                <w:bottom w:val="none" w:sz="0" w:space="0" w:color="auto"/>
                <w:right w:val="none" w:sz="0" w:space="0" w:color="auto"/>
              </w:divBdr>
            </w:div>
            <w:div w:id="530993716">
              <w:marLeft w:val="0"/>
              <w:marRight w:val="0"/>
              <w:marTop w:val="0"/>
              <w:marBottom w:val="0"/>
              <w:divBdr>
                <w:top w:val="none" w:sz="0" w:space="0" w:color="auto"/>
                <w:left w:val="none" w:sz="0" w:space="0" w:color="auto"/>
                <w:bottom w:val="none" w:sz="0" w:space="0" w:color="auto"/>
                <w:right w:val="none" w:sz="0" w:space="0" w:color="auto"/>
              </w:divBdr>
            </w:div>
            <w:div w:id="646476024">
              <w:marLeft w:val="0"/>
              <w:marRight w:val="0"/>
              <w:marTop w:val="0"/>
              <w:marBottom w:val="0"/>
              <w:divBdr>
                <w:top w:val="none" w:sz="0" w:space="0" w:color="auto"/>
                <w:left w:val="none" w:sz="0" w:space="0" w:color="auto"/>
                <w:bottom w:val="none" w:sz="0" w:space="0" w:color="auto"/>
                <w:right w:val="none" w:sz="0" w:space="0" w:color="auto"/>
              </w:divBdr>
            </w:div>
            <w:div w:id="2079816834">
              <w:marLeft w:val="0"/>
              <w:marRight w:val="0"/>
              <w:marTop w:val="0"/>
              <w:marBottom w:val="0"/>
              <w:divBdr>
                <w:top w:val="none" w:sz="0" w:space="0" w:color="auto"/>
                <w:left w:val="none" w:sz="0" w:space="0" w:color="auto"/>
                <w:bottom w:val="none" w:sz="0" w:space="0" w:color="auto"/>
                <w:right w:val="none" w:sz="0" w:space="0" w:color="auto"/>
              </w:divBdr>
            </w:div>
            <w:div w:id="606162449">
              <w:marLeft w:val="0"/>
              <w:marRight w:val="0"/>
              <w:marTop w:val="0"/>
              <w:marBottom w:val="0"/>
              <w:divBdr>
                <w:top w:val="none" w:sz="0" w:space="0" w:color="auto"/>
                <w:left w:val="none" w:sz="0" w:space="0" w:color="auto"/>
                <w:bottom w:val="none" w:sz="0" w:space="0" w:color="auto"/>
                <w:right w:val="none" w:sz="0" w:space="0" w:color="auto"/>
              </w:divBdr>
            </w:div>
            <w:div w:id="2078741274">
              <w:marLeft w:val="0"/>
              <w:marRight w:val="0"/>
              <w:marTop w:val="0"/>
              <w:marBottom w:val="0"/>
              <w:divBdr>
                <w:top w:val="none" w:sz="0" w:space="0" w:color="auto"/>
                <w:left w:val="none" w:sz="0" w:space="0" w:color="auto"/>
                <w:bottom w:val="none" w:sz="0" w:space="0" w:color="auto"/>
                <w:right w:val="none" w:sz="0" w:space="0" w:color="auto"/>
              </w:divBdr>
            </w:div>
            <w:div w:id="1356495453">
              <w:marLeft w:val="0"/>
              <w:marRight w:val="0"/>
              <w:marTop w:val="0"/>
              <w:marBottom w:val="0"/>
              <w:divBdr>
                <w:top w:val="none" w:sz="0" w:space="0" w:color="auto"/>
                <w:left w:val="none" w:sz="0" w:space="0" w:color="auto"/>
                <w:bottom w:val="none" w:sz="0" w:space="0" w:color="auto"/>
                <w:right w:val="none" w:sz="0" w:space="0" w:color="auto"/>
              </w:divBdr>
            </w:div>
            <w:div w:id="2093354100">
              <w:marLeft w:val="0"/>
              <w:marRight w:val="0"/>
              <w:marTop w:val="0"/>
              <w:marBottom w:val="0"/>
              <w:divBdr>
                <w:top w:val="none" w:sz="0" w:space="0" w:color="auto"/>
                <w:left w:val="none" w:sz="0" w:space="0" w:color="auto"/>
                <w:bottom w:val="none" w:sz="0" w:space="0" w:color="auto"/>
                <w:right w:val="none" w:sz="0" w:space="0" w:color="auto"/>
              </w:divBdr>
            </w:div>
            <w:div w:id="1039279487">
              <w:marLeft w:val="0"/>
              <w:marRight w:val="0"/>
              <w:marTop w:val="0"/>
              <w:marBottom w:val="0"/>
              <w:divBdr>
                <w:top w:val="none" w:sz="0" w:space="0" w:color="auto"/>
                <w:left w:val="none" w:sz="0" w:space="0" w:color="auto"/>
                <w:bottom w:val="none" w:sz="0" w:space="0" w:color="auto"/>
                <w:right w:val="none" w:sz="0" w:space="0" w:color="auto"/>
              </w:divBdr>
            </w:div>
            <w:div w:id="404032850">
              <w:marLeft w:val="0"/>
              <w:marRight w:val="0"/>
              <w:marTop w:val="0"/>
              <w:marBottom w:val="0"/>
              <w:divBdr>
                <w:top w:val="none" w:sz="0" w:space="0" w:color="auto"/>
                <w:left w:val="none" w:sz="0" w:space="0" w:color="auto"/>
                <w:bottom w:val="none" w:sz="0" w:space="0" w:color="auto"/>
                <w:right w:val="none" w:sz="0" w:space="0" w:color="auto"/>
              </w:divBdr>
            </w:div>
            <w:div w:id="254094408">
              <w:marLeft w:val="0"/>
              <w:marRight w:val="0"/>
              <w:marTop w:val="0"/>
              <w:marBottom w:val="0"/>
              <w:divBdr>
                <w:top w:val="none" w:sz="0" w:space="0" w:color="auto"/>
                <w:left w:val="none" w:sz="0" w:space="0" w:color="auto"/>
                <w:bottom w:val="none" w:sz="0" w:space="0" w:color="auto"/>
                <w:right w:val="none" w:sz="0" w:space="0" w:color="auto"/>
              </w:divBdr>
            </w:div>
            <w:div w:id="1284573659">
              <w:marLeft w:val="0"/>
              <w:marRight w:val="0"/>
              <w:marTop w:val="0"/>
              <w:marBottom w:val="0"/>
              <w:divBdr>
                <w:top w:val="none" w:sz="0" w:space="0" w:color="auto"/>
                <w:left w:val="none" w:sz="0" w:space="0" w:color="auto"/>
                <w:bottom w:val="none" w:sz="0" w:space="0" w:color="auto"/>
                <w:right w:val="none" w:sz="0" w:space="0" w:color="auto"/>
              </w:divBdr>
            </w:div>
            <w:div w:id="791441706">
              <w:marLeft w:val="0"/>
              <w:marRight w:val="0"/>
              <w:marTop w:val="0"/>
              <w:marBottom w:val="0"/>
              <w:divBdr>
                <w:top w:val="none" w:sz="0" w:space="0" w:color="auto"/>
                <w:left w:val="none" w:sz="0" w:space="0" w:color="auto"/>
                <w:bottom w:val="none" w:sz="0" w:space="0" w:color="auto"/>
                <w:right w:val="none" w:sz="0" w:space="0" w:color="auto"/>
              </w:divBdr>
            </w:div>
            <w:div w:id="233392955">
              <w:marLeft w:val="0"/>
              <w:marRight w:val="0"/>
              <w:marTop w:val="0"/>
              <w:marBottom w:val="0"/>
              <w:divBdr>
                <w:top w:val="none" w:sz="0" w:space="0" w:color="auto"/>
                <w:left w:val="none" w:sz="0" w:space="0" w:color="auto"/>
                <w:bottom w:val="none" w:sz="0" w:space="0" w:color="auto"/>
                <w:right w:val="none" w:sz="0" w:space="0" w:color="auto"/>
              </w:divBdr>
            </w:div>
            <w:div w:id="682897694">
              <w:marLeft w:val="0"/>
              <w:marRight w:val="0"/>
              <w:marTop w:val="0"/>
              <w:marBottom w:val="0"/>
              <w:divBdr>
                <w:top w:val="none" w:sz="0" w:space="0" w:color="auto"/>
                <w:left w:val="none" w:sz="0" w:space="0" w:color="auto"/>
                <w:bottom w:val="none" w:sz="0" w:space="0" w:color="auto"/>
                <w:right w:val="none" w:sz="0" w:space="0" w:color="auto"/>
              </w:divBdr>
            </w:div>
            <w:div w:id="1466586789">
              <w:marLeft w:val="0"/>
              <w:marRight w:val="0"/>
              <w:marTop w:val="0"/>
              <w:marBottom w:val="0"/>
              <w:divBdr>
                <w:top w:val="none" w:sz="0" w:space="0" w:color="auto"/>
                <w:left w:val="none" w:sz="0" w:space="0" w:color="auto"/>
                <w:bottom w:val="none" w:sz="0" w:space="0" w:color="auto"/>
                <w:right w:val="none" w:sz="0" w:space="0" w:color="auto"/>
              </w:divBdr>
            </w:div>
            <w:div w:id="143551420">
              <w:marLeft w:val="0"/>
              <w:marRight w:val="0"/>
              <w:marTop w:val="0"/>
              <w:marBottom w:val="0"/>
              <w:divBdr>
                <w:top w:val="none" w:sz="0" w:space="0" w:color="auto"/>
                <w:left w:val="none" w:sz="0" w:space="0" w:color="auto"/>
                <w:bottom w:val="none" w:sz="0" w:space="0" w:color="auto"/>
                <w:right w:val="none" w:sz="0" w:space="0" w:color="auto"/>
              </w:divBdr>
            </w:div>
            <w:div w:id="873887394">
              <w:marLeft w:val="0"/>
              <w:marRight w:val="0"/>
              <w:marTop w:val="0"/>
              <w:marBottom w:val="0"/>
              <w:divBdr>
                <w:top w:val="none" w:sz="0" w:space="0" w:color="auto"/>
                <w:left w:val="none" w:sz="0" w:space="0" w:color="auto"/>
                <w:bottom w:val="none" w:sz="0" w:space="0" w:color="auto"/>
                <w:right w:val="none" w:sz="0" w:space="0" w:color="auto"/>
              </w:divBdr>
            </w:div>
            <w:div w:id="1362784462">
              <w:marLeft w:val="0"/>
              <w:marRight w:val="0"/>
              <w:marTop w:val="0"/>
              <w:marBottom w:val="0"/>
              <w:divBdr>
                <w:top w:val="none" w:sz="0" w:space="0" w:color="auto"/>
                <w:left w:val="none" w:sz="0" w:space="0" w:color="auto"/>
                <w:bottom w:val="none" w:sz="0" w:space="0" w:color="auto"/>
                <w:right w:val="none" w:sz="0" w:space="0" w:color="auto"/>
              </w:divBdr>
            </w:div>
            <w:div w:id="666639955">
              <w:marLeft w:val="0"/>
              <w:marRight w:val="0"/>
              <w:marTop w:val="0"/>
              <w:marBottom w:val="0"/>
              <w:divBdr>
                <w:top w:val="none" w:sz="0" w:space="0" w:color="auto"/>
                <w:left w:val="none" w:sz="0" w:space="0" w:color="auto"/>
                <w:bottom w:val="none" w:sz="0" w:space="0" w:color="auto"/>
                <w:right w:val="none" w:sz="0" w:space="0" w:color="auto"/>
              </w:divBdr>
            </w:div>
            <w:div w:id="1759717873">
              <w:marLeft w:val="0"/>
              <w:marRight w:val="0"/>
              <w:marTop w:val="0"/>
              <w:marBottom w:val="0"/>
              <w:divBdr>
                <w:top w:val="none" w:sz="0" w:space="0" w:color="auto"/>
                <w:left w:val="none" w:sz="0" w:space="0" w:color="auto"/>
                <w:bottom w:val="none" w:sz="0" w:space="0" w:color="auto"/>
                <w:right w:val="none" w:sz="0" w:space="0" w:color="auto"/>
              </w:divBdr>
            </w:div>
            <w:div w:id="427970946">
              <w:marLeft w:val="0"/>
              <w:marRight w:val="0"/>
              <w:marTop w:val="0"/>
              <w:marBottom w:val="0"/>
              <w:divBdr>
                <w:top w:val="none" w:sz="0" w:space="0" w:color="auto"/>
                <w:left w:val="none" w:sz="0" w:space="0" w:color="auto"/>
                <w:bottom w:val="none" w:sz="0" w:space="0" w:color="auto"/>
                <w:right w:val="none" w:sz="0" w:space="0" w:color="auto"/>
              </w:divBdr>
            </w:div>
            <w:div w:id="126361261">
              <w:marLeft w:val="0"/>
              <w:marRight w:val="0"/>
              <w:marTop w:val="0"/>
              <w:marBottom w:val="0"/>
              <w:divBdr>
                <w:top w:val="none" w:sz="0" w:space="0" w:color="auto"/>
                <w:left w:val="none" w:sz="0" w:space="0" w:color="auto"/>
                <w:bottom w:val="none" w:sz="0" w:space="0" w:color="auto"/>
                <w:right w:val="none" w:sz="0" w:space="0" w:color="auto"/>
              </w:divBdr>
            </w:div>
            <w:div w:id="1898008523">
              <w:marLeft w:val="0"/>
              <w:marRight w:val="0"/>
              <w:marTop w:val="0"/>
              <w:marBottom w:val="0"/>
              <w:divBdr>
                <w:top w:val="none" w:sz="0" w:space="0" w:color="auto"/>
                <w:left w:val="none" w:sz="0" w:space="0" w:color="auto"/>
                <w:bottom w:val="none" w:sz="0" w:space="0" w:color="auto"/>
                <w:right w:val="none" w:sz="0" w:space="0" w:color="auto"/>
              </w:divBdr>
            </w:div>
            <w:div w:id="758137497">
              <w:marLeft w:val="0"/>
              <w:marRight w:val="0"/>
              <w:marTop w:val="0"/>
              <w:marBottom w:val="0"/>
              <w:divBdr>
                <w:top w:val="none" w:sz="0" w:space="0" w:color="auto"/>
                <w:left w:val="none" w:sz="0" w:space="0" w:color="auto"/>
                <w:bottom w:val="none" w:sz="0" w:space="0" w:color="auto"/>
                <w:right w:val="none" w:sz="0" w:space="0" w:color="auto"/>
              </w:divBdr>
            </w:div>
            <w:div w:id="247547498">
              <w:marLeft w:val="0"/>
              <w:marRight w:val="0"/>
              <w:marTop w:val="0"/>
              <w:marBottom w:val="0"/>
              <w:divBdr>
                <w:top w:val="none" w:sz="0" w:space="0" w:color="auto"/>
                <w:left w:val="none" w:sz="0" w:space="0" w:color="auto"/>
                <w:bottom w:val="none" w:sz="0" w:space="0" w:color="auto"/>
                <w:right w:val="none" w:sz="0" w:space="0" w:color="auto"/>
              </w:divBdr>
            </w:div>
            <w:div w:id="1961184250">
              <w:marLeft w:val="0"/>
              <w:marRight w:val="0"/>
              <w:marTop w:val="0"/>
              <w:marBottom w:val="0"/>
              <w:divBdr>
                <w:top w:val="none" w:sz="0" w:space="0" w:color="auto"/>
                <w:left w:val="none" w:sz="0" w:space="0" w:color="auto"/>
                <w:bottom w:val="none" w:sz="0" w:space="0" w:color="auto"/>
                <w:right w:val="none" w:sz="0" w:space="0" w:color="auto"/>
              </w:divBdr>
            </w:div>
            <w:div w:id="1225868773">
              <w:marLeft w:val="0"/>
              <w:marRight w:val="0"/>
              <w:marTop w:val="0"/>
              <w:marBottom w:val="0"/>
              <w:divBdr>
                <w:top w:val="none" w:sz="0" w:space="0" w:color="auto"/>
                <w:left w:val="none" w:sz="0" w:space="0" w:color="auto"/>
                <w:bottom w:val="none" w:sz="0" w:space="0" w:color="auto"/>
                <w:right w:val="none" w:sz="0" w:space="0" w:color="auto"/>
              </w:divBdr>
            </w:div>
            <w:div w:id="273364562">
              <w:marLeft w:val="0"/>
              <w:marRight w:val="0"/>
              <w:marTop w:val="0"/>
              <w:marBottom w:val="0"/>
              <w:divBdr>
                <w:top w:val="none" w:sz="0" w:space="0" w:color="auto"/>
                <w:left w:val="none" w:sz="0" w:space="0" w:color="auto"/>
                <w:bottom w:val="none" w:sz="0" w:space="0" w:color="auto"/>
                <w:right w:val="none" w:sz="0" w:space="0" w:color="auto"/>
              </w:divBdr>
            </w:div>
            <w:div w:id="1907295629">
              <w:marLeft w:val="0"/>
              <w:marRight w:val="0"/>
              <w:marTop w:val="0"/>
              <w:marBottom w:val="0"/>
              <w:divBdr>
                <w:top w:val="none" w:sz="0" w:space="0" w:color="auto"/>
                <w:left w:val="none" w:sz="0" w:space="0" w:color="auto"/>
                <w:bottom w:val="none" w:sz="0" w:space="0" w:color="auto"/>
                <w:right w:val="none" w:sz="0" w:space="0" w:color="auto"/>
              </w:divBdr>
            </w:div>
            <w:div w:id="2092114083">
              <w:marLeft w:val="0"/>
              <w:marRight w:val="0"/>
              <w:marTop w:val="0"/>
              <w:marBottom w:val="0"/>
              <w:divBdr>
                <w:top w:val="none" w:sz="0" w:space="0" w:color="auto"/>
                <w:left w:val="none" w:sz="0" w:space="0" w:color="auto"/>
                <w:bottom w:val="none" w:sz="0" w:space="0" w:color="auto"/>
                <w:right w:val="none" w:sz="0" w:space="0" w:color="auto"/>
              </w:divBdr>
            </w:div>
            <w:div w:id="531501288">
              <w:marLeft w:val="0"/>
              <w:marRight w:val="0"/>
              <w:marTop w:val="0"/>
              <w:marBottom w:val="0"/>
              <w:divBdr>
                <w:top w:val="none" w:sz="0" w:space="0" w:color="auto"/>
                <w:left w:val="none" w:sz="0" w:space="0" w:color="auto"/>
                <w:bottom w:val="none" w:sz="0" w:space="0" w:color="auto"/>
                <w:right w:val="none" w:sz="0" w:space="0" w:color="auto"/>
              </w:divBdr>
            </w:div>
            <w:div w:id="747001090">
              <w:marLeft w:val="0"/>
              <w:marRight w:val="0"/>
              <w:marTop w:val="0"/>
              <w:marBottom w:val="0"/>
              <w:divBdr>
                <w:top w:val="none" w:sz="0" w:space="0" w:color="auto"/>
                <w:left w:val="none" w:sz="0" w:space="0" w:color="auto"/>
                <w:bottom w:val="none" w:sz="0" w:space="0" w:color="auto"/>
                <w:right w:val="none" w:sz="0" w:space="0" w:color="auto"/>
              </w:divBdr>
            </w:div>
            <w:div w:id="1540362405">
              <w:marLeft w:val="0"/>
              <w:marRight w:val="0"/>
              <w:marTop w:val="0"/>
              <w:marBottom w:val="0"/>
              <w:divBdr>
                <w:top w:val="none" w:sz="0" w:space="0" w:color="auto"/>
                <w:left w:val="none" w:sz="0" w:space="0" w:color="auto"/>
                <w:bottom w:val="none" w:sz="0" w:space="0" w:color="auto"/>
                <w:right w:val="none" w:sz="0" w:space="0" w:color="auto"/>
              </w:divBdr>
            </w:div>
            <w:div w:id="415832624">
              <w:marLeft w:val="0"/>
              <w:marRight w:val="0"/>
              <w:marTop w:val="0"/>
              <w:marBottom w:val="0"/>
              <w:divBdr>
                <w:top w:val="none" w:sz="0" w:space="0" w:color="auto"/>
                <w:left w:val="none" w:sz="0" w:space="0" w:color="auto"/>
                <w:bottom w:val="none" w:sz="0" w:space="0" w:color="auto"/>
                <w:right w:val="none" w:sz="0" w:space="0" w:color="auto"/>
              </w:divBdr>
            </w:div>
            <w:div w:id="915359866">
              <w:marLeft w:val="0"/>
              <w:marRight w:val="0"/>
              <w:marTop w:val="0"/>
              <w:marBottom w:val="0"/>
              <w:divBdr>
                <w:top w:val="none" w:sz="0" w:space="0" w:color="auto"/>
                <w:left w:val="none" w:sz="0" w:space="0" w:color="auto"/>
                <w:bottom w:val="none" w:sz="0" w:space="0" w:color="auto"/>
                <w:right w:val="none" w:sz="0" w:space="0" w:color="auto"/>
              </w:divBdr>
            </w:div>
            <w:div w:id="11175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31276">
      <w:bodyDiv w:val="1"/>
      <w:marLeft w:val="0"/>
      <w:marRight w:val="0"/>
      <w:marTop w:val="0"/>
      <w:marBottom w:val="0"/>
      <w:divBdr>
        <w:top w:val="none" w:sz="0" w:space="0" w:color="auto"/>
        <w:left w:val="none" w:sz="0" w:space="0" w:color="auto"/>
        <w:bottom w:val="none" w:sz="0" w:space="0" w:color="auto"/>
        <w:right w:val="none" w:sz="0" w:space="0" w:color="auto"/>
      </w:divBdr>
      <w:divsChild>
        <w:div w:id="955059671">
          <w:marLeft w:val="0"/>
          <w:marRight w:val="0"/>
          <w:marTop w:val="0"/>
          <w:marBottom w:val="0"/>
          <w:divBdr>
            <w:top w:val="none" w:sz="0" w:space="0" w:color="auto"/>
            <w:left w:val="none" w:sz="0" w:space="0" w:color="auto"/>
            <w:bottom w:val="none" w:sz="0" w:space="0" w:color="auto"/>
            <w:right w:val="none" w:sz="0" w:space="0" w:color="auto"/>
          </w:divBdr>
          <w:divsChild>
            <w:div w:id="209265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www.braeunig.us/space/atmmodel.ht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pages.vassar.edu/magnes/2019/05/12/computational-simulation-of-rocket-trajectories/" TargetMode="External"/><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0D247-A2C7-4B5D-9176-AC413B617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2861</Words>
  <Characters>16308</Characters>
  <Application>Microsoft Office Word</Application>
  <DocSecurity>0</DocSecurity>
  <Lines>135</Lines>
  <Paragraphs>38</Paragraphs>
  <ScaleCrop>false</ScaleCrop>
  <HeadingPairs>
    <vt:vector size="6" baseType="variant">
      <vt:variant>
        <vt:lpstr>Title</vt:lpstr>
      </vt:variant>
      <vt:variant>
        <vt:i4>1</vt:i4>
      </vt:variant>
      <vt:variant>
        <vt:lpstr>Headings</vt:lpstr>
      </vt:variant>
      <vt:variant>
        <vt:i4>8</vt:i4>
      </vt:variant>
      <vt:variant>
        <vt:lpstr>Konu Başlığı</vt:lpstr>
      </vt:variant>
      <vt:variant>
        <vt:i4>1</vt:i4>
      </vt:variant>
    </vt:vector>
  </HeadingPairs>
  <TitlesOfParts>
    <vt:vector size="10" baseType="lpstr">
      <vt:lpstr/>
      <vt:lpstr>Kinematik ve Dinamik Denklemler</vt:lpstr>
      <vt:lpstr>Atmosfer Modeli</vt:lpstr>
      <vt:lpstr>Motor Modeli</vt:lpstr>
      <vt:lpstr>Aerodinamik Model</vt:lpstr>
      <vt:lpstr>Benzetim Yapısı</vt:lpstr>
      <vt:lpstr>Benzetimin Doğrulanması</vt:lpstr>
      <vt:lpstr>Benzetim Sonuçları</vt:lpstr>
      <vt:lpstr>REFERANSLAR</vt:lpstr>
      <vt:lpstr/>
    </vt:vector>
  </TitlesOfParts>
  <Company/>
  <LinksUpToDate>false</LinksUpToDate>
  <CharactersWithSpaces>19131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2022-05-05T13:29:00Z</dcterms:created>
  <dcterms:modified xsi:type="dcterms:W3CDTF">2022-05-05T13:29:00Z</dcterms:modified>
</cp:coreProperties>
</file>